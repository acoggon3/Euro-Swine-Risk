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F6179" w14:textId="1CC30FE9" w:rsidR="00D4603E" w:rsidRPr="00B245E7" w:rsidRDefault="00E57A59" w:rsidP="00B21588">
      <w:pPr>
        <w:spacing w:line="360" w:lineRule="auto"/>
        <w:rPr>
          <w:b/>
          <w:bCs/>
          <w:sz w:val="22"/>
          <w:szCs w:val="22"/>
        </w:rPr>
      </w:pPr>
      <w:r w:rsidRPr="00B245E7">
        <w:rPr>
          <w:b/>
          <w:bCs/>
          <w:sz w:val="22"/>
          <w:szCs w:val="22"/>
        </w:rPr>
        <w:t xml:space="preserve">Quantifying the zoonotic risk profile of European influenza A viruses in swine </w:t>
      </w:r>
      <w:commentRangeStart w:id="1"/>
      <w:del w:id="2" w:author="Coggon, Amelia Charlotte" w:date="2024-12-08T13:42:00Z" w16du:dateUtc="2024-12-08T12:42:00Z">
        <w:r w:rsidRPr="00B245E7" w:rsidDel="00424D08">
          <w:rPr>
            <w:b/>
            <w:bCs/>
            <w:sz w:val="22"/>
            <w:szCs w:val="22"/>
          </w:rPr>
          <w:delText xml:space="preserve">between </w:delText>
        </w:r>
      </w:del>
      <w:ins w:id="3" w:author="Coggon, Amelia Charlotte" w:date="2024-12-08T13:42:00Z" w16du:dateUtc="2024-12-08T12:42:00Z">
        <w:r w:rsidR="00424D08">
          <w:rPr>
            <w:b/>
            <w:bCs/>
            <w:sz w:val="22"/>
            <w:szCs w:val="22"/>
          </w:rPr>
          <w:t>from</w:t>
        </w:r>
        <w:r w:rsidR="00424D08" w:rsidRPr="00B245E7">
          <w:rPr>
            <w:b/>
            <w:bCs/>
            <w:sz w:val="22"/>
            <w:szCs w:val="22"/>
          </w:rPr>
          <w:t xml:space="preserve"> </w:t>
        </w:r>
      </w:ins>
      <w:commentRangeStart w:id="4"/>
      <w:r w:rsidRPr="00B245E7">
        <w:rPr>
          <w:b/>
          <w:bCs/>
          <w:sz w:val="22"/>
          <w:szCs w:val="22"/>
        </w:rPr>
        <w:t xml:space="preserve">2010 </w:t>
      </w:r>
      <w:del w:id="5" w:author="Coggon, Amelia Charlotte" w:date="2024-12-08T13:43:00Z" w16du:dateUtc="2024-12-08T12:43:00Z">
        <w:r w:rsidRPr="00B245E7" w:rsidDel="00424D08">
          <w:rPr>
            <w:b/>
            <w:bCs/>
            <w:sz w:val="22"/>
            <w:szCs w:val="22"/>
          </w:rPr>
          <w:delText xml:space="preserve">and </w:delText>
        </w:r>
      </w:del>
      <w:ins w:id="6" w:author="Coggon, Amelia Charlotte" w:date="2024-12-08T14:37:00Z" w16du:dateUtc="2024-12-08T13:37:00Z">
        <w:r w:rsidR="00C4450A">
          <w:rPr>
            <w:b/>
            <w:bCs/>
            <w:sz w:val="22"/>
            <w:szCs w:val="22"/>
          </w:rPr>
          <w:t>to</w:t>
        </w:r>
      </w:ins>
      <w:ins w:id="7" w:author="Coggon, Amelia Charlotte" w:date="2024-12-08T13:43:00Z" w16du:dateUtc="2024-12-08T12:43:00Z">
        <w:r w:rsidR="00424D08" w:rsidRPr="00B245E7">
          <w:rPr>
            <w:b/>
            <w:bCs/>
            <w:sz w:val="22"/>
            <w:szCs w:val="22"/>
          </w:rPr>
          <w:t xml:space="preserve"> </w:t>
        </w:r>
      </w:ins>
      <w:ins w:id="8" w:author="SIMON Gaelle" w:date="2024-12-08T13:34:00Z" w16du:dateUtc="2024-12-08T12:34:00Z">
        <w:del w:id="9" w:author="Coggon, Amelia Charlotte" w:date="2024-12-08T13:43:00Z" w16du:dateUtc="2024-12-08T12:43:00Z">
          <w:r w:rsidRPr="00B245E7" w:rsidDel="00424D08">
            <w:rPr>
              <w:b/>
              <w:bCs/>
              <w:sz w:val="22"/>
              <w:szCs w:val="22"/>
            </w:rPr>
            <w:delText>202</w:delText>
          </w:r>
        </w:del>
      </w:ins>
      <w:ins w:id="10" w:author="SIMON Gaelle" w:date="2024-11-29T17:33:00Z">
        <w:del w:id="11" w:author="Coggon, Amelia Charlotte" w:date="2024-12-08T13:43:00Z" w16du:dateUtc="2024-12-08T12:43:00Z">
          <w:r w:rsidR="000B32F3" w:rsidDel="00424D08">
            <w:rPr>
              <w:b/>
              <w:bCs/>
              <w:sz w:val="22"/>
              <w:szCs w:val="22"/>
            </w:rPr>
            <w:delText>0</w:delText>
          </w:r>
        </w:del>
      </w:ins>
      <w:del w:id="12" w:author="SIMON Gaelle" w:date="2024-11-29T17:33:00Z">
        <w:r w:rsidRPr="00B245E7" w:rsidDel="000B32F3">
          <w:rPr>
            <w:b/>
            <w:bCs/>
            <w:sz w:val="22"/>
            <w:szCs w:val="22"/>
          </w:rPr>
          <w:delText>1</w:delText>
        </w:r>
      </w:del>
      <w:del w:id="13" w:author="SIMON Gaelle" w:date="2024-11-29T16:20:00Z">
        <w:r w:rsidR="00323282" w:rsidRPr="00B245E7" w:rsidDel="005A7CDC">
          <w:rPr>
            <w:b/>
            <w:bCs/>
            <w:sz w:val="22"/>
            <w:szCs w:val="22"/>
          </w:rPr>
          <w:delText>.</w:delText>
        </w:r>
      </w:del>
      <w:ins w:id="14" w:author="Coggon, Amelia Charlotte" w:date="2024-12-08T13:34:00Z" w16du:dateUtc="2024-12-08T12:34:00Z">
        <w:r w:rsidRPr="00B245E7">
          <w:rPr>
            <w:b/>
            <w:bCs/>
            <w:sz w:val="22"/>
            <w:szCs w:val="22"/>
          </w:rPr>
          <w:t>202</w:t>
        </w:r>
      </w:ins>
      <w:ins w:id="15" w:author="Coggon, Amelia Charlotte" w:date="2024-12-08T14:34:00Z" w16du:dateUtc="2024-12-08T13:34:00Z">
        <w:r w:rsidR="00B76880">
          <w:rPr>
            <w:b/>
            <w:bCs/>
            <w:sz w:val="22"/>
            <w:szCs w:val="22"/>
          </w:rPr>
          <w:t>0 inclu</w:t>
        </w:r>
      </w:ins>
      <w:ins w:id="16" w:author="Coggon, Amelia Charlotte" w:date="2024-12-08T14:35:00Z" w16du:dateUtc="2024-12-08T13:35:00Z">
        <w:r w:rsidR="00C4450A">
          <w:rPr>
            <w:b/>
            <w:bCs/>
            <w:sz w:val="22"/>
            <w:szCs w:val="22"/>
          </w:rPr>
          <w:t>sive</w:t>
        </w:r>
      </w:ins>
      <w:ins w:id="17" w:author="Coggon, Amelia Charlotte" w:date="2024-12-08T13:34:00Z" w16du:dateUtc="2024-12-08T12:34:00Z">
        <w:r w:rsidR="00323282" w:rsidRPr="00B245E7">
          <w:rPr>
            <w:b/>
            <w:bCs/>
            <w:sz w:val="22"/>
            <w:szCs w:val="22"/>
          </w:rPr>
          <w:t>.</w:t>
        </w:r>
        <w:commentRangeEnd w:id="4"/>
        <w:r w:rsidR="00E626E2">
          <w:rPr>
            <w:rStyle w:val="CommentReference"/>
            <w:rFonts w:asciiTheme="minorHAnsi" w:eastAsiaTheme="minorHAnsi" w:hAnsiTheme="minorHAnsi" w:cstheme="minorBidi"/>
            <w:lang w:eastAsia="en-US"/>
          </w:rPr>
          <w:commentReference w:id="4"/>
        </w:r>
      </w:ins>
      <w:commentRangeEnd w:id="1"/>
      <w:ins w:id="18" w:author="Coggon, Amelia Charlotte" w:date="2024-12-08T15:09:00Z" w16du:dateUtc="2024-12-08T14:09:00Z">
        <w:r w:rsidR="00201E50">
          <w:rPr>
            <w:rStyle w:val="CommentReference"/>
            <w:rFonts w:asciiTheme="minorHAnsi" w:eastAsiaTheme="minorHAnsi" w:hAnsiTheme="minorHAnsi" w:cstheme="minorBidi"/>
            <w:lang w:eastAsia="en-US"/>
          </w:rPr>
          <w:commentReference w:id="1"/>
        </w:r>
      </w:ins>
    </w:p>
    <w:p w14:paraId="256B4636" w14:textId="77777777" w:rsidR="00D4603E" w:rsidRPr="00B245E7" w:rsidRDefault="00D4603E" w:rsidP="00B245E7">
      <w:pPr>
        <w:spacing w:line="360" w:lineRule="auto"/>
        <w:rPr>
          <w:sz w:val="22"/>
          <w:szCs w:val="22"/>
        </w:rPr>
      </w:pPr>
    </w:p>
    <w:p w14:paraId="5762CB79" w14:textId="05C81716" w:rsidR="00D4603E" w:rsidRPr="00B245E7" w:rsidRDefault="004C1F3D" w:rsidP="00B245E7">
      <w:pPr>
        <w:spacing w:line="360" w:lineRule="auto"/>
        <w:rPr>
          <w:sz w:val="22"/>
          <w:szCs w:val="22"/>
        </w:rPr>
      </w:pPr>
      <w:r w:rsidRPr="00B245E7">
        <w:rPr>
          <w:sz w:val="22"/>
          <w:szCs w:val="22"/>
        </w:rPr>
        <w:t>Amelia Coggon</w:t>
      </w:r>
      <w:r w:rsidRPr="00B245E7">
        <w:rPr>
          <w:sz w:val="22"/>
          <w:szCs w:val="22"/>
          <w:vertAlign w:val="superscript"/>
        </w:rPr>
        <w:t>1</w:t>
      </w:r>
      <w:r w:rsidR="00D4603E" w:rsidRPr="00B245E7">
        <w:rPr>
          <w:sz w:val="22"/>
          <w:szCs w:val="22"/>
        </w:rPr>
        <w:t xml:space="preserve">, </w:t>
      </w:r>
      <w:r w:rsidR="00437FB1" w:rsidRPr="00B245E7">
        <w:rPr>
          <w:sz w:val="22"/>
          <w:szCs w:val="22"/>
        </w:rPr>
        <w:t>Sara Lopes</w:t>
      </w:r>
      <w:r w:rsidR="008C1F6E" w:rsidRPr="00B245E7">
        <w:rPr>
          <w:sz w:val="22"/>
          <w:szCs w:val="22"/>
          <w:vertAlign w:val="superscript"/>
        </w:rPr>
        <w:t>1</w:t>
      </w:r>
      <w:r w:rsidR="00437FB1" w:rsidRPr="00B245E7">
        <w:rPr>
          <w:sz w:val="22"/>
          <w:szCs w:val="22"/>
        </w:rPr>
        <w:t xml:space="preserve">, </w:t>
      </w:r>
      <w:commentRangeStart w:id="19"/>
      <w:r w:rsidR="00520BEE" w:rsidRPr="00B245E7">
        <w:rPr>
          <w:sz w:val="22"/>
          <w:szCs w:val="22"/>
        </w:rPr>
        <w:t>Ga</w:t>
      </w:r>
      <w:r w:rsidR="00365301" w:rsidRPr="00B245E7">
        <w:rPr>
          <w:sz w:val="22"/>
          <w:szCs w:val="22"/>
        </w:rPr>
        <w:t>ë</w:t>
      </w:r>
      <w:r w:rsidR="00520BEE" w:rsidRPr="00B245E7">
        <w:rPr>
          <w:sz w:val="22"/>
          <w:szCs w:val="22"/>
        </w:rPr>
        <w:t xml:space="preserve">lle </w:t>
      </w:r>
      <w:del w:id="20" w:author="Coggon, Amelia Charlotte" w:date="2024-12-08T13:47:00Z" w16du:dateUtc="2024-12-08T12:47:00Z">
        <w:r w:rsidR="00D52BC8" w:rsidRPr="00B245E7" w:rsidDel="00424D08">
          <w:rPr>
            <w:sz w:val="22"/>
            <w:szCs w:val="22"/>
          </w:rPr>
          <w:delText>Simon</w:delText>
        </w:r>
        <w:r w:rsidR="008C1F6E" w:rsidRPr="00B245E7" w:rsidDel="00424D08">
          <w:rPr>
            <w:sz w:val="22"/>
            <w:szCs w:val="22"/>
            <w:vertAlign w:val="superscript"/>
          </w:rPr>
          <w:delText>3</w:delText>
        </w:r>
        <w:commentRangeEnd w:id="19"/>
        <w:r w:rsidR="009B17F0" w:rsidDel="00424D08">
          <w:rPr>
            <w:rStyle w:val="CommentReference"/>
            <w:rFonts w:asciiTheme="minorHAnsi" w:eastAsiaTheme="minorHAnsi" w:hAnsiTheme="minorHAnsi" w:cstheme="minorBidi"/>
            <w:lang w:eastAsia="en-US"/>
          </w:rPr>
          <w:commentReference w:id="19"/>
        </w:r>
      </w:del>
      <w:ins w:id="21" w:author="Coggon, Amelia Charlotte" w:date="2024-12-08T13:47:00Z" w16du:dateUtc="2024-12-08T12:47:00Z">
        <w:r w:rsidR="00424D08" w:rsidRPr="00B245E7">
          <w:rPr>
            <w:sz w:val="22"/>
            <w:szCs w:val="22"/>
          </w:rPr>
          <w:t>Simon</w:t>
        </w:r>
        <w:r w:rsidR="00424D08">
          <w:rPr>
            <w:sz w:val="22"/>
            <w:szCs w:val="22"/>
            <w:vertAlign w:val="superscript"/>
          </w:rPr>
          <w:t>2</w:t>
        </w:r>
      </w:ins>
      <w:r w:rsidR="00520BEE" w:rsidRPr="00B245E7">
        <w:rPr>
          <w:sz w:val="22"/>
          <w:szCs w:val="22"/>
        </w:rPr>
        <w:t xml:space="preserve">, </w:t>
      </w:r>
      <w:r w:rsidR="00D4603E" w:rsidRPr="00B245E7">
        <w:rPr>
          <w:sz w:val="22"/>
          <w:szCs w:val="22"/>
        </w:rPr>
        <w:t xml:space="preserve">Zebulun </w:t>
      </w:r>
      <w:del w:id="22" w:author="Coggon, Amelia Charlotte" w:date="2024-12-08T13:47:00Z" w16du:dateUtc="2024-12-08T12:47:00Z">
        <w:r w:rsidR="00D4603E" w:rsidRPr="00B245E7" w:rsidDel="00424D08">
          <w:rPr>
            <w:sz w:val="22"/>
            <w:szCs w:val="22"/>
          </w:rPr>
          <w:delText>Arendsee</w:delText>
        </w:r>
        <w:r w:rsidR="008C1F6E" w:rsidRPr="00B245E7" w:rsidDel="00424D08">
          <w:rPr>
            <w:sz w:val="22"/>
            <w:szCs w:val="22"/>
            <w:vertAlign w:val="superscript"/>
          </w:rPr>
          <w:delText>4</w:delText>
        </w:r>
      </w:del>
      <w:ins w:id="23" w:author="Coggon, Amelia Charlotte" w:date="2024-12-08T13:47:00Z" w16du:dateUtc="2024-12-08T12:47:00Z">
        <w:r w:rsidR="00424D08" w:rsidRPr="00B245E7">
          <w:rPr>
            <w:sz w:val="22"/>
            <w:szCs w:val="22"/>
          </w:rPr>
          <w:t>Arendsee</w:t>
        </w:r>
        <w:r w:rsidR="00424D08">
          <w:rPr>
            <w:sz w:val="22"/>
            <w:szCs w:val="22"/>
            <w:vertAlign w:val="superscript"/>
          </w:rPr>
          <w:t>3</w:t>
        </w:r>
      </w:ins>
      <w:r w:rsidR="00D4603E" w:rsidRPr="00B245E7">
        <w:rPr>
          <w:sz w:val="22"/>
          <w:szCs w:val="22"/>
        </w:rPr>
        <w:t xml:space="preserve">, </w:t>
      </w:r>
      <w:r w:rsidR="00811201" w:rsidRPr="00B245E7">
        <w:rPr>
          <w:sz w:val="22"/>
          <w:szCs w:val="22"/>
        </w:rPr>
        <w:t xml:space="preserve">Kuan-Fu </w:t>
      </w:r>
      <w:del w:id="24" w:author="Coggon, Amelia Charlotte" w:date="2024-12-08T13:47:00Z" w16du:dateUtc="2024-12-08T12:47:00Z">
        <w:r w:rsidR="008C1F6E" w:rsidRPr="00B245E7" w:rsidDel="00424D08">
          <w:rPr>
            <w:sz w:val="22"/>
            <w:szCs w:val="22"/>
          </w:rPr>
          <w:delText>Chen</w:delText>
        </w:r>
        <w:r w:rsidR="008C1F6E" w:rsidRPr="00B245E7" w:rsidDel="00424D08">
          <w:rPr>
            <w:sz w:val="22"/>
            <w:szCs w:val="22"/>
            <w:vertAlign w:val="superscript"/>
          </w:rPr>
          <w:delText>5</w:delText>
        </w:r>
      </w:del>
      <w:ins w:id="25" w:author="Coggon, Amelia Charlotte" w:date="2024-12-08T13:47:00Z" w16du:dateUtc="2024-12-08T12:47:00Z">
        <w:r w:rsidR="00424D08" w:rsidRPr="00B245E7">
          <w:rPr>
            <w:sz w:val="22"/>
            <w:szCs w:val="22"/>
          </w:rPr>
          <w:t>Chen</w:t>
        </w:r>
        <w:r w:rsidR="00424D08">
          <w:rPr>
            <w:sz w:val="22"/>
            <w:szCs w:val="22"/>
            <w:vertAlign w:val="superscript"/>
          </w:rPr>
          <w:t>4</w:t>
        </w:r>
      </w:ins>
      <w:r w:rsidR="00811201" w:rsidRPr="00B245E7">
        <w:rPr>
          <w:sz w:val="22"/>
          <w:szCs w:val="22"/>
        </w:rPr>
        <w:t xml:space="preserve">, </w:t>
      </w:r>
      <w:r w:rsidR="00942B16" w:rsidRPr="00B245E7">
        <w:rPr>
          <w:sz w:val="22"/>
          <w:szCs w:val="22"/>
        </w:rPr>
        <w:t xml:space="preserve">Chiara </w:t>
      </w:r>
      <w:commentRangeStart w:id="26"/>
      <w:del w:id="27" w:author="Coggon, Amelia Charlotte" w:date="2024-12-08T13:44:00Z" w16du:dateUtc="2024-12-08T12:44:00Z">
        <w:r w:rsidR="00942B16" w:rsidRPr="00B245E7" w:rsidDel="00424D08">
          <w:rPr>
            <w:sz w:val="22"/>
            <w:szCs w:val="22"/>
          </w:rPr>
          <w:delText>Chiapponi</w:delText>
        </w:r>
        <w:r w:rsidR="00942B16" w:rsidRPr="00B245E7" w:rsidDel="00424D08">
          <w:rPr>
            <w:sz w:val="22"/>
            <w:szCs w:val="22"/>
            <w:vertAlign w:val="superscript"/>
          </w:rPr>
          <w:delText>6</w:delText>
        </w:r>
        <w:commentRangeEnd w:id="26"/>
        <w:r w:rsidR="00E340BE" w:rsidDel="00424D08">
          <w:rPr>
            <w:rStyle w:val="CommentReference"/>
            <w:rFonts w:asciiTheme="minorHAnsi" w:eastAsiaTheme="minorHAnsi" w:hAnsiTheme="minorHAnsi" w:cstheme="minorBidi"/>
            <w:lang w:eastAsia="en-US"/>
          </w:rPr>
          <w:commentReference w:id="26"/>
        </w:r>
      </w:del>
      <w:ins w:id="28" w:author="Coggon, Amelia Charlotte" w:date="2024-12-08T13:44:00Z" w16du:dateUtc="2024-12-08T12:44:00Z">
        <w:r w:rsidR="00424D08" w:rsidRPr="00B245E7">
          <w:rPr>
            <w:sz w:val="22"/>
            <w:szCs w:val="22"/>
          </w:rPr>
          <w:t>Chiapponi</w:t>
        </w:r>
      </w:ins>
      <w:ins w:id="29" w:author="Coggon, Amelia Charlotte" w:date="2024-12-08T13:47:00Z" w16du:dateUtc="2024-12-08T12:47:00Z">
        <w:r w:rsidR="00424D08">
          <w:rPr>
            <w:sz w:val="22"/>
            <w:szCs w:val="22"/>
            <w:vertAlign w:val="superscript"/>
          </w:rPr>
          <w:t>6</w:t>
        </w:r>
      </w:ins>
      <w:r w:rsidR="00942B16" w:rsidRPr="00B245E7">
        <w:rPr>
          <w:sz w:val="22"/>
          <w:szCs w:val="22"/>
        </w:rPr>
        <w:t xml:space="preserve">, </w:t>
      </w:r>
      <w:r w:rsidR="00520BEE" w:rsidRPr="00B245E7">
        <w:rPr>
          <w:sz w:val="22"/>
          <w:szCs w:val="22"/>
        </w:rPr>
        <w:t xml:space="preserve">Susan </w:t>
      </w:r>
      <w:del w:id="30" w:author="Coggon, Amelia Charlotte" w:date="2024-12-08T13:44:00Z" w16du:dateUtc="2024-12-08T12:44:00Z">
        <w:r w:rsidR="00FE5CD9" w:rsidRPr="00B245E7" w:rsidDel="00424D08">
          <w:rPr>
            <w:sz w:val="22"/>
            <w:szCs w:val="22"/>
          </w:rPr>
          <w:delText>Collins</w:delText>
        </w:r>
        <w:r w:rsidR="00942B16" w:rsidRPr="00B245E7" w:rsidDel="00424D08">
          <w:rPr>
            <w:sz w:val="22"/>
            <w:szCs w:val="22"/>
            <w:vertAlign w:val="superscript"/>
          </w:rPr>
          <w:delText>7</w:delText>
        </w:r>
      </w:del>
      <w:ins w:id="31" w:author="Coggon, Amelia Charlotte" w:date="2024-12-08T13:44:00Z" w16du:dateUtc="2024-12-08T12:44:00Z">
        <w:r w:rsidR="00424D08" w:rsidRPr="00B245E7">
          <w:rPr>
            <w:sz w:val="22"/>
            <w:szCs w:val="22"/>
          </w:rPr>
          <w:t>Collins</w:t>
        </w:r>
      </w:ins>
      <w:ins w:id="32" w:author="Coggon, Amelia Charlotte" w:date="2024-12-08T13:47:00Z" w16du:dateUtc="2024-12-08T12:47:00Z">
        <w:r w:rsidR="00424D08">
          <w:rPr>
            <w:sz w:val="22"/>
            <w:szCs w:val="22"/>
            <w:vertAlign w:val="superscript"/>
          </w:rPr>
          <w:t>7</w:t>
        </w:r>
      </w:ins>
      <w:r w:rsidR="00520BEE" w:rsidRPr="00B245E7">
        <w:rPr>
          <w:sz w:val="22"/>
          <w:szCs w:val="22"/>
        </w:rPr>
        <w:t xml:space="preserve">, Steve </w:t>
      </w:r>
      <w:del w:id="33" w:author="Coggon, Amelia Charlotte" w:date="2024-12-08T13:44:00Z" w16du:dateUtc="2024-12-08T12:44:00Z">
        <w:r w:rsidR="00FE5CD9" w:rsidRPr="00B245E7" w:rsidDel="00424D08">
          <w:rPr>
            <w:sz w:val="22"/>
            <w:szCs w:val="22"/>
          </w:rPr>
          <w:delText>Essen</w:delText>
        </w:r>
        <w:r w:rsidR="00FE5CD9" w:rsidRPr="00B245E7" w:rsidDel="00424D08">
          <w:rPr>
            <w:sz w:val="22"/>
            <w:szCs w:val="22"/>
            <w:vertAlign w:val="superscript"/>
          </w:rPr>
          <w:delText>7</w:delText>
        </w:r>
      </w:del>
      <w:ins w:id="34" w:author="Coggon, Amelia Charlotte" w:date="2024-12-08T13:44:00Z" w16du:dateUtc="2024-12-08T12:44:00Z">
        <w:r w:rsidR="00424D08" w:rsidRPr="00B245E7">
          <w:rPr>
            <w:sz w:val="22"/>
            <w:szCs w:val="22"/>
          </w:rPr>
          <w:t>Essen</w:t>
        </w:r>
      </w:ins>
      <w:ins w:id="35" w:author="Coggon, Amelia Charlotte" w:date="2024-12-08T13:47:00Z" w16du:dateUtc="2024-12-08T12:47:00Z">
        <w:r w:rsidR="00424D08">
          <w:rPr>
            <w:sz w:val="22"/>
            <w:szCs w:val="22"/>
            <w:vertAlign w:val="superscript"/>
          </w:rPr>
          <w:t>7</w:t>
        </w:r>
      </w:ins>
      <w:r w:rsidR="00520BEE" w:rsidRPr="00B245E7">
        <w:rPr>
          <w:sz w:val="22"/>
          <w:szCs w:val="22"/>
        </w:rPr>
        <w:t xml:space="preserve">, </w:t>
      </w:r>
      <w:ins w:id="36" w:author="Coggon, Amelia Charlotte" w:date="2024-12-08T13:33:00Z" w16du:dateUtc="2024-12-08T12:33:00Z">
        <w:r w:rsidR="005877DF">
          <w:rPr>
            <w:sz w:val="22"/>
            <w:szCs w:val="22"/>
          </w:rPr>
          <w:t>Helen Everett</w:t>
        </w:r>
      </w:ins>
      <w:ins w:id="37" w:author="Coggon, Amelia Charlotte" w:date="2024-12-08T13:47:00Z" w16du:dateUtc="2024-12-08T12:47:00Z">
        <w:r w:rsidR="00424D08">
          <w:rPr>
            <w:sz w:val="22"/>
            <w:szCs w:val="22"/>
            <w:vertAlign w:val="superscript"/>
          </w:rPr>
          <w:t>7</w:t>
        </w:r>
      </w:ins>
      <w:ins w:id="38" w:author="Coggon, Amelia Charlotte" w:date="2024-12-08T13:33:00Z" w16du:dateUtc="2024-12-08T12:33:00Z">
        <w:r w:rsidR="005877DF">
          <w:rPr>
            <w:sz w:val="22"/>
            <w:szCs w:val="22"/>
          </w:rPr>
          <w:t xml:space="preserve">, </w:t>
        </w:r>
      </w:ins>
      <w:r w:rsidR="00D56F1D" w:rsidRPr="00B245E7">
        <w:rPr>
          <w:sz w:val="22"/>
          <w:szCs w:val="22"/>
        </w:rPr>
        <w:t xml:space="preserve">Timm </w:t>
      </w:r>
      <w:del w:id="39" w:author="Coggon, Amelia Charlotte" w:date="2024-12-08T13:45:00Z" w16du:dateUtc="2024-12-08T12:45:00Z">
        <w:r w:rsidR="008C1F6E" w:rsidRPr="00B245E7" w:rsidDel="00424D08">
          <w:rPr>
            <w:sz w:val="22"/>
            <w:szCs w:val="22"/>
          </w:rPr>
          <w:delText>Harder</w:delText>
        </w:r>
        <w:r w:rsidR="008C1F6E" w:rsidRPr="00B245E7" w:rsidDel="00424D08">
          <w:rPr>
            <w:sz w:val="22"/>
            <w:szCs w:val="22"/>
            <w:vertAlign w:val="superscript"/>
          </w:rPr>
          <w:delText>8</w:delText>
        </w:r>
      </w:del>
      <w:ins w:id="40" w:author="Coggon, Amelia Charlotte" w:date="2024-12-08T13:45:00Z" w16du:dateUtc="2024-12-08T12:45:00Z">
        <w:r w:rsidR="00424D08" w:rsidRPr="00B245E7">
          <w:rPr>
            <w:sz w:val="22"/>
            <w:szCs w:val="22"/>
          </w:rPr>
          <w:t>Harder</w:t>
        </w:r>
      </w:ins>
      <w:ins w:id="41" w:author="Coggon, Amelia Charlotte" w:date="2024-12-08T13:48:00Z" w16du:dateUtc="2024-12-08T12:48:00Z">
        <w:r w:rsidR="00424D08">
          <w:rPr>
            <w:sz w:val="22"/>
            <w:szCs w:val="22"/>
            <w:vertAlign w:val="superscript"/>
          </w:rPr>
          <w:t>8</w:t>
        </w:r>
      </w:ins>
      <w:r w:rsidR="00D56F1D" w:rsidRPr="00B245E7">
        <w:rPr>
          <w:sz w:val="22"/>
          <w:szCs w:val="22"/>
        </w:rPr>
        <w:t xml:space="preserve">, </w:t>
      </w:r>
      <w:proofErr w:type="spellStart"/>
      <w:r w:rsidR="000E5747" w:rsidRPr="00B245E7">
        <w:rPr>
          <w:sz w:val="22"/>
          <w:szCs w:val="22"/>
        </w:rPr>
        <w:t>Séverine</w:t>
      </w:r>
      <w:proofErr w:type="spellEnd"/>
      <w:r w:rsidR="000E5747" w:rsidRPr="00B245E7">
        <w:rPr>
          <w:sz w:val="22"/>
          <w:szCs w:val="22"/>
        </w:rPr>
        <w:t xml:space="preserve"> </w:t>
      </w:r>
      <w:del w:id="42" w:author="Coggon, Amelia Charlotte" w:date="2024-12-08T13:48:00Z" w16du:dateUtc="2024-12-08T12:48:00Z">
        <w:r w:rsidR="000E5747" w:rsidRPr="00B245E7" w:rsidDel="00424D08">
          <w:rPr>
            <w:sz w:val="22"/>
            <w:szCs w:val="22"/>
          </w:rPr>
          <w:delText>Hervé</w:delText>
        </w:r>
        <w:r w:rsidR="000E5747" w:rsidRPr="00B245E7" w:rsidDel="00424D08">
          <w:rPr>
            <w:sz w:val="22"/>
            <w:szCs w:val="22"/>
            <w:vertAlign w:val="superscript"/>
          </w:rPr>
          <w:delText>3</w:delText>
        </w:r>
      </w:del>
      <w:ins w:id="43" w:author="Coggon, Amelia Charlotte" w:date="2024-12-08T13:48:00Z" w16du:dateUtc="2024-12-08T12:48:00Z">
        <w:r w:rsidR="00424D08" w:rsidRPr="00B245E7">
          <w:rPr>
            <w:sz w:val="22"/>
            <w:szCs w:val="22"/>
          </w:rPr>
          <w:t>Hervé</w:t>
        </w:r>
        <w:r w:rsidR="00424D08">
          <w:rPr>
            <w:sz w:val="22"/>
            <w:szCs w:val="22"/>
            <w:vertAlign w:val="superscript"/>
          </w:rPr>
          <w:t>2</w:t>
        </w:r>
      </w:ins>
      <w:r w:rsidR="000E5747" w:rsidRPr="00B245E7">
        <w:rPr>
          <w:sz w:val="22"/>
          <w:szCs w:val="22"/>
        </w:rPr>
        <w:t xml:space="preserve">, </w:t>
      </w:r>
      <w:r w:rsidR="00D4603E" w:rsidRPr="00B245E7">
        <w:rPr>
          <w:sz w:val="22"/>
          <w:szCs w:val="22"/>
        </w:rPr>
        <w:t>David E</w:t>
      </w:r>
      <w:r w:rsidR="00EF44E2" w:rsidRPr="00B245E7">
        <w:rPr>
          <w:sz w:val="22"/>
          <w:szCs w:val="22"/>
        </w:rPr>
        <w:t>.</w:t>
      </w:r>
      <w:r w:rsidR="00D4603E" w:rsidRPr="00B245E7">
        <w:rPr>
          <w:sz w:val="22"/>
          <w:szCs w:val="22"/>
        </w:rPr>
        <w:t xml:space="preserve"> </w:t>
      </w:r>
      <w:del w:id="44" w:author="Coggon, Amelia Charlotte" w:date="2024-12-08T13:48:00Z" w16du:dateUtc="2024-12-08T12:48:00Z">
        <w:r w:rsidR="008C1F6E" w:rsidRPr="00B245E7" w:rsidDel="00424D08">
          <w:rPr>
            <w:sz w:val="22"/>
            <w:szCs w:val="22"/>
          </w:rPr>
          <w:delText>Hufnagel</w:delText>
        </w:r>
        <w:r w:rsidR="008C1F6E" w:rsidRPr="00B245E7" w:rsidDel="00424D08">
          <w:rPr>
            <w:sz w:val="22"/>
            <w:szCs w:val="22"/>
            <w:vertAlign w:val="superscript"/>
          </w:rPr>
          <w:delText>4</w:delText>
        </w:r>
      </w:del>
      <w:ins w:id="45" w:author="Coggon, Amelia Charlotte" w:date="2024-12-08T13:48:00Z" w16du:dateUtc="2024-12-08T12:48:00Z">
        <w:r w:rsidR="00424D08" w:rsidRPr="00B245E7">
          <w:rPr>
            <w:sz w:val="22"/>
            <w:szCs w:val="22"/>
          </w:rPr>
          <w:t>Hufnagel</w:t>
        </w:r>
        <w:r w:rsidR="00424D08">
          <w:rPr>
            <w:sz w:val="22"/>
            <w:szCs w:val="22"/>
            <w:vertAlign w:val="superscript"/>
          </w:rPr>
          <w:t>3</w:t>
        </w:r>
      </w:ins>
      <w:r w:rsidR="00D4603E" w:rsidRPr="00B245E7">
        <w:rPr>
          <w:sz w:val="22"/>
          <w:szCs w:val="22"/>
        </w:rPr>
        <w:t xml:space="preserve">, </w:t>
      </w:r>
      <w:r w:rsidR="00FE5CD9" w:rsidRPr="00B245E7">
        <w:rPr>
          <w:sz w:val="22"/>
          <w:szCs w:val="22"/>
        </w:rPr>
        <w:t xml:space="preserve">Benjamin </w:t>
      </w:r>
      <w:ins w:id="46" w:author="Mollett, Ben" w:date="2024-12-08T13:41:00Z" w16du:dateUtc="2024-12-08T12:41:00Z">
        <w:r w:rsidR="00FE5CD9" w:rsidRPr="00B245E7">
          <w:rPr>
            <w:sz w:val="22"/>
            <w:szCs w:val="22"/>
          </w:rPr>
          <w:t>Mollet</w:t>
        </w:r>
      </w:ins>
      <w:ins w:id="47" w:author="Mollett, Ben" w:date="2024-11-29T10:22:00Z">
        <w:r w:rsidR="00250463">
          <w:rPr>
            <w:sz w:val="22"/>
            <w:szCs w:val="22"/>
          </w:rPr>
          <w:t>t</w:t>
        </w:r>
      </w:ins>
      <w:ins w:id="48" w:author="Mollett, Ben" w:date="2024-12-08T13:41:00Z" w16du:dateUtc="2024-12-08T12:41:00Z">
        <w:del w:id="49" w:author="Coggon, Amelia Charlotte" w:date="2024-12-08T13:45:00Z" w16du:dateUtc="2024-12-08T12:45:00Z">
          <w:r w:rsidR="00FE5CD9" w:rsidRPr="00B245E7" w:rsidDel="00424D08">
            <w:rPr>
              <w:sz w:val="22"/>
              <w:szCs w:val="22"/>
              <w:vertAlign w:val="superscript"/>
            </w:rPr>
            <w:delText>6</w:delText>
          </w:r>
        </w:del>
      </w:ins>
      <w:ins w:id="50" w:author="Coggon, Amelia Charlotte" w:date="2024-12-08T13:48:00Z" w16du:dateUtc="2024-12-08T12:48:00Z">
        <w:r w:rsidR="00424D08">
          <w:rPr>
            <w:sz w:val="22"/>
            <w:szCs w:val="22"/>
            <w:vertAlign w:val="superscript"/>
          </w:rPr>
          <w:t>7</w:t>
        </w:r>
      </w:ins>
      <w:del w:id="51" w:author="Mollett, Ben" w:date="2024-12-08T13:41:00Z" w16du:dateUtc="2024-12-08T12:41:00Z">
        <w:r w:rsidR="00FE5CD9" w:rsidRPr="00B245E7">
          <w:rPr>
            <w:sz w:val="22"/>
            <w:szCs w:val="22"/>
          </w:rPr>
          <w:delText>Mollet</w:delText>
        </w:r>
        <w:r w:rsidR="00FE5CD9" w:rsidRPr="00B245E7">
          <w:rPr>
            <w:sz w:val="22"/>
            <w:szCs w:val="22"/>
            <w:vertAlign w:val="superscript"/>
          </w:rPr>
          <w:delText>6</w:delText>
        </w:r>
      </w:del>
      <w:r w:rsidR="00FE5CD9" w:rsidRPr="00B245E7">
        <w:rPr>
          <w:sz w:val="22"/>
          <w:szCs w:val="22"/>
        </w:rPr>
        <w:t xml:space="preserve">, </w:t>
      </w:r>
      <w:ins w:id="52" w:author="Coggon, Amelia Charlotte" w:date="2024-12-08T13:33:00Z" w16du:dateUtc="2024-12-08T12:33:00Z">
        <w:r w:rsidR="005877DF" w:rsidRPr="005877DF">
          <w:rPr>
            <w:sz w:val="22"/>
            <w:szCs w:val="22"/>
          </w:rPr>
          <w:t>Ana Moreno</w:t>
        </w:r>
        <w:r w:rsidR="005877DF" w:rsidRPr="00B245E7">
          <w:rPr>
            <w:sz w:val="22"/>
            <w:szCs w:val="22"/>
            <w:vertAlign w:val="superscript"/>
          </w:rPr>
          <w:t>6</w:t>
        </w:r>
        <w:r w:rsidR="005877DF">
          <w:rPr>
            <w:sz w:val="22"/>
            <w:szCs w:val="22"/>
          </w:rPr>
          <w:t xml:space="preserve">, </w:t>
        </w:r>
      </w:ins>
      <w:r w:rsidR="00811201" w:rsidRPr="00B245E7">
        <w:rPr>
          <w:sz w:val="22"/>
          <w:szCs w:val="22"/>
        </w:rPr>
        <w:t xml:space="preserve">Andrew </w:t>
      </w:r>
      <w:del w:id="53" w:author="Coggon, Amelia Charlotte" w:date="2024-12-08T13:49:00Z" w16du:dateUtc="2024-12-08T12:49:00Z">
        <w:r w:rsidR="008C1F6E" w:rsidRPr="00B245E7" w:rsidDel="00424D08">
          <w:rPr>
            <w:sz w:val="22"/>
            <w:szCs w:val="22"/>
          </w:rPr>
          <w:delText>Pekosz</w:delText>
        </w:r>
        <w:r w:rsidR="008C1F6E" w:rsidRPr="00B245E7" w:rsidDel="00424D08">
          <w:rPr>
            <w:sz w:val="22"/>
            <w:szCs w:val="22"/>
            <w:vertAlign w:val="superscript"/>
          </w:rPr>
          <w:delText>5</w:delText>
        </w:r>
      </w:del>
      <w:ins w:id="54" w:author="Coggon, Amelia Charlotte" w:date="2024-12-08T13:49:00Z" w16du:dateUtc="2024-12-08T12:49:00Z">
        <w:r w:rsidR="00424D08" w:rsidRPr="00B245E7">
          <w:rPr>
            <w:sz w:val="22"/>
            <w:szCs w:val="22"/>
          </w:rPr>
          <w:t>Pekosz</w:t>
        </w:r>
        <w:r w:rsidR="00424D08">
          <w:rPr>
            <w:sz w:val="22"/>
            <w:szCs w:val="22"/>
            <w:vertAlign w:val="superscript"/>
          </w:rPr>
          <w:t>4</w:t>
        </w:r>
      </w:ins>
      <w:r w:rsidR="00811201" w:rsidRPr="00B245E7">
        <w:rPr>
          <w:sz w:val="22"/>
          <w:szCs w:val="22"/>
        </w:rPr>
        <w:t xml:space="preserve">, </w:t>
      </w:r>
      <w:ins w:id="55" w:author="Coggon, Amelia Charlotte" w:date="2024-12-08T13:42:00Z">
        <w:r w:rsidR="00424D08" w:rsidRPr="00424D08">
          <w:rPr>
            <w:sz w:val="22"/>
            <w:szCs w:val="22"/>
          </w:rPr>
          <w:t>Gautier Richard</w:t>
        </w:r>
      </w:ins>
      <w:ins w:id="56" w:author="Coggon, Amelia Charlotte" w:date="2024-12-08T13:49:00Z" w16du:dateUtc="2024-12-08T12:49:00Z">
        <w:r w:rsidR="00424D08">
          <w:rPr>
            <w:sz w:val="22"/>
            <w:szCs w:val="22"/>
            <w:vertAlign w:val="superscript"/>
          </w:rPr>
          <w:t>2</w:t>
        </w:r>
      </w:ins>
      <w:ins w:id="57" w:author="Coggon, Amelia Charlotte" w:date="2024-12-08T13:42:00Z" w16du:dateUtc="2024-12-08T12:42:00Z">
        <w:r w:rsidR="00424D08">
          <w:rPr>
            <w:sz w:val="22"/>
            <w:szCs w:val="22"/>
          </w:rPr>
          <w:t xml:space="preserve">, </w:t>
        </w:r>
      </w:ins>
      <w:commentRangeStart w:id="58"/>
      <w:r w:rsidR="00811201" w:rsidRPr="00B245E7">
        <w:rPr>
          <w:sz w:val="22"/>
          <w:szCs w:val="22"/>
        </w:rPr>
        <w:t xml:space="preserve">Richard </w:t>
      </w:r>
      <w:ins w:id="59" w:author="Pekosz, Andrew" w:date="2024-11-17T11:29:00Z" w16du:dateUtc="2024-11-17T16:29:00Z">
        <w:r w:rsidR="00A4221B">
          <w:rPr>
            <w:sz w:val="22"/>
            <w:szCs w:val="22"/>
          </w:rPr>
          <w:t xml:space="preserve">E. </w:t>
        </w:r>
      </w:ins>
      <w:del w:id="60" w:author="Coggon, Amelia Charlotte" w:date="2024-12-08T13:44:00Z" w16du:dateUtc="2024-12-08T12:44:00Z">
        <w:r w:rsidR="008C1F6E" w:rsidRPr="00B245E7" w:rsidDel="00424D08">
          <w:rPr>
            <w:sz w:val="22"/>
            <w:szCs w:val="22"/>
          </w:rPr>
          <w:delText>Rothman</w:delText>
        </w:r>
        <w:r w:rsidR="008C1F6E" w:rsidRPr="00B245E7" w:rsidDel="00424D08">
          <w:rPr>
            <w:sz w:val="22"/>
            <w:szCs w:val="22"/>
            <w:vertAlign w:val="superscript"/>
          </w:rPr>
          <w:delText>5</w:delText>
        </w:r>
      </w:del>
      <w:ins w:id="61" w:author="Coggon, Amelia Charlotte" w:date="2024-12-08T13:44:00Z" w16du:dateUtc="2024-12-08T12:44:00Z">
        <w:r w:rsidR="00424D08" w:rsidRPr="00B245E7">
          <w:rPr>
            <w:sz w:val="22"/>
            <w:szCs w:val="22"/>
          </w:rPr>
          <w:t>Rothman</w:t>
        </w:r>
      </w:ins>
      <w:ins w:id="62" w:author="Coggon, Amelia Charlotte" w:date="2024-12-08T14:00:00Z" w16du:dateUtc="2024-12-08T13:00:00Z">
        <w:r w:rsidR="005261AD">
          <w:rPr>
            <w:sz w:val="22"/>
            <w:szCs w:val="22"/>
            <w:vertAlign w:val="superscript"/>
          </w:rPr>
          <w:t>5</w:t>
        </w:r>
      </w:ins>
      <w:r w:rsidR="00811201" w:rsidRPr="00B245E7">
        <w:rPr>
          <w:sz w:val="22"/>
          <w:szCs w:val="22"/>
        </w:rPr>
        <w:t xml:space="preserve">, </w:t>
      </w:r>
      <w:ins w:id="63" w:author="Pekosz, Andrew" w:date="2024-12-08T13:40:00Z" w16du:dateUtc="2024-12-08T12:40:00Z">
        <w:r w:rsidR="00811201" w:rsidRPr="00B245E7">
          <w:rPr>
            <w:sz w:val="22"/>
            <w:szCs w:val="22"/>
          </w:rPr>
          <w:t>Kat</w:t>
        </w:r>
      </w:ins>
      <w:ins w:id="64" w:author="Pekosz, Andrew" w:date="2024-11-17T11:29:00Z" w16du:dateUtc="2024-11-17T16:29:00Z">
        <w:r w:rsidR="00781321">
          <w:rPr>
            <w:sz w:val="22"/>
            <w:szCs w:val="22"/>
          </w:rPr>
          <w:t>hr</w:t>
        </w:r>
      </w:ins>
      <w:ins w:id="65" w:author="Pekosz, Andrew" w:date="2024-12-08T13:40:00Z" w16du:dateUtc="2024-12-08T12:40:00Z">
        <w:r w:rsidR="00811201" w:rsidRPr="00B245E7">
          <w:rPr>
            <w:sz w:val="22"/>
            <w:szCs w:val="22"/>
          </w:rPr>
          <w:t>y</w:t>
        </w:r>
      </w:ins>
      <w:ins w:id="66" w:author="Pekosz, Andrew" w:date="2024-11-17T11:29:00Z" w16du:dateUtc="2024-11-17T16:29:00Z">
        <w:r w:rsidR="00781321">
          <w:rPr>
            <w:sz w:val="22"/>
            <w:szCs w:val="22"/>
          </w:rPr>
          <w:t>n</w:t>
        </w:r>
      </w:ins>
      <w:del w:id="67" w:author="Pekosz, Andrew" w:date="2024-12-08T13:40:00Z" w16du:dateUtc="2024-12-08T12:40:00Z">
        <w:r w:rsidR="00811201" w:rsidRPr="00B245E7">
          <w:rPr>
            <w:sz w:val="22"/>
            <w:szCs w:val="22"/>
          </w:rPr>
          <w:delText>Katy</w:delText>
        </w:r>
      </w:del>
      <w:r w:rsidR="00811201" w:rsidRPr="00B245E7">
        <w:rPr>
          <w:sz w:val="22"/>
          <w:szCs w:val="22"/>
        </w:rPr>
        <w:t xml:space="preserve"> Shaw-</w:t>
      </w:r>
      <w:del w:id="68" w:author="Coggon, Amelia Charlotte" w:date="2024-12-08T13:44:00Z" w16du:dateUtc="2024-12-08T12:44:00Z">
        <w:r w:rsidR="008C1F6E" w:rsidRPr="00B245E7" w:rsidDel="00424D08">
          <w:rPr>
            <w:sz w:val="22"/>
            <w:szCs w:val="22"/>
          </w:rPr>
          <w:delText>Saliba</w:delText>
        </w:r>
        <w:r w:rsidR="008C1F6E" w:rsidRPr="00B245E7" w:rsidDel="00424D08">
          <w:rPr>
            <w:sz w:val="22"/>
            <w:szCs w:val="22"/>
            <w:vertAlign w:val="superscript"/>
          </w:rPr>
          <w:delText>5</w:delText>
        </w:r>
        <w:commentRangeEnd w:id="58"/>
        <w:r w:rsidR="0058106C" w:rsidDel="00424D08">
          <w:rPr>
            <w:rStyle w:val="CommentReference"/>
            <w:rFonts w:asciiTheme="minorHAnsi" w:eastAsiaTheme="minorHAnsi" w:hAnsiTheme="minorHAnsi" w:cstheme="minorBidi"/>
            <w:lang w:eastAsia="en-US"/>
          </w:rPr>
          <w:commentReference w:id="58"/>
        </w:r>
      </w:del>
      <w:ins w:id="69" w:author="Coggon, Amelia Charlotte" w:date="2024-12-08T13:44:00Z" w16du:dateUtc="2024-12-08T12:44:00Z">
        <w:r w:rsidR="00424D08" w:rsidRPr="00B245E7">
          <w:rPr>
            <w:sz w:val="22"/>
            <w:szCs w:val="22"/>
          </w:rPr>
          <w:t>Saliba</w:t>
        </w:r>
      </w:ins>
      <w:ins w:id="70" w:author="Coggon, Amelia Charlotte" w:date="2024-12-08T14:00:00Z" w16du:dateUtc="2024-12-08T13:00:00Z">
        <w:r w:rsidR="005261AD">
          <w:rPr>
            <w:sz w:val="22"/>
            <w:szCs w:val="22"/>
            <w:vertAlign w:val="superscript"/>
          </w:rPr>
          <w:t>5</w:t>
        </w:r>
      </w:ins>
      <w:r w:rsidR="00811201" w:rsidRPr="00B245E7">
        <w:rPr>
          <w:sz w:val="22"/>
          <w:szCs w:val="22"/>
        </w:rPr>
        <w:t xml:space="preserve">, </w:t>
      </w:r>
      <w:del w:id="71" w:author="Coggon, Amelia Charlotte" w:date="2024-12-11T12:54:00Z" w16du:dateUtc="2024-12-11T11:54:00Z">
        <w:r w:rsidR="00520BEE" w:rsidRPr="00B245E7" w:rsidDel="00756944">
          <w:rPr>
            <w:sz w:val="22"/>
            <w:szCs w:val="22"/>
          </w:rPr>
          <w:delText xml:space="preserve">Katharine </w:delText>
        </w:r>
      </w:del>
      <w:del w:id="72" w:author="Coggon, Amelia Charlotte" w:date="2024-12-08T13:51:00Z" w16du:dateUtc="2024-12-08T12:51:00Z">
        <w:r w:rsidR="008C1F6E" w:rsidRPr="00B245E7" w:rsidDel="00424D08">
          <w:rPr>
            <w:sz w:val="22"/>
            <w:szCs w:val="22"/>
          </w:rPr>
          <w:delText>Young</w:delText>
        </w:r>
        <w:r w:rsidR="008C1F6E" w:rsidRPr="00B245E7" w:rsidDel="00424D08">
          <w:rPr>
            <w:sz w:val="22"/>
            <w:szCs w:val="22"/>
            <w:vertAlign w:val="superscript"/>
          </w:rPr>
          <w:delText>4</w:delText>
        </w:r>
      </w:del>
      <w:del w:id="73" w:author="Coggon, Amelia Charlotte" w:date="2024-12-11T12:54:00Z" w16du:dateUtc="2024-12-11T11:54:00Z">
        <w:r w:rsidR="00520BEE" w:rsidRPr="00B245E7" w:rsidDel="00756944">
          <w:rPr>
            <w:sz w:val="22"/>
            <w:szCs w:val="22"/>
          </w:rPr>
          <w:delText>,</w:delText>
        </w:r>
        <w:r w:rsidR="00D4603E" w:rsidRPr="00B245E7" w:rsidDel="00756944">
          <w:rPr>
            <w:sz w:val="22"/>
            <w:szCs w:val="22"/>
          </w:rPr>
          <w:delText xml:space="preserve"> </w:delText>
        </w:r>
      </w:del>
      <w:proofErr w:type="spellStart"/>
      <w:r w:rsidR="003A2DA1" w:rsidRPr="00B245E7">
        <w:rPr>
          <w:sz w:val="22"/>
          <w:szCs w:val="22"/>
        </w:rPr>
        <w:t>Kristien</w:t>
      </w:r>
      <w:proofErr w:type="spellEnd"/>
      <w:r w:rsidR="003A2DA1" w:rsidRPr="00B245E7">
        <w:rPr>
          <w:sz w:val="22"/>
          <w:szCs w:val="22"/>
        </w:rPr>
        <w:t xml:space="preserve"> </w:t>
      </w:r>
      <w:ins w:id="74" w:author="Kristien Van Reeth" w:date="2024-11-30T21:57:00Z" w16du:dateUtc="2024-11-30T20:57:00Z">
        <w:r w:rsidR="002D4B44">
          <w:rPr>
            <w:sz w:val="22"/>
            <w:szCs w:val="22"/>
          </w:rPr>
          <w:t>V</w:t>
        </w:r>
      </w:ins>
      <w:del w:id="75" w:author="Kristien Van Reeth" w:date="2024-11-30T21:57:00Z" w16du:dateUtc="2024-11-30T20:57:00Z">
        <w:r w:rsidR="003A2DA1" w:rsidRPr="00B245E7">
          <w:rPr>
            <w:sz w:val="22"/>
            <w:szCs w:val="22"/>
          </w:rPr>
          <w:delText>v</w:delText>
        </w:r>
      </w:del>
      <w:r w:rsidR="003A2DA1" w:rsidRPr="00B245E7">
        <w:rPr>
          <w:sz w:val="22"/>
          <w:szCs w:val="22"/>
        </w:rPr>
        <w:t xml:space="preserve">an </w:t>
      </w:r>
      <w:r w:rsidR="008C1F6E" w:rsidRPr="00B245E7">
        <w:rPr>
          <w:sz w:val="22"/>
          <w:szCs w:val="22"/>
        </w:rPr>
        <w:t>Reeth</w:t>
      </w:r>
      <w:r w:rsidR="008C1F6E" w:rsidRPr="00B245E7">
        <w:rPr>
          <w:sz w:val="22"/>
          <w:szCs w:val="22"/>
          <w:vertAlign w:val="superscript"/>
        </w:rPr>
        <w:t>9</w:t>
      </w:r>
      <w:r w:rsidR="003A2DA1" w:rsidRPr="00B245E7">
        <w:rPr>
          <w:sz w:val="22"/>
          <w:szCs w:val="22"/>
        </w:rPr>
        <w:t xml:space="preserve">, </w:t>
      </w:r>
      <w:r w:rsidR="00520BEE" w:rsidRPr="00B245E7">
        <w:rPr>
          <w:sz w:val="22"/>
          <w:szCs w:val="22"/>
        </w:rPr>
        <w:t xml:space="preserve">Divya </w:t>
      </w:r>
      <w:r w:rsidR="008C1F6E" w:rsidRPr="00B245E7">
        <w:rPr>
          <w:sz w:val="22"/>
          <w:szCs w:val="22"/>
        </w:rPr>
        <w:t>Venkatesh</w:t>
      </w:r>
      <w:r w:rsidR="008C1F6E" w:rsidRPr="00B245E7">
        <w:rPr>
          <w:sz w:val="22"/>
          <w:szCs w:val="22"/>
          <w:vertAlign w:val="superscript"/>
        </w:rPr>
        <w:t>1</w:t>
      </w:r>
      <w:r w:rsidR="00520BEE" w:rsidRPr="00B245E7">
        <w:rPr>
          <w:sz w:val="22"/>
          <w:szCs w:val="22"/>
        </w:rPr>
        <w:t xml:space="preserve">, </w:t>
      </w:r>
      <w:r w:rsidR="00E91467" w:rsidRPr="00B245E7">
        <w:rPr>
          <w:sz w:val="22"/>
          <w:szCs w:val="22"/>
        </w:rPr>
        <w:t xml:space="preserve">C. </w:t>
      </w:r>
      <w:r w:rsidR="00D4603E" w:rsidRPr="00B245E7">
        <w:rPr>
          <w:sz w:val="22"/>
          <w:szCs w:val="22"/>
        </w:rPr>
        <w:t xml:space="preserve">Todd </w:t>
      </w:r>
      <w:r w:rsidR="008C1F6E" w:rsidRPr="00B245E7">
        <w:rPr>
          <w:sz w:val="22"/>
          <w:szCs w:val="22"/>
        </w:rPr>
        <w:t>Davis</w:t>
      </w:r>
      <w:r w:rsidR="008C1F6E" w:rsidRPr="00B245E7">
        <w:rPr>
          <w:sz w:val="22"/>
          <w:szCs w:val="22"/>
          <w:vertAlign w:val="superscript"/>
        </w:rPr>
        <w:t>10</w:t>
      </w:r>
      <w:r w:rsidR="00D4603E" w:rsidRPr="00B245E7">
        <w:rPr>
          <w:sz w:val="22"/>
          <w:szCs w:val="22"/>
        </w:rPr>
        <w:t>, Ian H. Brown</w:t>
      </w:r>
      <w:r w:rsidR="000345B7" w:rsidRPr="00B245E7">
        <w:rPr>
          <w:sz w:val="22"/>
          <w:szCs w:val="22"/>
          <w:vertAlign w:val="superscript"/>
        </w:rPr>
        <w:t>7</w:t>
      </w:r>
      <w:r w:rsidR="00D4603E" w:rsidRPr="00B245E7">
        <w:rPr>
          <w:sz w:val="22"/>
          <w:szCs w:val="22"/>
          <w:vertAlign w:val="superscript"/>
        </w:rPr>
        <w:t>,</w:t>
      </w:r>
      <w:r w:rsidR="000345B7" w:rsidRPr="00B245E7">
        <w:rPr>
          <w:sz w:val="22"/>
          <w:szCs w:val="22"/>
          <w:vertAlign w:val="superscript"/>
        </w:rPr>
        <w:t>11</w:t>
      </w:r>
      <w:r w:rsidR="00D4603E" w:rsidRPr="00B245E7">
        <w:rPr>
          <w:sz w:val="22"/>
          <w:szCs w:val="22"/>
        </w:rPr>
        <w:t xml:space="preserve">, </w:t>
      </w:r>
      <w:r w:rsidR="00437FB1" w:rsidRPr="00B245E7">
        <w:rPr>
          <w:sz w:val="22"/>
          <w:szCs w:val="22"/>
        </w:rPr>
        <w:t xml:space="preserve">Tavis K. </w:t>
      </w:r>
      <w:del w:id="76" w:author="Coggon, Amelia Charlotte" w:date="2024-12-08T13:52:00Z" w16du:dateUtc="2024-12-08T12:52:00Z">
        <w:r w:rsidR="008C1F6E" w:rsidRPr="00B245E7" w:rsidDel="005261AD">
          <w:rPr>
            <w:sz w:val="22"/>
            <w:szCs w:val="22"/>
          </w:rPr>
          <w:delText>Anderson</w:delText>
        </w:r>
        <w:r w:rsidR="008C1F6E" w:rsidRPr="00B245E7" w:rsidDel="005261AD">
          <w:rPr>
            <w:sz w:val="22"/>
            <w:szCs w:val="22"/>
            <w:vertAlign w:val="superscript"/>
          </w:rPr>
          <w:delText>4</w:delText>
        </w:r>
      </w:del>
      <w:ins w:id="77" w:author="Coggon, Amelia Charlotte" w:date="2024-12-08T13:52:00Z" w16du:dateUtc="2024-12-08T12:52:00Z">
        <w:r w:rsidR="005261AD" w:rsidRPr="00B245E7">
          <w:rPr>
            <w:sz w:val="22"/>
            <w:szCs w:val="22"/>
          </w:rPr>
          <w:t>Anderson</w:t>
        </w:r>
        <w:r w:rsidR="005261AD">
          <w:rPr>
            <w:sz w:val="22"/>
            <w:szCs w:val="22"/>
            <w:vertAlign w:val="superscript"/>
          </w:rPr>
          <w:t>3</w:t>
        </w:r>
      </w:ins>
      <w:r w:rsidR="00437FB1" w:rsidRPr="00B245E7">
        <w:rPr>
          <w:sz w:val="22"/>
          <w:szCs w:val="22"/>
        </w:rPr>
        <w:t xml:space="preserve">, </w:t>
      </w:r>
      <w:r w:rsidR="00D4603E" w:rsidRPr="00B245E7">
        <w:rPr>
          <w:sz w:val="22"/>
          <w:szCs w:val="22"/>
        </w:rPr>
        <w:t xml:space="preserve">Amy L. </w:t>
      </w:r>
      <w:del w:id="78" w:author="Coggon, Amelia Charlotte" w:date="2024-12-08T13:52:00Z" w16du:dateUtc="2024-12-08T12:52:00Z">
        <w:r w:rsidR="008C1F6E" w:rsidRPr="00B245E7" w:rsidDel="005261AD">
          <w:rPr>
            <w:sz w:val="22"/>
            <w:szCs w:val="22"/>
          </w:rPr>
          <w:delText>Baker</w:delText>
        </w:r>
        <w:r w:rsidR="008C1F6E" w:rsidRPr="00B245E7" w:rsidDel="005261AD">
          <w:rPr>
            <w:sz w:val="22"/>
            <w:szCs w:val="22"/>
            <w:vertAlign w:val="superscript"/>
          </w:rPr>
          <w:delText>4</w:delText>
        </w:r>
      </w:del>
      <w:ins w:id="79" w:author="Coggon, Amelia Charlotte" w:date="2024-12-08T13:52:00Z" w16du:dateUtc="2024-12-08T12:52:00Z">
        <w:r w:rsidR="005261AD" w:rsidRPr="00B245E7">
          <w:rPr>
            <w:sz w:val="22"/>
            <w:szCs w:val="22"/>
          </w:rPr>
          <w:t>Baker</w:t>
        </w:r>
        <w:r w:rsidR="005261AD">
          <w:rPr>
            <w:sz w:val="22"/>
            <w:szCs w:val="22"/>
            <w:vertAlign w:val="superscript"/>
          </w:rPr>
          <w:t>3</w:t>
        </w:r>
      </w:ins>
      <w:r w:rsidRPr="00B245E7">
        <w:rPr>
          <w:sz w:val="22"/>
          <w:szCs w:val="22"/>
        </w:rPr>
        <w:t>, Nicola S. Lewis</w:t>
      </w:r>
      <w:r w:rsidRPr="00B245E7">
        <w:rPr>
          <w:sz w:val="22"/>
          <w:szCs w:val="22"/>
          <w:vertAlign w:val="superscript"/>
        </w:rPr>
        <w:t>1,</w:t>
      </w:r>
      <w:ins w:id="80" w:author="Coggon, Amelia Charlotte" w:date="2024-12-08T13:52:00Z" w16du:dateUtc="2024-12-08T12:52:00Z">
        <w:r w:rsidR="005261AD">
          <w:rPr>
            <w:sz w:val="22"/>
            <w:szCs w:val="22"/>
            <w:vertAlign w:val="superscript"/>
          </w:rPr>
          <w:t>1</w:t>
        </w:r>
      </w:ins>
      <w:r w:rsidRPr="00B245E7">
        <w:rPr>
          <w:sz w:val="22"/>
          <w:szCs w:val="22"/>
          <w:vertAlign w:val="superscript"/>
        </w:rPr>
        <w:t>2</w:t>
      </w:r>
      <w:del w:id="81" w:author="SIMON Gaelle" w:date="2024-11-29T16:20:00Z">
        <w:r w:rsidR="00EA2F17" w:rsidRPr="00B245E7">
          <w:rPr>
            <w:sz w:val="22"/>
            <w:szCs w:val="22"/>
          </w:rPr>
          <w:delText>.</w:delText>
        </w:r>
      </w:del>
    </w:p>
    <w:p w14:paraId="7AA23D12" w14:textId="3D0DD3CD" w:rsidR="008C1F6E" w:rsidRPr="00B245E7" w:rsidRDefault="008C1F6E" w:rsidP="00B245E7">
      <w:pPr>
        <w:pStyle w:val="ListParagraph"/>
        <w:numPr>
          <w:ilvl w:val="0"/>
          <w:numId w:val="1"/>
        </w:numPr>
        <w:spacing w:before="100" w:beforeAutospacing="1" w:after="100" w:afterAutospacing="1" w:line="360" w:lineRule="auto"/>
        <w:rPr>
          <w:rFonts w:ascii="Times New Roman" w:hAnsi="Times New Roman" w:cs="Times New Roman"/>
          <w:sz w:val="22"/>
          <w:szCs w:val="22"/>
        </w:rPr>
      </w:pPr>
      <w:r w:rsidRPr="00B245E7">
        <w:rPr>
          <w:rFonts w:ascii="Times New Roman" w:hAnsi="Times New Roman" w:cs="Times New Roman"/>
          <w:sz w:val="22"/>
          <w:szCs w:val="22"/>
        </w:rPr>
        <w:t xml:space="preserve">Royal Veterinary College, London, United Kingdom </w:t>
      </w:r>
    </w:p>
    <w:p w14:paraId="0463EB17" w14:textId="3D8F8023" w:rsidR="008C1F6E" w:rsidRPr="00B245E7" w:rsidDel="00424D08" w:rsidRDefault="008C1F6E" w:rsidP="00B245E7">
      <w:pPr>
        <w:pStyle w:val="ListParagraph"/>
        <w:numPr>
          <w:ilvl w:val="0"/>
          <w:numId w:val="1"/>
        </w:numPr>
        <w:spacing w:before="100" w:beforeAutospacing="1" w:after="100" w:afterAutospacing="1" w:line="360" w:lineRule="auto"/>
        <w:rPr>
          <w:moveFrom w:id="82" w:author="Coggon, Amelia Charlotte" w:date="2024-12-08T13:47:00Z" w16du:dateUtc="2024-12-08T12:47:00Z"/>
          <w:rFonts w:ascii="Times New Roman" w:eastAsia="Times New Roman" w:hAnsi="Times New Roman" w:cs="Times New Roman"/>
          <w:sz w:val="22"/>
          <w:szCs w:val="22"/>
          <w:lang w:eastAsia="en-GB"/>
        </w:rPr>
      </w:pPr>
      <w:moveFromRangeStart w:id="83" w:author="Coggon, Amelia Charlotte" w:date="2024-12-08T13:47:00Z" w:name="move184558063"/>
      <w:moveFrom w:id="84" w:author="Coggon, Amelia Charlotte" w:date="2024-12-08T13:47:00Z" w16du:dateUtc="2024-12-08T12:47:00Z">
        <w:r w:rsidRPr="00B245E7" w:rsidDel="00424D08">
          <w:rPr>
            <w:rFonts w:ascii="Times New Roman" w:hAnsi="Times New Roman" w:cs="Times New Roman"/>
            <w:sz w:val="22"/>
            <w:szCs w:val="22"/>
          </w:rPr>
          <w:t>Worldwide Influenza Centre, London NW1 1AT, UK</w:t>
        </w:r>
      </w:moveFrom>
    </w:p>
    <w:moveFromRangeEnd w:id="83"/>
    <w:p w14:paraId="2E1801FE" w14:textId="1C57EF65" w:rsidR="00365301" w:rsidRPr="00B245E7" w:rsidRDefault="00365301" w:rsidP="00B245E7">
      <w:pPr>
        <w:pStyle w:val="ListParagraph"/>
        <w:numPr>
          <w:ilvl w:val="0"/>
          <w:numId w:val="1"/>
        </w:numPr>
        <w:spacing w:line="360" w:lineRule="auto"/>
        <w:rPr>
          <w:rFonts w:ascii="Times New Roman" w:hAnsi="Times New Roman" w:cs="Times New Roman"/>
          <w:sz w:val="22"/>
          <w:szCs w:val="22"/>
        </w:rPr>
      </w:pPr>
      <w:r w:rsidRPr="00B245E7">
        <w:rPr>
          <w:rFonts w:ascii="Times New Roman" w:hAnsi="Times New Roman" w:cs="Times New Roman"/>
          <w:sz w:val="22"/>
          <w:szCs w:val="22"/>
        </w:rPr>
        <w:t xml:space="preserve">French Agency for Food, Environmental and Occupational Health and Safety (ANSES), Swine Virology Immunology Unit, </w:t>
      </w:r>
      <w:proofErr w:type="spellStart"/>
      <w:r w:rsidRPr="00B245E7">
        <w:rPr>
          <w:rFonts w:ascii="Times New Roman" w:hAnsi="Times New Roman" w:cs="Times New Roman"/>
          <w:sz w:val="22"/>
          <w:szCs w:val="22"/>
        </w:rPr>
        <w:t>Ploufragan</w:t>
      </w:r>
      <w:proofErr w:type="spellEnd"/>
      <w:r w:rsidRPr="00B245E7">
        <w:rPr>
          <w:rFonts w:ascii="Times New Roman" w:hAnsi="Times New Roman" w:cs="Times New Roman"/>
          <w:sz w:val="22"/>
          <w:szCs w:val="22"/>
        </w:rPr>
        <w:t>-</w:t>
      </w:r>
      <w:proofErr w:type="spellStart"/>
      <w:r w:rsidRPr="00B245E7">
        <w:rPr>
          <w:rFonts w:ascii="Times New Roman" w:hAnsi="Times New Roman" w:cs="Times New Roman"/>
          <w:sz w:val="22"/>
          <w:szCs w:val="22"/>
        </w:rPr>
        <w:t>Plouzané</w:t>
      </w:r>
      <w:proofErr w:type="spellEnd"/>
      <w:r w:rsidRPr="00B245E7">
        <w:rPr>
          <w:rFonts w:ascii="Times New Roman" w:hAnsi="Times New Roman" w:cs="Times New Roman"/>
          <w:sz w:val="22"/>
          <w:szCs w:val="22"/>
        </w:rPr>
        <w:t>-Niort Laboratory</w:t>
      </w:r>
      <w:del w:id="85" w:author="Coggon, Amelia Charlotte" w:date="2024-12-08T13:43:00Z" w16du:dateUtc="2024-12-08T12:43:00Z">
        <w:r w:rsidRPr="00B245E7" w:rsidDel="00424D08">
          <w:rPr>
            <w:rFonts w:ascii="Times New Roman" w:hAnsi="Times New Roman" w:cs="Times New Roman"/>
            <w:sz w:val="22"/>
            <w:szCs w:val="22"/>
          </w:rPr>
          <w:delText xml:space="preserve">, </w:delText>
        </w:r>
        <w:commentRangeStart w:id="86"/>
        <w:r w:rsidRPr="00B245E7" w:rsidDel="00424D08">
          <w:rPr>
            <w:rFonts w:ascii="Times New Roman" w:hAnsi="Times New Roman" w:cs="Times New Roman"/>
            <w:sz w:val="22"/>
            <w:szCs w:val="22"/>
          </w:rPr>
          <w:delText>22440</w:delText>
        </w:r>
      </w:del>
      <w:r w:rsidRPr="00B245E7">
        <w:rPr>
          <w:rFonts w:ascii="Times New Roman" w:hAnsi="Times New Roman" w:cs="Times New Roman"/>
          <w:sz w:val="22"/>
          <w:szCs w:val="22"/>
        </w:rPr>
        <w:t xml:space="preserve">, </w:t>
      </w:r>
      <w:commentRangeEnd w:id="86"/>
      <w:r w:rsidR="005A7CDC">
        <w:rPr>
          <w:rStyle w:val="CommentReference"/>
        </w:rPr>
        <w:commentReference w:id="86"/>
      </w:r>
      <w:proofErr w:type="spellStart"/>
      <w:r w:rsidRPr="00B245E7">
        <w:rPr>
          <w:rFonts w:ascii="Times New Roman" w:hAnsi="Times New Roman" w:cs="Times New Roman"/>
          <w:sz w:val="22"/>
          <w:szCs w:val="22"/>
        </w:rPr>
        <w:t>Ploufragan</w:t>
      </w:r>
      <w:proofErr w:type="spellEnd"/>
      <w:r w:rsidRPr="00B245E7">
        <w:rPr>
          <w:rFonts w:ascii="Times New Roman" w:hAnsi="Times New Roman" w:cs="Times New Roman"/>
          <w:sz w:val="22"/>
          <w:szCs w:val="22"/>
        </w:rPr>
        <w:t>, France</w:t>
      </w:r>
    </w:p>
    <w:p w14:paraId="434B503D" w14:textId="1533DBBE" w:rsidR="008C1F6E" w:rsidRPr="00B245E7" w:rsidRDefault="008C1F6E"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r w:rsidRPr="00B245E7">
        <w:rPr>
          <w:rFonts w:ascii="Times New Roman" w:eastAsia="Times New Roman" w:hAnsi="Times New Roman" w:cs="Times New Roman"/>
          <w:sz w:val="22"/>
          <w:szCs w:val="22"/>
          <w:lang w:eastAsia="en-GB"/>
        </w:rPr>
        <w:t xml:space="preserve">National Animal Disease </w:t>
      </w:r>
      <w:proofErr w:type="spellStart"/>
      <w:r w:rsidRPr="00B245E7">
        <w:rPr>
          <w:rFonts w:ascii="Times New Roman" w:eastAsia="Times New Roman" w:hAnsi="Times New Roman" w:cs="Times New Roman"/>
          <w:sz w:val="22"/>
          <w:szCs w:val="22"/>
          <w:lang w:eastAsia="en-GB"/>
        </w:rPr>
        <w:t>Center</w:t>
      </w:r>
      <w:proofErr w:type="spellEnd"/>
      <w:r w:rsidRPr="00B245E7">
        <w:rPr>
          <w:rFonts w:ascii="Times New Roman" w:eastAsia="Times New Roman" w:hAnsi="Times New Roman" w:cs="Times New Roman"/>
          <w:sz w:val="22"/>
          <w:szCs w:val="22"/>
          <w:lang w:eastAsia="en-GB"/>
        </w:rPr>
        <w:t xml:space="preserve">, </w:t>
      </w:r>
      <w:r w:rsidR="00E57A59" w:rsidRPr="00B245E7">
        <w:rPr>
          <w:rFonts w:ascii="Times New Roman" w:eastAsia="Times New Roman" w:hAnsi="Times New Roman" w:cs="Times New Roman"/>
          <w:sz w:val="22"/>
          <w:szCs w:val="22"/>
          <w:lang w:eastAsia="en-GB"/>
        </w:rPr>
        <w:t>Agricultural</w:t>
      </w:r>
      <w:r w:rsidR="00E91467" w:rsidRPr="00B245E7">
        <w:rPr>
          <w:rFonts w:ascii="Times New Roman" w:eastAsia="Times New Roman" w:hAnsi="Times New Roman" w:cs="Times New Roman"/>
          <w:sz w:val="22"/>
          <w:szCs w:val="22"/>
          <w:lang w:eastAsia="en-GB"/>
        </w:rPr>
        <w:t xml:space="preserve"> </w:t>
      </w:r>
      <w:r w:rsidRPr="00B245E7">
        <w:rPr>
          <w:rFonts w:ascii="Times New Roman" w:eastAsia="Times New Roman" w:hAnsi="Times New Roman" w:cs="Times New Roman"/>
          <w:sz w:val="22"/>
          <w:szCs w:val="22"/>
          <w:lang w:eastAsia="en-GB"/>
        </w:rPr>
        <w:t>R</w:t>
      </w:r>
      <w:r w:rsidR="00E91467" w:rsidRPr="00B245E7">
        <w:rPr>
          <w:rFonts w:ascii="Times New Roman" w:eastAsia="Times New Roman" w:hAnsi="Times New Roman" w:cs="Times New Roman"/>
          <w:sz w:val="22"/>
          <w:szCs w:val="22"/>
          <w:lang w:eastAsia="en-GB"/>
        </w:rPr>
        <w:t xml:space="preserve">esearch </w:t>
      </w:r>
      <w:r w:rsidRPr="00B245E7">
        <w:rPr>
          <w:rFonts w:ascii="Times New Roman" w:eastAsia="Times New Roman" w:hAnsi="Times New Roman" w:cs="Times New Roman"/>
          <w:sz w:val="22"/>
          <w:szCs w:val="22"/>
          <w:lang w:eastAsia="en-GB"/>
        </w:rPr>
        <w:t>S</w:t>
      </w:r>
      <w:r w:rsidR="00E91467" w:rsidRPr="00B245E7">
        <w:rPr>
          <w:rFonts w:ascii="Times New Roman" w:eastAsia="Times New Roman" w:hAnsi="Times New Roman" w:cs="Times New Roman"/>
          <w:sz w:val="22"/>
          <w:szCs w:val="22"/>
          <w:lang w:eastAsia="en-GB"/>
        </w:rPr>
        <w:t>ervice</w:t>
      </w:r>
      <w:r w:rsidRPr="00B245E7">
        <w:rPr>
          <w:rFonts w:ascii="Times New Roman" w:eastAsia="Times New Roman" w:hAnsi="Times New Roman" w:cs="Times New Roman"/>
          <w:sz w:val="22"/>
          <w:szCs w:val="22"/>
          <w:lang w:eastAsia="en-GB"/>
        </w:rPr>
        <w:t>,</w:t>
      </w:r>
      <w:r w:rsidR="00E91467" w:rsidRPr="00B245E7">
        <w:rPr>
          <w:rFonts w:ascii="Times New Roman" w:eastAsia="Times New Roman" w:hAnsi="Times New Roman" w:cs="Times New Roman"/>
          <w:sz w:val="22"/>
          <w:szCs w:val="22"/>
          <w:lang w:eastAsia="en-GB"/>
        </w:rPr>
        <w:t xml:space="preserve"> United States Department of Agriculture,</w:t>
      </w:r>
      <w:r w:rsidRPr="00B245E7">
        <w:rPr>
          <w:rFonts w:ascii="Times New Roman" w:eastAsia="Times New Roman" w:hAnsi="Times New Roman" w:cs="Times New Roman"/>
          <w:sz w:val="22"/>
          <w:szCs w:val="22"/>
          <w:lang w:eastAsia="en-GB"/>
        </w:rPr>
        <w:t xml:space="preserve"> Ames, IA, USA</w:t>
      </w:r>
    </w:p>
    <w:p w14:paraId="2A43BF17" w14:textId="692B2D5C" w:rsidR="008C1F6E" w:rsidRPr="00424D08" w:rsidRDefault="000E0FC8" w:rsidP="00B245E7">
      <w:pPr>
        <w:pStyle w:val="ListParagraph"/>
        <w:numPr>
          <w:ilvl w:val="0"/>
          <w:numId w:val="1"/>
        </w:numPr>
        <w:spacing w:before="100" w:beforeAutospacing="1" w:after="100" w:afterAutospacing="1" w:line="360" w:lineRule="auto"/>
        <w:rPr>
          <w:ins w:id="87" w:author="Coggon, Amelia Charlotte" w:date="2024-12-08T13:44:00Z" w16du:dateUtc="2024-12-08T12:44:00Z"/>
          <w:rFonts w:ascii="Times New Roman" w:eastAsia="Times New Roman" w:hAnsi="Times New Roman" w:cs="Times New Roman"/>
          <w:sz w:val="22"/>
          <w:szCs w:val="22"/>
          <w:lang w:eastAsia="en-GB"/>
          <w:rPrChange w:id="88" w:author="Coggon, Amelia Charlotte" w:date="2024-12-08T13:44:00Z" w16du:dateUtc="2024-12-08T12:44:00Z">
            <w:rPr>
              <w:ins w:id="89" w:author="Coggon, Amelia Charlotte" w:date="2024-12-08T13:44:00Z" w16du:dateUtc="2024-12-08T12:44:00Z"/>
              <w:rFonts w:ascii="Times New Roman" w:hAnsi="Times New Roman"/>
              <w:sz w:val="22"/>
              <w:lang w:val="en-US"/>
            </w:rPr>
          </w:rPrChange>
        </w:rPr>
      </w:pPr>
      <w:r w:rsidRPr="00B245E7">
        <w:rPr>
          <w:rFonts w:ascii="Times New Roman" w:eastAsia="Times New Roman" w:hAnsi="Times New Roman" w:cs="Times New Roman"/>
          <w:sz w:val="22"/>
          <w:szCs w:val="22"/>
          <w:lang w:eastAsia="en-GB"/>
        </w:rPr>
        <w:t xml:space="preserve">Department of Molecular Microbiology and Immunology, Johns Hopkins Bloomberg School of Public Health, </w:t>
      </w:r>
      <w:r w:rsidR="008C1F6E" w:rsidRPr="0035520A">
        <w:rPr>
          <w:rFonts w:ascii="Times New Roman" w:hAnsi="Times New Roman"/>
          <w:sz w:val="22"/>
          <w:lang w:val="en-US"/>
          <w:rPrChange w:id="90" w:author="CHIAPPONI CHIARA" w:date="2024-12-08T13:41:00Z" w16du:dateUtc="2024-12-08T12:41:00Z">
            <w:rPr>
              <w:rFonts w:ascii="Times New Roman" w:hAnsi="Times New Roman"/>
              <w:sz w:val="22"/>
              <w:lang w:val="it-IT"/>
            </w:rPr>
          </w:rPrChange>
        </w:rPr>
        <w:t xml:space="preserve">John Hopkins University, Baltimore, </w:t>
      </w:r>
      <w:r w:rsidR="0043738B" w:rsidRPr="0035520A">
        <w:rPr>
          <w:rFonts w:ascii="Times New Roman" w:hAnsi="Times New Roman"/>
          <w:sz w:val="22"/>
          <w:lang w:val="en-US"/>
          <w:rPrChange w:id="91" w:author="CHIAPPONI CHIARA" w:date="2024-12-08T13:41:00Z" w16du:dateUtc="2024-12-08T12:41:00Z">
            <w:rPr>
              <w:rFonts w:ascii="Times New Roman" w:hAnsi="Times New Roman"/>
              <w:sz w:val="22"/>
              <w:lang w:val="it-IT"/>
            </w:rPr>
          </w:rPrChange>
        </w:rPr>
        <w:t>MA, USA</w:t>
      </w:r>
    </w:p>
    <w:p w14:paraId="5D852900" w14:textId="4D7F11EA" w:rsidR="00424D08" w:rsidRPr="00B245E7" w:rsidRDefault="00424D08"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ins w:id="92" w:author="Coggon, Amelia Charlotte" w:date="2024-12-08T13:44:00Z">
        <w:r w:rsidRPr="00424D08">
          <w:rPr>
            <w:rFonts w:ascii="Times New Roman" w:eastAsia="Times New Roman" w:hAnsi="Times New Roman" w:cs="Times New Roman"/>
            <w:sz w:val="22"/>
            <w:szCs w:val="22"/>
            <w:lang w:eastAsia="en-GB"/>
          </w:rPr>
          <w:t>Department of Emergency Medicine, Johns Hopkins University School of Medicine, Baltimore, MD, USA</w:t>
        </w:r>
      </w:ins>
    </w:p>
    <w:p w14:paraId="081F0462" w14:textId="02EC999D" w:rsidR="00FE5CD9" w:rsidRPr="0035520A" w:rsidRDefault="008C1F6E" w:rsidP="00B245E7">
      <w:pPr>
        <w:pStyle w:val="ListParagraph"/>
        <w:numPr>
          <w:ilvl w:val="0"/>
          <w:numId w:val="1"/>
        </w:numPr>
        <w:spacing w:before="100" w:beforeAutospacing="1" w:after="100" w:afterAutospacing="1" w:line="360" w:lineRule="auto"/>
        <w:rPr>
          <w:rFonts w:ascii="Times New Roman" w:hAnsi="Times New Roman"/>
          <w:sz w:val="22"/>
          <w:lang w:val="it-IT"/>
          <w:rPrChange w:id="93" w:author="CHIAPPONI CHIARA" w:date="2024-12-08T13:41:00Z" w16du:dateUtc="2024-12-08T12:41:00Z">
            <w:rPr>
              <w:rFonts w:ascii="Times New Roman" w:hAnsi="Times New Roman"/>
              <w:sz w:val="22"/>
            </w:rPr>
          </w:rPrChange>
        </w:rPr>
      </w:pPr>
      <w:r w:rsidRPr="00B245E7">
        <w:rPr>
          <w:rFonts w:ascii="Times New Roman" w:hAnsi="Times New Roman" w:cs="Times New Roman"/>
          <w:sz w:val="22"/>
          <w:szCs w:val="22"/>
          <w:lang w:val="it-IT"/>
        </w:rPr>
        <w:t xml:space="preserve">Istituto Zooprofilattico Sperimentale della Lombardia e </w:t>
      </w:r>
      <w:proofErr w:type="gramStart"/>
      <w:r w:rsidRPr="00B245E7">
        <w:rPr>
          <w:rFonts w:ascii="Times New Roman" w:hAnsi="Times New Roman" w:cs="Times New Roman"/>
          <w:sz w:val="22"/>
          <w:szCs w:val="22"/>
          <w:lang w:val="it-IT"/>
        </w:rPr>
        <w:t>dell'Emilia Romagna</w:t>
      </w:r>
      <w:proofErr w:type="gramEnd"/>
      <w:r w:rsidRPr="00B245E7">
        <w:rPr>
          <w:rFonts w:ascii="Times New Roman" w:hAnsi="Times New Roman" w:cs="Times New Roman"/>
          <w:sz w:val="22"/>
          <w:szCs w:val="22"/>
          <w:lang w:val="it-IT"/>
        </w:rPr>
        <w:t xml:space="preserve"> "Bruno Ubertini", </w:t>
      </w:r>
      <w:ins w:id="94" w:author="CHIAPPONI CHIARA" w:date="2024-11-26T09:56:00Z">
        <w:r w:rsidR="0035520A">
          <w:rPr>
            <w:rFonts w:ascii="Times New Roman" w:hAnsi="Times New Roman" w:cs="Times New Roman"/>
            <w:sz w:val="22"/>
            <w:szCs w:val="22"/>
            <w:lang w:val="it-IT"/>
          </w:rPr>
          <w:t xml:space="preserve">WOAH Reference </w:t>
        </w:r>
        <w:proofErr w:type="spellStart"/>
        <w:r w:rsidR="0035520A">
          <w:rPr>
            <w:rFonts w:ascii="Times New Roman" w:hAnsi="Times New Roman" w:cs="Times New Roman"/>
            <w:sz w:val="22"/>
            <w:szCs w:val="22"/>
            <w:lang w:val="it-IT"/>
          </w:rPr>
          <w:t>Laboratory</w:t>
        </w:r>
        <w:proofErr w:type="spellEnd"/>
        <w:r w:rsidR="0035520A">
          <w:rPr>
            <w:rFonts w:ascii="Times New Roman" w:hAnsi="Times New Roman" w:cs="Times New Roman"/>
            <w:sz w:val="22"/>
            <w:szCs w:val="22"/>
            <w:lang w:val="it-IT"/>
          </w:rPr>
          <w:t xml:space="preserve"> for </w:t>
        </w:r>
      </w:ins>
      <w:proofErr w:type="spellStart"/>
      <w:ins w:id="95" w:author="Coggon, Amelia Charlotte" w:date="2024-12-08T13:59:00Z" w16du:dateUtc="2024-12-08T12:59:00Z">
        <w:r w:rsidR="005261AD">
          <w:rPr>
            <w:rFonts w:ascii="Times New Roman" w:hAnsi="Times New Roman" w:cs="Times New Roman"/>
            <w:sz w:val="22"/>
            <w:szCs w:val="22"/>
            <w:lang w:val="it-IT"/>
          </w:rPr>
          <w:t>S</w:t>
        </w:r>
      </w:ins>
      <w:ins w:id="96" w:author="CHIAPPONI CHIARA" w:date="2024-11-26T09:56:00Z">
        <w:del w:id="97" w:author="Coggon, Amelia Charlotte" w:date="2024-12-08T13:59:00Z" w16du:dateUtc="2024-12-08T12:59:00Z">
          <w:r w:rsidR="0035520A" w:rsidDel="005261AD">
            <w:rPr>
              <w:rFonts w:ascii="Times New Roman" w:hAnsi="Times New Roman" w:cs="Times New Roman"/>
              <w:sz w:val="22"/>
              <w:szCs w:val="22"/>
              <w:lang w:val="it-IT"/>
            </w:rPr>
            <w:delText>s</w:delText>
          </w:r>
        </w:del>
        <w:r w:rsidR="0035520A">
          <w:rPr>
            <w:rFonts w:ascii="Times New Roman" w:hAnsi="Times New Roman" w:cs="Times New Roman"/>
            <w:sz w:val="22"/>
            <w:szCs w:val="22"/>
            <w:lang w:val="it-IT"/>
          </w:rPr>
          <w:t>wine</w:t>
        </w:r>
        <w:proofErr w:type="spellEnd"/>
        <w:r w:rsidR="0035520A">
          <w:rPr>
            <w:rFonts w:ascii="Times New Roman" w:hAnsi="Times New Roman" w:cs="Times New Roman"/>
            <w:sz w:val="22"/>
            <w:szCs w:val="22"/>
            <w:lang w:val="it-IT"/>
          </w:rPr>
          <w:t xml:space="preserve"> </w:t>
        </w:r>
      </w:ins>
      <w:ins w:id="98" w:author="Coggon, Amelia Charlotte" w:date="2024-12-08T13:59:00Z" w16du:dateUtc="2024-12-08T12:59:00Z">
        <w:r w:rsidR="005261AD">
          <w:rPr>
            <w:rFonts w:ascii="Times New Roman" w:hAnsi="Times New Roman" w:cs="Times New Roman"/>
            <w:sz w:val="22"/>
            <w:szCs w:val="22"/>
            <w:lang w:val="it-IT"/>
          </w:rPr>
          <w:t>I</w:t>
        </w:r>
      </w:ins>
      <w:ins w:id="99" w:author="CHIAPPONI CHIARA" w:date="2024-11-26T09:56:00Z">
        <w:del w:id="100" w:author="Coggon, Amelia Charlotte" w:date="2024-12-08T13:59:00Z" w16du:dateUtc="2024-12-08T12:59:00Z">
          <w:r w:rsidR="0035520A" w:rsidDel="005261AD">
            <w:rPr>
              <w:rFonts w:ascii="Times New Roman" w:hAnsi="Times New Roman" w:cs="Times New Roman"/>
              <w:sz w:val="22"/>
              <w:szCs w:val="22"/>
              <w:lang w:val="it-IT"/>
            </w:rPr>
            <w:delText>i</w:delText>
          </w:r>
        </w:del>
        <w:r w:rsidR="0035520A">
          <w:rPr>
            <w:rFonts w:ascii="Times New Roman" w:hAnsi="Times New Roman" w:cs="Times New Roman"/>
            <w:sz w:val="22"/>
            <w:szCs w:val="22"/>
            <w:lang w:val="it-IT"/>
          </w:rPr>
          <w:t xml:space="preserve">nfluenza, </w:t>
        </w:r>
      </w:ins>
      <w:r w:rsidRPr="00B245E7">
        <w:rPr>
          <w:rFonts w:ascii="Times New Roman" w:hAnsi="Times New Roman" w:cs="Times New Roman"/>
          <w:sz w:val="22"/>
          <w:szCs w:val="22"/>
          <w:lang w:val="it-IT"/>
        </w:rPr>
        <w:t xml:space="preserve">Brescia, </w:t>
      </w:r>
      <w:proofErr w:type="spellStart"/>
      <w:r w:rsidRPr="00B245E7">
        <w:rPr>
          <w:rFonts w:ascii="Times New Roman" w:hAnsi="Times New Roman" w:cs="Times New Roman"/>
          <w:sz w:val="22"/>
          <w:szCs w:val="22"/>
          <w:lang w:val="it-IT"/>
        </w:rPr>
        <w:t>Italy</w:t>
      </w:r>
      <w:proofErr w:type="spellEnd"/>
      <w:del w:id="101" w:author="CHIAPPONI CHIARA" w:date="2024-11-26T09:56:00Z">
        <w:r w:rsidR="00FE5CD9" w:rsidRPr="0035520A">
          <w:rPr>
            <w:rFonts w:ascii="Times New Roman" w:hAnsi="Times New Roman"/>
            <w:sz w:val="22"/>
            <w:lang w:val="it-IT"/>
            <w:rPrChange w:id="102" w:author="CHIAPPONI CHIARA" w:date="2024-12-08T13:41:00Z" w16du:dateUtc="2024-12-08T12:41:00Z">
              <w:rPr>
                <w:rFonts w:ascii="Times New Roman" w:hAnsi="Times New Roman"/>
                <w:sz w:val="22"/>
              </w:rPr>
            </w:rPrChange>
          </w:rPr>
          <w:delText xml:space="preserve"> </w:delText>
        </w:r>
      </w:del>
    </w:p>
    <w:p w14:paraId="28EBEBCD" w14:textId="0B904D9E" w:rsidR="008C1F6E" w:rsidRPr="00B245E7" w:rsidRDefault="00FE5CD9"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r w:rsidRPr="00B245E7">
        <w:rPr>
          <w:rFonts w:ascii="Times New Roman" w:eastAsia="Times New Roman" w:hAnsi="Times New Roman" w:cs="Times New Roman"/>
          <w:sz w:val="22"/>
          <w:szCs w:val="22"/>
          <w:lang w:eastAsia="en-GB"/>
        </w:rPr>
        <w:t>Animal and Plant Health Agency (APHA), Weybridge, United Kingdom</w:t>
      </w:r>
    </w:p>
    <w:p w14:paraId="41A31CAD" w14:textId="63C561D2" w:rsidR="008C1F6E" w:rsidRPr="00B245E7" w:rsidRDefault="008C1F6E"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r w:rsidRPr="00B245E7">
        <w:rPr>
          <w:rFonts w:ascii="Times New Roman" w:hAnsi="Times New Roman" w:cs="Times New Roman"/>
          <w:sz w:val="22"/>
          <w:szCs w:val="22"/>
        </w:rPr>
        <w:t>Institute of Diagnostic Virology, Friedrich-Loeffler-</w:t>
      </w:r>
      <w:proofErr w:type="spellStart"/>
      <w:r w:rsidRPr="00B245E7">
        <w:rPr>
          <w:rFonts w:ascii="Times New Roman" w:hAnsi="Times New Roman" w:cs="Times New Roman"/>
          <w:sz w:val="22"/>
          <w:szCs w:val="22"/>
        </w:rPr>
        <w:t>Institut</w:t>
      </w:r>
      <w:proofErr w:type="spellEnd"/>
      <w:r w:rsidRPr="00B245E7">
        <w:rPr>
          <w:rFonts w:ascii="Times New Roman" w:hAnsi="Times New Roman" w:cs="Times New Roman"/>
          <w:sz w:val="22"/>
          <w:szCs w:val="22"/>
        </w:rPr>
        <w:t>, Greifswald-Insel Riems, Greifswald, Germany</w:t>
      </w:r>
    </w:p>
    <w:p w14:paraId="399C8DC4" w14:textId="77777777" w:rsidR="008C1F6E" w:rsidRPr="00B245E7" w:rsidRDefault="008C1F6E"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r w:rsidRPr="00B245E7">
        <w:rPr>
          <w:rFonts w:ascii="Times New Roman" w:hAnsi="Times New Roman" w:cs="Times New Roman"/>
          <w:sz w:val="22"/>
          <w:szCs w:val="22"/>
        </w:rPr>
        <w:t>Laboratory of Virology, Faculty of Veterinary Medicine, Ghent University, Gent, Belgium</w:t>
      </w:r>
    </w:p>
    <w:p w14:paraId="1FB7B869" w14:textId="3B27334B" w:rsidR="00F26EDF" w:rsidRPr="00B245E7" w:rsidRDefault="008668E8" w:rsidP="00B245E7">
      <w:pPr>
        <w:pStyle w:val="ListParagraph"/>
        <w:numPr>
          <w:ilvl w:val="0"/>
          <w:numId w:val="1"/>
        </w:numPr>
        <w:spacing w:before="100" w:beforeAutospacing="1" w:after="100" w:afterAutospacing="1" w:line="360" w:lineRule="auto"/>
        <w:rPr>
          <w:rFonts w:ascii="Times New Roman" w:eastAsia="Times New Roman" w:hAnsi="Times New Roman" w:cs="Times New Roman"/>
          <w:sz w:val="22"/>
          <w:szCs w:val="22"/>
          <w:lang w:eastAsia="en-GB"/>
        </w:rPr>
      </w:pPr>
      <w:r w:rsidRPr="00B245E7">
        <w:rPr>
          <w:rFonts w:ascii="Times New Roman" w:eastAsia="Times New Roman" w:hAnsi="Times New Roman" w:cs="Times New Roman"/>
          <w:sz w:val="22"/>
          <w:szCs w:val="22"/>
          <w:lang w:eastAsia="en-GB"/>
        </w:rPr>
        <w:t xml:space="preserve">Influenza Division, National </w:t>
      </w:r>
      <w:proofErr w:type="spellStart"/>
      <w:r w:rsidRPr="00B245E7">
        <w:rPr>
          <w:rFonts w:ascii="Times New Roman" w:eastAsia="Times New Roman" w:hAnsi="Times New Roman" w:cs="Times New Roman"/>
          <w:sz w:val="22"/>
          <w:szCs w:val="22"/>
          <w:lang w:eastAsia="en-GB"/>
        </w:rPr>
        <w:t>Center</w:t>
      </w:r>
      <w:proofErr w:type="spellEnd"/>
      <w:r w:rsidRPr="00B245E7">
        <w:rPr>
          <w:rFonts w:ascii="Times New Roman" w:eastAsia="Times New Roman" w:hAnsi="Times New Roman" w:cs="Times New Roman"/>
          <w:sz w:val="22"/>
          <w:szCs w:val="22"/>
          <w:lang w:eastAsia="en-GB"/>
        </w:rPr>
        <w:t xml:space="preserve"> for Immunization and Respiratory Diseases, </w:t>
      </w:r>
      <w:proofErr w:type="spellStart"/>
      <w:r w:rsidR="008C1F6E" w:rsidRPr="00B245E7">
        <w:rPr>
          <w:rFonts w:ascii="Times New Roman" w:eastAsia="Times New Roman" w:hAnsi="Times New Roman" w:cs="Times New Roman"/>
          <w:sz w:val="22"/>
          <w:szCs w:val="22"/>
          <w:lang w:eastAsia="en-GB"/>
        </w:rPr>
        <w:t>Center</w:t>
      </w:r>
      <w:r w:rsidRPr="00B245E7">
        <w:rPr>
          <w:rFonts w:ascii="Times New Roman" w:eastAsia="Times New Roman" w:hAnsi="Times New Roman" w:cs="Times New Roman"/>
          <w:sz w:val="22"/>
          <w:szCs w:val="22"/>
          <w:lang w:eastAsia="en-GB"/>
        </w:rPr>
        <w:t>s</w:t>
      </w:r>
      <w:proofErr w:type="spellEnd"/>
      <w:r w:rsidR="008C1F6E" w:rsidRPr="00B245E7">
        <w:rPr>
          <w:rFonts w:ascii="Times New Roman" w:eastAsia="Times New Roman" w:hAnsi="Times New Roman" w:cs="Times New Roman"/>
          <w:sz w:val="22"/>
          <w:szCs w:val="22"/>
          <w:lang w:eastAsia="en-GB"/>
        </w:rPr>
        <w:t xml:space="preserve"> for</w:t>
      </w:r>
      <w:r w:rsidR="004D10CC" w:rsidRPr="00B245E7">
        <w:rPr>
          <w:rFonts w:ascii="Times New Roman" w:eastAsia="Times New Roman" w:hAnsi="Times New Roman" w:cs="Times New Roman"/>
          <w:sz w:val="22"/>
          <w:szCs w:val="22"/>
          <w:lang w:eastAsia="en-GB"/>
        </w:rPr>
        <w:t xml:space="preserve"> </w:t>
      </w:r>
      <w:r w:rsidR="008C1F6E" w:rsidRPr="00B245E7">
        <w:rPr>
          <w:rFonts w:ascii="Times New Roman" w:eastAsia="Times New Roman" w:hAnsi="Times New Roman" w:cs="Times New Roman"/>
          <w:sz w:val="22"/>
          <w:szCs w:val="22"/>
          <w:lang w:eastAsia="en-GB"/>
        </w:rPr>
        <w:t xml:space="preserve">Disease Control and Prevention, </w:t>
      </w:r>
      <w:r w:rsidRPr="00B245E7">
        <w:rPr>
          <w:rFonts w:ascii="Times New Roman" w:eastAsia="Times New Roman" w:hAnsi="Times New Roman" w:cs="Times New Roman"/>
          <w:sz w:val="22"/>
          <w:szCs w:val="22"/>
          <w:lang w:eastAsia="en-GB"/>
        </w:rPr>
        <w:t>Atlanta</w:t>
      </w:r>
      <w:r w:rsidR="0043738B" w:rsidRPr="00B245E7">
        <w:rPr>
          <w:rFonts w:ascii="Times New Roman" w:eastAsia="Times New Roman" w:hAnsi="Times New Roman" w:cs="Times New Roman"/>
          <w:sz w:val="22"/>
          <w:szCs w:val="22"/>
          <w:lang w:eastAsia="en-GB"/>
        </w:rPr>
        <w:t>,</w:t>
      </w:r>
      <w:r w:rsidRPr="00B245E7">
        <w:rPr>
          <w:rFonts w:ascii="Times New Roman" w:eastAsia="Times New Roman" w:hAnsi="Times New Roman" w:cs="Times New Roman"/>
          <w:sz w:val="22"/>
          <w:szCs w:val="22"/>
          <w:lang w:eastAsia="en-GB"/>
        </w:rPr>
        <w:t xml:space="preserve"> GA, </w:t>
      </w:r>
      <w:r w:rsidR="008C1F6E" w:rsidRPr="00B245E7">
        <w:rPr>
          <w:rFonts w:ascii="Times New Roman" w:eastAsia="Times New Roman" w:hAnsi="Times New Roman" w:cs="Times New Roman"/>
          <w:sz w:val="22"/>
          <w:szCs w:val="22"/>
          <w:lang w:eastAsia="en-GB"/>
        </w:rPr>
        <w:t>USA</w:t>
      </w:r>
    </w:p>
    <w:p w14:paraId="49EF4D0D" w14:textId="77777777" w:rsidR="00424D08" w:rsidRPr="00424D08" w:rsidRDefault="004D10CC" w:rsidP="00424D08">
      <w:pPr>
        <w:pStyle w:val="ListParagraph"/>
        <w:numPr>
          <w:ilvl w:val="0"/>
          <w:numId w:val="1"/>
        </w:numPr>
        <w:spacing w:before="100" w:beforeAutospacing="1" w:after="100" w:afterAutospacing="1" w:line="360" w:lineRule="auto"/>
        <w:rPr>
          <w:ins w:id="103" w:author="Coggon, Amelia Charlotte" w:date="2024-12-08T13:47:00Z" w16du:dateUtc="2024-12-08T12:47:00Z"/>
          <w:rFonts w:ascii="Times New Roman" w:eastAsia="Times New Roman" w:hAnsi="Times New Roman" w:cs="Times New Roman"/>
          <w:sz w:val="22"/>
          <w:szCs w:val="22"/>
          <w:lang w:eastAsia="en-GB"/>
          <w:rPrChange w:id="104" w:author="Coggon, Amelia Charlotte" w:date="2024-12-08T13:47:00Z" w16du:dateUtc="2024-12-08T12:47:00Z">
            <w:rPr>
              <w:ins w:id="105" w:author="Coggon, Amelia Charlotte" w:date="2024-12-08T13:47:00Z" w16du:dateUtc="2024-12-08T12:47:00Z"/>
              <w:rFonts w:ascii="Times New Roman" w:hAnsi="Times New Roman" w:cs="Times New Roman"/>
              <w:sz w:val="22"/>
              <w:szCs w:val="22"/>
            </w:rPr>
          </w:rPrChange>
        </w:rPr>
      </w:pPr>
      <w:bookmarkStart w:id="106" w:name="_Ref179111018"/>
      <w:r w:rsidRPr="00B245E7">
        <w:rPr>
          <w:rFonts w:ascii="Times New Roman" w:hAnsi="Times New Roman" w:cs="Times New Roman"/>
          <w:sz w:val="22"/>
          <w:szCs w:val="22"/>
        </w:rPr>
        <w:t>The Pirbright Institute, Ash Road, Pirbright, Woking, Surrey, UK</w:t>
      </w:r>
      <w:bookmarkEnd w:id="106"/>
      <w:ins w:id="107" w:author="Coggon, Amelia Charlotte" w:date="2024-12-08T13:47:00Z" w16du:dateUtc="2024-12-08T12:47:00Z">
        <w:r w:rsidR="00424D08" w:rsidRPr="00424D08">
          <w:rPr>
            <w:rFonts w:ascii="Times New Roman" w:hAnsi="Times New Roman" w:cs="Times New Roman"/>
            <w:sz w:val="22"/>
            <w:szCs w:val="22"/>
          </w:rPr>
          <w:t xml:space="preserve"> </w:t>
        </w:r>
      </w:ins>
    </w:p>
    <w:p w14:paraId="45339435" w14:textId="28F49470" w:rsidR="00424D08" w:rsidRPr="00B245E7" w:rsidDel="005261AD" w:rsidRDefault="00424D08" w:rsidP="00424D08">
      <w:pPr>
        <w:pStyle w:val="ListParagraph"/>
        <w:numPr>
          <w:ilvl w:val="0"/>
          <w:numId w:val="1"/>
        </w:numPr>
        <w:spacing w:before="100" w:beforeAutospacing="1" w:after="100" w:afterAutospacing="1" w:line="360" w:lineRule="auto"/>
        <w:rPr>
          <w:del w:id="108" w:author="Coggon, Amelia Charlotte" w:date="2024-12-08T13:52:00Z" w16du:dateUtc="2024-12-08T12:52:00Z"/>
          <w:moveTo w:id="109" w:author="Coggon, Amelia Charlotte" w:date="2024-12-08T13:47:00Z" w16du:dateUtc="2024-12-08T12:47:00Z"/>
          <w:rFonts w:ascii="Times New Roman" w:eastAsia="Times New Roman" w:hAnsi="Times New Roman" w:cs="Times New Roman"/>
          <w:sz w:val="22"/>
          <w:szCs w:val="22"/>
          <w:lang w:eastAsia="en-GB"/>
        </w:rPr>
      </w:pPr>
      <w:moveToRangeStart w:id="110" w:author="Coggon, Amelia Charlotte" w:date="2024-12-08T13:47:00Z" w:name="move184558063"/>
      <w:moveTo w:id="111" w:author="Coggon, Amelia Charlotte" w:date="2024-12-08T13:47:00Z" w16du:dateUtc="2024-12-08T12:47:00Z">
        <w:r w:rsidRPr="00B245E7">
          <w:rPr>
            <w:rFonts w:ascii="Times New Roman" w:hAnsi="Times New Roman" w:cs="Times New Roman"/>
            <w:sz w:val="22"/>
            <w:szCs w:val="22"/>
          </w:rPr>
          <w:t>Worldwide Influenza Centre, London NW1 1AT, UK</w:t>
        </w:r>
      </w:moveTo>
    </w:p>
    <w:moveToRangeEnd w:id="110"/>
    <w:p w14:paraId="39ACA5C6" w14:textId="66C998C2" w:rsidR="000345B7" w:rsidRPr="005261AD" w:rsidRDefault="000345B7" w:rsidP="005261AD">
      <w:pPr>
        <w:pStyle w:val="ListParagraph"/>
        <w:numPr>
          <w:ilvl w:val="0"/>
          <w:numId w:val="1"/>
        </w:numPr>
        <w:spacing w:before="100" w:beforeAutospacing="1" w:after="100" w:afterAutospacing="1" w:line="360" w:lineRule="auto"/>
        <w:rPr>
          <w:sz w:val="22"/>
          <w:szCs w:val="22"/>
          <w:rPrChange w:id="112" w:author="Coggon, Amelia Charlotte" w:date="2024-12-08T13:52:00Z" w16du:dateUtc="2024-12-08T12:52:00Z">
            <w:rPr/>
          </w:rPrChange>
        </w:rPr>
      </w:pPr>
    </w:p>
    <w:p w14:paraId="61B1AEBE" w14:textId="77777777" w:rsidR="00F26EDF" w:rsidRPr="00B245E7" w:rsidRDefault="00F26EDF" w:rsidP="00B245E7">
      <w:pPr>
        <w:spacing w:before="100" w:beforeAutospacing="1" w:after="100" w:afterAutospacing="1" w:line="360" w:lineRule="auto"/>
        <w:ind w:left="360"/>
        <w:rPr>
          <w:b/>
          <w:bCs/>
          <w:sz w:val="22"/>
          <w:szCs w:val="22"/>
        </w:rPr>
      </w:pPr>
      <w:r w:rsidRPr="00B245E7">
        <w:rPr>
          <w:b/>
          <w:bCs/>
          <w:sz w:val="22"/>
          <w:szCs w:val="22"/>
        </w:rPr>
        <w:t xml:space="preserve">Key words: </w:t>
      </w:r>
    </w:p>
    <w:p w14:paraId="0F36AD17" w14:textId="66555F1E" w:rsidR="00335C4B" w:rsidRPr="00B245E7" w:rsidRDefault="00F26EDF" w:rsidP="00B245E7">
      <w:pPr>
        <w:spacing w:before="100" w:beforeAutospacing="1" w:after="100" w:afterAutospacing="1" w:line="360" w:lineRule="auto"/>
        <w:ind w:left="360"/>
        <w:rPr>
          <w:sz w:val="22"/>
          <w:szCs w:val="22"/>
        </w:rPr>
      </w:pPr>
      <w:r w:rsidRPr="00B245E7">
        <w:rPr>
          <w:sz w:val="22"/>
          <w:szCs w:val="22"/>
        </w:rPr>
        <w:t>Zoonotic Influenza A Virus, European Swine, Antigenic Cartography, Pre-pandemic Risk Assessment, Genetic Diversity, Genetic Evolution, Antigenic Evolution</w:t>
      </w:r>
      <w:r w:rsidR="00335C4B" w:rsidRPr="00B245E7">
        <w:rPr>
          <w:sz w:val="22"/>
          <w:szCs w:val="22"/>
        </w:rPr>
        <w:br w:type="page"/>
      </w:r>
    </w:p>
    <w:p w14:paraId="793DAE40" w14:textId="2D4B9D7A" w:rsidR="007B4D35" w:rsidRPr="00B245E7" w:rsidRDefault="00D4603E" w:rsidP="00B245E7">
      <w:pPr>
        <w:spacing w:line="360" w:lineRule="auto"/>
        <w:rPr>
          <w:b/>
          <w:bCs/>
          <w:sz w:val="22"/>
          <w:szCs w:val="22"/>
        </w:rPr>
      </w:pPr>
      <w:r w:rsidRPr="00B245E7">
        <w:rPr>
          <w:b/>
          <w:bCs/>
          <w:sz w:val="22"/>
          <w:szCs w:val="22"/>
        </w:rPr>
        <w:lastRenderedPageBreak/>
        <w:t>Abstract</w:t>
      </w:r>
    </w:p>
    <w:p w14:paraId="546E0D36" w14:textId="02C4C968" w:rsidR="00A5728D" w:rsidRPr="00B245E7" w:rsidRDefault="00D4603E" w:rsidP="00B245E7">
      <w:pPr>
        <w:autoSpaceDE w:val="0"/>
        <w:autoSpaceDN w:val="0"/>
        <w:adjustRightInd w:val="0"/>
        <w:spacing w:line="360" w:lineRule="auto"/>
        <w:rPr>
          <w:b/>
          <w:bCs/>
          <w:sz w:val="22"/>
          <w:szCs w:val="22"/>
        </w:rPr>
      </w:pPr>
      <w:r w:rsidRPr="00B245E7">
        <w:rPr>
          <w:sz w:val="22"/>
          <w:szCs w:val="22"/>
        </w:rPr>
        <w:t xml:space="preserve">H1 and H3 influenza A viruses (IAVs) </w:t>
      </w:r>
      <w:r w:rsidR="00DD16A6" w:rsidRPr="00B245E7">
        <w:rPr>
          <w:sz w:val="22"/>
          <w:szCs w:val="22"/>
        </w:rPr>
        <w:t xml:space="preserve">circulating </w:t>
      </w:r>
      <w:r w:rsidRPr="00B245E7">
        <w:rPr>
          <w:sz w:val="22"/>
          <w:szCs w:val="22"/>
        </w:rPr>
        <w:t xml:space="preserve">in European pigs differ markedly from most viruses circulating in </w:t>
      </w:r>
      <w:r w:rsidR="00EB5690" w:rsidRPr="00B245E7">
        <w:rPr>
          <w:sz w:val="22"/>
          <w:szCs w:val="22"/>
        </w:rPr>
        <w:t>other global</w:t>
      </w:r>
      <w:r w:rsidRPr="00B245E7">
        <w:rPr>
          <w:sz w:val="22"/>
          <w:szCs w:val="22"/>
        </w:rPr>
        <w:t xml:space="preserve"> </w:t>
      </w:r>
      <w:r w:rsidR="009919BD" w:rsidRPr="00B245E7">
        <w:rPr>
          <w:sz w:val="22"/>
          <w:szCs w:val="22"/>
        </w:rPr>
        <w:t>swine</w:t>
      </w:r>
      <w:r w:rsidR="00EB5690" w:rsidRPr="00B245E7">
        <w:rPr>
          <w:sz w:val="22"/>
          <w:szCs w:val="22"/>
        </w:rPr>
        <w:t xml:space="preserve"> populations</w:t>
      </w:r>
      <w:r w:rsidRPr="00B245E7">
        <w:rPr>
          <w:sz w:val="22"/>
          <w:szCs w:val="22"/>
        </w:rPr>
        <w:t xml:space="preserve">. Since the 2009 pandemic, </w:t>
      </w:r>
      <w:ins w:id="113" w:author="Coggon, Amelia Charlotte" w:date="2024-12-11T17:19:00Z" w16du:dateUtc="2024-12-11T16:19:00Z">
        <w:r w:rsidR="00023310">
          <w:rPr>
            <w:sz w:val="22"/>
            <w:szCs w:val="22"/>
          </w:rPr>
          <w:t xml:space="preserve">periodic </w:t>
        </w:r>
      </w:ins>
      <w:r w:rsidRPr="00B245E7">
        <w:rPr>
          <w:sz w:val="22"/>
          <w:szCs w:val="22"/>
        </w:rPr>
        <w:t xml:space="preserve">interspecies transmission of IAVs from humans into European pigs </w:t>
      </w:r>
      <w:del w:id="114" w:author="Coggon, Amelia Charlotte" w:date="2024-12-11T17:20:00Z" w16du:dateUtc="2024-12-11T16:20:00Z">
        <w:r w:rsidRPr="00B245E7" w:rsidDel="00023310">
          <w:rPr>
            <w:sz w:val="22"/>
            <w:szCs w:val="22"/>
          </w:rPr>
          <w:delText>have also occurred periodically, sometimes resulting in onward transmission within pigs, and</w:delText>
        </w:r>
      </w:del>
      <w:ins w:id="115" w:author="Coggon, Amelia Charlotte" w:date="2024-12-11T17:20:00Z" w16du:dateUtc="2024-12-11T16:20:00Z">
        <w:r w:rsidR="00023310">
          <w:rPr>
            <w:sz w:val="22"/>
            <w:szCs w:val="22"/>
          </w:rPr>
          <w:t>has</w:t>
        </w:r>
      </w:ins>
      <w:r w:rsidRPr="00B245E7">
        <w:rPr>
          <w:sz w:val="22"/>
          <w:szCs w:val="22"/>
        </w:rPr>
        <w:t xml:space="preserve"> expand</w:t>
      </w:r>
      <w:ins w:id="116" w:author="Coggon, Amelia Charlotte" w:date="2024-12-11T17:20:00Z" w16du:dateUtc="2024-12-11T16:20:00Z">
        <w:r w:rsidR="00023310">
          <w:rPr>
            <w:sz w:val="22"/>
            <w:szCs w:val="22"/>
          </w:rPr>
          <w:t>ed</w:t>
        </w:r>
      </w:ins>
      <w:del w:id="117" w:author="Coggon, Amelia Charlotte" w:date="2024-12-11T17:20:00Z" w16du:dateUtc="2024-12-11T16:20:00Z">
        <w:r w:rsidRPr="00B245E7" w:rsidDel="00023310">
          <w:rPr>
            <w:sz w:val="22"/>
            <w:szCs w:val="22"/>
          </w:rPr>
          <w:delText>ing</w:delText>
        </w:r>
      </w:del>
      <w:r w:rsidRPr="00B245E7">
        <w:rPr>
          <w:sz w:val="22"/>
          <w:szCs w:val="22"/>
        </w:rPr>
        <w:t xml:space="preserve"> the genetic diversity of </w:t>
      </w:r>
      <w:ins w:id="118" w:author="Coggon, Amelia Charlotte" w:date="2024-12-11T17:20:00Z" w16du:dateUtc="2024-12-11T16:20:00Z">
        <w:r w:rsidR="00023310">
          <w:rPr>
            <w:sz w:val="22"/>
            <w:szCs w:val="22"/>
          </w:rPr>
          <w:t>these viruses, occasionally leading to sustained transmission in pigs</w:t>
        </w:r>
      </w:ins>
      <w:del w:id="119" w:author="Coggon, Amelia Charlotte" w:date="2024-12-11T17:20:00Z" w16du:dateUtc="2024-12-11T16:20:00Z">
        <w:r w:rsidRPr="00B245E7" w:rsidDel="00023310">
          <w:rPr>
            <w:sz w:val="22"/>
            <w:szCs w:val="22"/>
          </w:rPr>
          <w:delText>IAVs</w:delText>
        </w:r>
      </w:del>
      <w:r w:rsidRPr="00B245E7">
        <w:rPr>
          <w:sz w:val="22"/>
          <w:szCs w:val="22"/>
        </w:rPr>
        <w:t>.</w:t>
      </w:r>
      <w:del w:id="120" w:author="Coggon, Amelia Charlotte" w:date="2024-12-11T17:20:00Z" w16du:dateUtc="2024-12-11T16:20:00Z">
        <w:r w:rsidRPr="00B245E7" w:rsidDel="00023310">
          <w:rPr>
            <w:sz w:val="22"/>
            <w:szCs w:val="22"/>
          </w:rPr>
          <w:delText xml:space="preserve"> </w:delText>
        </w:r>
        <w:r w:rsidR="006E347D" w:rsidRPr="00B245E7" w:rsidDel="00023310">
          <w:rPr>
            <w:sz w:val="22"/>
            <w:szCs w:val="22"/>
          </w:rPr>
          <w:delText>Recently,</w:delText>
        </w:r>
      </w:del>
      <w:r w:rsidRPr="00B245E7">
        <w:rPr>
          <w:sz w:val="22"/>
          <w:szCs w:val="22"/>
        </w:rPr>
        <w:t xml:space="preserve"> </w:t>
      </w:r>
      <w:ins w:id="121" w:author="Coggon, Amelia Charlotte" w:date="2024-12-11T17:20:00Z" w16du:dateUtc="2024-12-11T16:20:00Z">
        <w:r w:rsidR="00023310">
          <w:rPr>
            <w:sz w:val="22"/>
            <w:szCs w:val="22"/>
          </w:rPr>
          <w:t>T</w:t>
        </w:r>
      </w:ins>
      <w:del w:id="122" w:author="Coggon, Amelia Charlotte" w:date="2024-12-11T17:20:00Z" w16du:dateUtc="2024-12-11T16:20:00Z">
        <w:r w:rsidRPr="00B245E7" w:rsidDel="00023310">
          <w:rPr>
            <w:sz w:val="22"/>
            <w:szCs w:val="22"/>
          </w:rPr>
          <w:delText>t</w:delText>
        </w:r>
      </w:del>
      <w:r w:rsidRPr="00B245E7">
        <w:rPr>
          <w:sz w:val="22"/>
          <w:szCs w:val="22"/>
        </w:rPr>
        <w:t xml:space="preserve">here have been multiple </w:t>
      </w:r>
      <w:r w:rsidR="00EF36E7" w:rsidRPr="00B245E7">
        <w:rPr>
          <w:sz w:val="22"/>
          <w:szCs w:val="22"/>
        </w:rPr>
        <w:t xml:space="preserve">animal-origin IAV </w:t>
      </w:r>
      <w:r w:rsidRPr="00B245E7">
        <w:rPr>
          <w:sz w:val="22"/>
          <w:szCs w:val="22"/>
        </w:rPr>
        <w:t xml:space="preserve">infections in </w:t>
      </w:r>
      <w:r w:rsidR="00EF36E7" w:rsidRPr="00B245E7">
        <w:rPr>
          <w:sz w:val="22"/>
          <w:szCs w:val="22"/>
        </w:rPr>
        <w:t xml:space="preserve">people in </w:t>
      </w:r>
      <w:r w:rsidRPr="00B245E7">
        <w:rPr>
          <w:sz w:val="22"/>
          <w:szCs w:val="22"/>
        </w:rPr>
        <w:t xml:space="preserve">Europe, particularly </w:t>
      </w:r>
      <w:r w:rsidR="00EF36E7" w:rsidRPr="00B245E7">
        <w:rPr>
          <w:sz w:val="22"/>
          <w:szCs w:val="22"/>
        </w:rPr>
        <w:t>associated with the</w:t>
      </w:r>
      <w:r w:rsidRPr="00B245E7">
        <w:rPr>
          <w:sz w:val="22"/>
          <w:szCs w:val="22"/>
        </w:rPr>
        <w:t xml:space="preserve"> 1C lineage of H1 IAVs. For over 30 years the 1970.1 H3 lineage predominated in European pigs</w:t>
      </w:r>
      <w:r w:rsidR="00705C6F" w:rsidRPr="00B245E7">
        <w:rPr>
          <w:sz w:val="22"/>
          <w:szCs w:val="22"/>
        </w:rPr>
        <w:t>,</w:t>
      </w:r>
      <w:r w:rsidRPr="00B245E7">
        <w:rPr>
          <w:sz w:val="22"/>
          <w:szCs w:val="22"/>
        </w:rPr>
        <w:t xml:space="preserve"> but</w:t>
      </w:r>
      <w:del w:id="123" w:author="Coggon, Amelia Charlotte" w:date="2024-12-11T20:48:00Z" w16du:dateUtc="2024-12-11T19:48:00Z">
        <w:r w:rsidRPr="00B245E7" w:rsidDel="00244641">
          <w:rPr>
            <w:sz w:val="22"/>
            <w:szCs w:val="22"/>
          </w:rPr>
          <w:delText xml:space="preserve"> a</w:delText>
        </w:r>
      </w:del>
      <w:r w:rsidRPr="00B245E7">
        <w:rPr>
          <w:sz w:val="22"/>
          <w:szCs w:val="22"/>
        </w:rPr>
        <w:t xml:space="preserve"> </w:t>
      </w:r>
      <w:ins w:id="124" w:author="Coggon, Amelia Charlotte" w:date="2024-12-11T21:54:00Z" w16du:dateUtc="2024-12-11T20:54:00Z">
        <w:r w:rsidR="00695E00">
          <w:rPr>
            <w:sz w:val="22"/>
            <w:szCs w:val="22"/>
          </w:rPr>
          <w:t xml:space="preserve">introduction of </w:t>
        </w:r>
      </w:ins>
      <w:r w:rsidRPr="00B245E7">
        <w:rPr>
          <w:sz w:val="22"/>
          <w:szCs w:val="22"/>
        </w:rPr>
        <w:t xml:space="preserve">human seasonal </w:t>
      </w:r>
      <w:del w:id="125" w:author="Coggon, Amelia Charlotte" w:date="2024-12-11T21:54:00Z" w16du:dateUtc="2024-12-11T20:54:00Z">
        <w:r w:rsidRPr="00B245E7" w:rsidDel="00695E00">
          <w:rPr>
            <w:sz w:val="22"/>
            <w:szCs w:val="22"/>
          </w:rPr>
          <w:delText xml:space="preserve">introduction </w:delText>
        </w:r>
      </w:del>
      <w:ins w:id="126" w:author="Coggon, Amelia Charlotte" w:date="2024-12-11T21:54:00Z" w16du:dateUtc="2024-12-11T20:54:00Z">
        <w:r w:rsidR="00695E00">
          <w:rPr>
            <w:sz w:val="22"/>
            <w:szCs w:val="22"/>
          </w:rPr>
          <w:t>viruses</w:t>
        </w:r>
        <w:r w:rsidR="00695E00" w:rsidRPr="00B245E7">
          <w:rPr>
            <w:sz w:val="22"/>
            <w:szCs w:val="22"/>
          </w:rPr>
          <w:t xml:space="preserve"> </w:t>
        </w:r>
      </w:ins>
      <w:del w:id="127" w:author="Coggon, Amelia Charlotte" w:date="2024-12-11T21:54:00Z" w16du:dateUtc="2024-12-11T20:54:00Z">
        <w:r w:rsidR="00705C6F" w:rsidRPr="00B245E7" w:rsidDel="00695E00">
          <w:rPr>
            <w:sz w:val="22"/>
            <w:szCs w:val="22"/>
          </w:rPr>
          <w:delText xml:space="preserve">in </w:delText>
        </w:r>
      </w:del>
      <w:ins w:id="128" w:author="Coggon, Amelia Charlotte" w:date="2024-12-11T21:54:00Z" w16du:dateUtc="2024-12-11T20:54:00Z">
        <w:r w:rsidR="00695E00">
          <w:rPr>
            <w:sz w:val="22"/>
            <w:szCs w:val="22"/>
          </w:rPr>
          <w:t>from</w:t>
        </w:r>
        <w:r w:rsidR="00695E00" w:rsidRPr="00B245E7">
          <w:rPr>
            <w:sz w:val="22"/>
            <w:szCs w:val="22"/>
          </w:rPr>
          <w:t xml:space="preserve"> </w:t>
        </w:r>
      </w:ins>
      <w:r w:rsidR="00705C6F" w:rsidRPr="00B245E7">
        <w:rPr>
          <w:sz w:val="22"/>
          <w:szCs w:val="22"/>
        </w:rPr>
        <w:t xml:space="preserve">the early 2000s </w:t>
      </w:r>
      <w:ins w:id="129" w:author="Coggon, Amelia Charlotte" w:date="2024-12-11T21:54:00Z" w16du:dateUtc="2024-12-11T20:54:00Z">
        <w:r w:rsidR="00695E00">
          <w:rPr>
            <w:sz w:val="22"/>
            <w:szCs w:val="22"/>
          </w:rPr>
          <w:t xml:space="preserve">into pig populations </w:t>
        </w:r>
      </w:ins>
      <w:r w:rsidRPr="00B245E7">
        <w:rPr>
          <w:sz w:val="22"/>
          <w:szCs w:val="22"/>
        </w:rPr>
        <w:t>ha</w:t>
      </w:r>
      <w:r w:rsidR="00705C6F" w:rsidRPr="00B245E7">
        <w:rPr>
          <w:sz w:val="22"/>
          <w:szCs w:val="22"/>
        </w:rPr>
        <w:t>s</w:t>
      </w:r>
      <w:r w:rsidRPr="00B245E7">
        <w:rPr>
          <w:sz w:val="22"/>
          <w:szCs w:val="22"/>
        </w:rPr>
        <w:t xml:space="preserve"> </w:t>
      </w:r>
      <w:del w:id="130" w:author="Coggon, Amelia Charlotte" w:date="2024-12-11T17:22:00Z" w16du:dateUtc="2024-12-11T16:22:00Z">
        <w:r w:rsidR="00824C5D" w:rsidRPr="00B245E7" w:rsidDel="00023310">
          <w:rPr>
            <w:sz w:val="22"/>
            <w:szCs w:val="22"/>
          </w:rPr>
          <w:delText xml:space="preserve">recently </w:delText>
        </w:r>
      </w:del>
      <w:r w:rsidRPr="00B245E7">
        <w:rPr>
          <w:sz w:val="22"/>
          <w:szCs w:val="22"/>
        </w:rPr>
        <w:t xml:space="preserve">been detected in several </w:t>
      </w:r>
      <w:del w:id="131" w:author="Coggon, Amelia Charlotte" w:date="2024-12-11T20:48:00Z" w16du:dateUtc="2024-12-11T19:48:00Z">
        <w:r w:rsidR="00D7389C" w:rsidRPr="00B245E7" w:rsidDel="00244641">
          <w:rPr>
            <w:sz w:val="22"/>
            <w:szCs w:val="22"/>
          </w:rPr>
          <w:delText xml:space="preserve">European </w:delText>
        </w:r>
      </w:del>
      <w:r w:rsidR="00D7389C" w:rsidRPr="00B245E7">
        <w:rPr>
          <w:sz w:val="22"/>
          <w:szCs w:val="22"/>
        </w:rPr>
        <w:t>countries</w:t>
      </w:r>
      <w:ins w:id="132" w:author="Coggon, Amelia Charlotte" w:date="2024-12-11T20:48:00Z" w16du:dateUtc="2024-12-11T19:48:00Z">
        <w:r w:rsidR="00244641">
          <w:rPr>
            <w:sz w:val="22"/>
            <w:szCs w:val="22"/>
          </w:rPr>
          <w:t xml:space="preserve"> in Europe</w:t>
        </w:r>
      </w:ins>
      <w:r w:rsidRPr="00B245E7">
        <w:rPr>
          <w:sz w:val="22"/>
          <w:szCs w:val="22"/>
        </w:rPr>
        <w:t xml:space="preserve">. </w:t>
      </w:r>
      <w:ins w:id="133" w:author="Coggon, Amelia Charlotte" w:date="2024-12-11T17:21:00Z" w16du:dateUtc="2024-12-11T16:21:00Z">
        <w:r w:rsidR="00023310">
          <w:rPr>
            <w:sz w:val="22"/>
            <w:szCs w:val="22"/>
          </w:rPr>
          <w:t>Due to the predominance of H1 detections</w:t>
        </w:r>
      </w:ins>
      <w:ins w:id="134" w:author="Coggon, Amelia Charlotte" w:date="2024-12-11T21:56:00Z" w16du:dateUtc="2024-12-11T20:56:00Z">
        <w:r w:rsidR="00C673B7">
          <w:rPr>
            <w:sz w:val="22"/>
            <w:szCs w:val="22"/>
          </w:rPr>
          <w:t xml:space="preserve"> in pigs</w:t>
        </w:r>
      </w:ins>
      <w:ins w:id="135" w:author="Coggon, Amelia Charlotte" w:date="2024-12-11T17:21:00Z" w16du:dateUtc="2024-12-11T16:21:00Z">
        <w:r w:rsidR="00023310">
          <w:rPr>
            <w:sz w:val="22"/>
            <w:szCs w:val="22"/>
          </w:rPr>
          <w:t xml:space="preserve"> and their associat</w:t>
        </w:r>
      </w:ins>
      <w:ins w:id="136" w:author="Coggon, Amelia Charlotte" w:date="2024-12-11T21:56:00Z" w16du:dateUtc="2024-12-11T20:56:00Z">
        <w:r w:rsidR="00C673B7">
          <w:rPr>
            <w:sz w:val="22"/>
            <w:szCs w:val="22"/>
          </w:rPr>
          <w:t>ion</w:t>
        </w:r>
      </w:ins>
      <w:ins w:id="137" w:author="Coggon, Amelia Charlotte" w:date="2024-12-11T17:21:00Z" w16du:dateUtc="2024-12-11T16:21:00Z">
        <w:r w:rsidR="00023310">
          <w:rPr>
            <w:sz w:val="22"/>
            <w:szCs w:val="22"/>
          </w:rPr>
          <w:t xml:space="preserve"> with human zoonotic cases, w</w:t>
        </w:r>
      </w:ins>
      <w:del w:id="138" w:author="Coggon, Amelia Charlotte" w:date="2024-12-11T17:21:00Z" w16du:dateUtc="2024-12-11T16:21:00Z">
        <w:r w:rsidR="00335C4B" w:rsidRPr="00B245E7" w:rsidDel="00023310">
          <w:rPr>
            <w:sz w:val="22"/>
            <w:szCs w:val="22"/>
          </w:rPr>
          <w:delText>W</w:delText>
        </w:r>
      </w:del>
      <w:r w:rsidR="00335C4B" w:rsidRPr="00B245E7">
        <w:rPr>
          <w:sz w:val="22"/>
          <w:szCs w:val="22"/>
        </w:rPr>
        <w:t xml:space="preserve">e quantified antigenic evolution </w:t>
      </w:r>
      <w:r w:rsidR="006E347D" w:rsidRPr="00B245E7">
        <w:rPr>
          <w:sz w:val="22"/>
          <w:szCs w:val="22"/>
        </w:rPr>
        <w:t xml:space="preserve">of H1 viruses </w:t>
      </w:r>
      <w:r w:rsidR="00335C4B" w:rsidRPr="00B245E7">
        <w:rPr>
          <w:sz w:val="22"/>
          <w:szCs w:val="22"/>
        </w:rPr>
        <w:t xml:space="preserve">among IAVs in European pigs and assessed diversity relative to swine </w:t>
      </w:r>
      <w:r w:rsidR="00F26EDF" w:rsidRPr="00B245E7">
        <w:rPr>
          <w:sz w:val="22"/>
          <w:szCs w:val="22"/>
        </w:rPr>
        <w:t xml:space="preserve">IAV </w:t>
      </w:r>
      <w:r w:rsidR="00335C4B" w:rsidRPr="00B245E7">
        <w:rPr>
          <w:sz w:val="22"/>
          <w:szCs w:val="22"/>
        </w:rPr>
        <w:t xml:space="preserve">vaccine strains. We compared evolutionary patterns characterised with both natural host antisera (pigs) and ferret antisera raised to </w:t>
      </w:r>
      <w:r w:rsidR="00B0060D" w:rsidRPr="00B245E7">
        <w:rPr>
          <w:sz w:val="22"/>
          <w:szCs w:val="22"/>
        </w:rPr>
        <w:t>human seasonal vaccines or pre</w:t>
      </w:r>
      <w:r w:rsidR="009D0712" w:rsidRPr="00B245E7">
        <w:rPr>
          <w:sz w:val="22"/>
          <w:szCs w:val="22"/>
        </w:rPr>
        <w:t>-</w:t>
      </w:r>
      <w:r w:rsidR="00B0060D" w:rsidRPr="00B245E7">
        <w:rPr>
          <w:sz w:val="22"/>
          <w:szCs w:val="22"/>
        </w:rPr>
        <w:t>pandemic</w:t>
      </w:r>
      <w:r w:rsidR="00F552B0" w:rsidRPr="00B245E7">
        <w:rPr>
          <w:sz w:val="22"/>
          <w:szCs w:val="22"/>
        </w:rPr>
        <w:t xml:space="preserve"> candidate vaccine viruses (CVVs</w:t>
      </w:r>
      <w:commentRangeStart w:id="139"/>
      <w:r w:rsidR="00F552B0" w:rsidRPr="00B245E7">
        <w:rPr>
          <w:sz w:val="22"/>
          <w:szCs w:val="22"/>
        </w:rPr>
        <w:t>)</w:t>
      </w:r>
      <w:r w:rsidR="00335C4B" w:rsidRPr="00B245E7">
        <w:rPr>
          <w:sz w:val="22"/>
          <w:szCs w:val="22"/>
        </w:rPr>
        <w:t>.</w:t>
      </w:r>
      <w:commentRangeEnd w:id="139"/>
      <w:r w:rsidR="00F552B0" w:rsidRPr="00B245E7">
        <w:rPr>
          <w:rStyle w:val="CommentReference"/>
          <w:rFonts w:eastAsiaTheme="minorHAnsi"/>
          <w:sz w:val="22"/>
          <w:szCs w:val="22"/>
          <w:lang w:eastAsia="en-US"/>
        </w:rPr>
        <w:commentReference w:id="139"/>
      </w:r>
      <w:r w:rsidR="00335C4B" w:rsidRPr="00B245E7">
        <w:rPr>
          <w:sz w:val="22"/>
          <w:szCs w:val="22"/>
        </w:rPr>
        <w:t xml:space="preserve"> </w:t>
      </w:r>
      <w:r w:rsidR="00F552B0" w:rsidRPr="00B245E7">
        <w:rPr>
          <w:sz w:val="22"/>
          <w:szCs w:val="22"/>
        </w:rPr>
        <w:t>The H1</w:t>
      </w:r>
      <w:r w:rsidR="00B36C95" w:rsidRPr="00B245E7">
        <w:rPr>
          <w:sz w:val="22"/>
          <w:szCs w:val="22"/>
        </w:rPr>
        <w:t xml:space="preserve"> </w:t>
      </w:r>
      <w:r w:rsidR="00335C4B" w:rsidRPr="00B245E7">
        <w:rPr>
          <w:color w:val="000000"/>
          <w:sz w:val="22"/>
          <w:szCs w:val="22"/>
        </w:rPr>
        <w:t xml:space="preserve">1A.3.3.2 </w:t>
      </w:r>
      <w:r w:rsidR="00F552B0" w:rsidRPr="00B245E7">
        <w:rPr>
          <w:color w:val="000000"/>
          <w:sz w:val="22"/>
          <w:szCs w:val="22"/>
        </w:rPr>
        <w:t xml:space="preserve">clade </w:t>
      </w:r>
      <w:r w:rsidR="00335C4B" w:rsidRPr="00B245E7">
        <w:rPr>
          <w:color w:val="000000"/>
          <w:sz w:val="22"/>
          <w:szCs w:val="22"/>
        </w:rPr>
        <w:t>viruses antigenically drifted after reverse zoonos</w:t>
      </w:r>
      <w:r w:rsidR="0064730C" w:rsidRPr="00B245E7">
        <w:rPr>
          <w:color w:val="000000"/>
          <w:sz w:val="22"/>
          <w:szCs w:val="22"/>
        </w:rPr>
        <w:t>e</w:t>
      </w:r>
      <w:r w:rsidR="00335C4B" w:rsidRPr="00B245E7">
        <w:rPr>
          <w:color w:val="000000"/>
          <w:sz w:val="22"/>
          <w:szCs w:val="22"/>
        </w:rPr>
        <w:t xml:space="preserve">s into European pigs leading to loss in cross-reactivity to human seasonal vaccine strains. </w:t>
      </w:r>
      <w:r w:rsidR="0064730C" w:rsidRPr="00B245E7">
        <w:rPr>
          <w:color w:val="000000"/>
          <w:sz w:val="22"/>
          <w:szCs w:val="22"/>
        </w:rPr>
        <w:t>The H1</w:t>
      </w:r>
      <w:r w:rsidR="00B36C95" w:rsidRPr="00B245E7">
        <w:rPr>
          <w:color w:val="000000"/>
          <w:sz w:val="22"/>
          <w:szCs w:val="22"/>
        </w:rPr>
        <w:t xml:space="preserve"> </w:t>
      </w:r>
      <w:r w:rsidR="00335C4B" w:rsidRPr="00B245E7">
        <w:rPr>
          <w:color w:val="000000"/>
          <w:sz w:val="22"/>
          <w:szCs w:val="22"/>
        </w:rPr>
        <w:t>1B.1.2.</w:t>
      </w:r>
      <w:commentRangeStart w:id="140"/>
      <w:r w:rsidR="00335C4B" w:rsidRPr="00B245E7">
        <w:rPr>
          <w:color w:val="000000"/>
          <w:sz w:val="22"/>
          <w:szCs w:val="22"/>
        </w:rPr>
        <w:t>2</w:t>
      </w:r>
      <w:commentRangeEnd w:id="140"/>
      <w:r w:rsidR="0064730C" w:rsidRPr="00B245E7">
        <w:rPr>
          <w:rStyle w:val="CommentReference"/>
          <w:rFonts w:eastAsiaTheme="minorHAnsi"/>
          <w:sz w:val="22"/>
          <w:szCs w:val="22"/>
          <w:lang w:eastAsia="en-US"/>
        </w:rPr>
        <w:commentReference w:id="140"/>
      </w:r>
      <w:r w:rsidR="00335C4B" w:rsidRPr="00B245E7">
        <w:rPr>
          <w:color w:val="000000"/>
          <w:sz w:val="22"/>
          <w:szCs w:val="22"/>
        </w:rPr>
        <w:t xml:space="preserve"> </w:t>
      </w:r>
      <w:r w:rsidR="00FA11FA" w:rsidRPr="00B245E7">
        <w:rPr>
          <w:color w:val="000000"/>
          <w:sz w:val="22"/>
          <w:szCs w:val="22"/>
        </w:rPr>
        <w:t xml:space="preserve">clade </w:t>
      </w:r>
      <w:r w:rsidR="00335C4B" w:rsidRPr="00B245E7">
        <w:rPr>
          <w:color w:val="000000"/>
          <w:sz w:val="22"/>
          <w:szCs w:val="22"/>
        </w:rPr>
        <w:t>viruses d</w:t>
      </w:r>
      <w:r w:rsidR="0064730C" w:rsidRPr="00B245E7">
        <w:rPr>
          <w:color w:val="000000"/>
          <w:sz w:val="22"/>
          <w:szCs w:val="22"/>
        </w:rPr>
        <w:t>id</w:t>
      </w:r>
      <w:r w:rsidR="00335C4B" w:rsidRPr="00B245E7">
        <w:rPr>
          <w:color w:val="000000"/>
          <w:sz w:val="22"/>
          <w:szCs w:val="22"/>
        </w:rPr>
        <w:t xml:space="preserve"> not have cross-reactivity to older human seasonal influenza viruses nor to </w:t>
      </w:r>
      <w:r w:rsidR="0064730C" w:rsidRPr="00B245E7">
        <w:rPr>
          <w:color w:val="000000"/>
          <w:sz w:val="22"/>
          <w:szCs w:val="22"/>
        </w:rPr>
        <w:t xml:space="preserve">a CVV derived from </w:t>
      </w:r>
      <w:r w:rsidR="00B36C95" w:rsidRPr="00B245E7">
        <w:rPr>
          <w:color w:val="000000"/>
          <w:sz w:val="22"/>
          <w:szCs w:val="22"/>
        </w:rPr>
        <w:t>an evolutionarily similar virus</w:t>
      </w:r>
      <w:r w:rsidR="00335C4B" w:rsidRPr="00B245E7">
        <w:rPr>
          <w:color w:val="000000"/>
          <w:sz w:val="22"/>
          <w:szCs w:val="22"/>
        </w:rPr>
        <w:t xml:space="preserve">. </w:t>
      </w:r>
      <w:r w:rsidR="00B36C95" w:rsidRPr="00B245E7">
        <w:rPr>
          <w:color w:val="000000"/>
          <w:sz w:val="22"/>
          <w:szCs w:val="22"/>
        </w:rPr>
        <w:t xml:space="preserve">The H1 </w:t>
      </w:r>
      <w:r w:rsidR="00335C4B" w:rsidRPr="00B245E7">
        <w:rPr>
          <w:color w:val="000000"/>
          <w:sz w:val="22"/>
          <w:szCs w:val="22"/>
        </w:rPr>
        <w:t xml:space="preserve">1C.2.1 and 1C.2.2 variant strains </w:t>
      </w:r>
      <w:r w:rsidR="00B36C95" w:rsidRPr="00B245E7">
        <w:rPr>
          <w:color w:val="000000"/>
          <w:sz w:val="22"/>
          <w:szCs w:val="22"/>
        </w:rPr>
        <w:t xml:space="preserve">had </w:t>
      </w:r>
      <w:r w:rsidR="00335C4B" w:rsidRPr="00B245E7">
        <w:rPr>
          <w:color w:val="000000"/>
          <w:sz w:val="22"/>
          <w:szCs w:val="22"/>
        </w:rPr>
        <w:t xml:space="preserve">variable cross-reactivity against </w:t>
      </w:r>
      <w:r w:rsidR="00B36C95" w:rsidRPr="00B245E7">
        <w:rPr>
          <w:color w:val="000000"/>
          <w:sz w:val="22"/>
          <w:szCs w:val="22"/>
        </w:rPr>
        <w:t xml:space="preserve">the tested </w:t>
      </w:r>
      <w:r w:rsidR="00335C4B" w:rsidRPr="00B245E7">
        <w:rPr>
          <w:color w:val="000000"/>
          <w:sz w:val="22"/>
          <w:szCs w:val="22"/>
        </w:rPr>
        <w:t xml:space="preserve">1C CVVs. </w:t>
      </w:r>
      <w:r w:rsidR="00B36C95" w:rsidRPr="00B245E7">
        <w:rPr>
          <w:color w:val="000000"/>
          <w:sz w:val="22"/>
          <w:szCs w:val="22"/>
        </w:rPr>
        <w:t xml:space="preserve">We demonstrated that two clades of viruses in the 1C lineage, </w:t>
      </w:r>
      <w:r w:rsidR="00335C4B" w:rsidRPr="00B245E7">
        <w:rPr>
          <w:color w:val="000000"/>
          <w:sz w:val="22"/>
          <w:szCs w:val="22"/>
        </w:rPr>
        <w:t>1C.2.4 and 1C.2.5</w:t>
      </w:r>
      <w:r w:rsidR="00B36C95" w:rsidRPr="00B245E7">
        <w:rPr>
          <w:color w:val="000000"/>
          <w:sz w:val="22"/>
          <w:szCs w:val="22"/>
        </w:rPr>
        <w:t>, have</w:t>
      </w:r>
      <w:r w:rsidR="00335C4B" w:rsidRPr="00B245E7">
        <w:rPr>
          <w:color w:val="000000"/>
          <w:sz w:val="22"/>
          <w:szCs w:val="22"/>
        </w:rPr>
        <w:t xml:space="preserve"> rapidly diversified</w:t>
      </w:r>
      <w:r w:rsidR="006E347D" w:rsidRPr="00B245E7">
        <w:rPr>
          <w:color w:val="000000"/>
          <w:sz w:val="22"/>
          <w:szCs w:val="22"/>
        </w:rPr>
        <w:t xml:space="preserve">. </w:t>
      </w:r>
      <w:r w:rsidR="00335C4B" w:rsidRPr="00B245E7">
        <w:rPr>
          <w:color w:val="000000"/>
          <w:sz w:val="22"/>
          <w:szCs w:val="22"/>
        </w:rPr>
        <w:t xml:space="preserve">To further assess </w:t>
      </w:r>
      <w:r w:rsidR="009D0712" w:rsidRPr="00B245E7">
        <w:rPr>
          <w:color w:val="000000"/>
          <w:sz w:val="22"/>
          <w:szCs w:val="22"/>
        </w:rPr>
        <w:t>pre-</w:t>
      </w:r>
      <w:commentRangeStart w:id="141"/>
      <w:r w:rsidR="00335C4B" w:rsidRPr="00B245E7">
        <w:rPr>
          <w:color w:val="000000"/>
          <w:sz w:val="22"/>
          <w:szCs w:val="22"/>
        </w:rPr>
        <w:t xml:space="preserve">pandemic </w:t>
      </w:r>
      <w:commentRangeEnd w:id="141"/>
      <w:r w:rsidR="00556579" w:rsidRPr="00B245E7">
        <w:rPr>
          <w:rStyle w:val="CommentReference"/>
          <w:rFonts w:eastAsiaTheme="minorHAnsi"/>
          <w:sz w:val="22"/>
          <w:szCs w:val="22"/>
          <w:lang w:eastAsia="en-US"/>
        </w:rPr>
        <w:commentReference w:id="141"/>
      </w:r>
      <w:r w:rsidR="00335C4B" w:rsidRPr="00B245E7">
        <w:rPr>
          <w:color w:val="000000"/>
          <w:sz w:val="22"/>
          <w:szCs w:val="22"/>
        </w:rPr>
        <w:t xml:space="preserve">risk, </w:t>
      </w:r>
      <w:r w:rsidR="00335C4B" w:rsidRPr="00B245E7">
        <w:rPr>
          <w:sz w:val="22"/>
          <w:szCs w:val="22"/>
        </w:rPr>
        <w:t>we use</w:t>
      </w:r>
      <w:r w:rsidR="00556579" w:rsidRPr="00B245E7">
        <w:rPr>
          <w:sz w:val="22"/>
          <w:szCs w:val="22"/>
        </w:rPr>
        <w:t>d</w:t>
      </w:r>
      <w:r w:rsidR="00335C4B" w:rsidRPr="00B245E7">
        <w:rPr>
          <w:sz w:val="22"/>
          <w:szCs w:val="22"/>
        </w:rPr>
        <w:t xml:space="preserve"> age-stratified human serum panels to measure potential cross-protection to contemporary IAVs in European </w:t>
      </w:r>
      <w:r w:rsidR="00F26EDF" w:rsidRPr="00B245E7">
        <w:rPr>
          <w:sz w:val="22"/>
          <w:szCs w:val="22"/>
        </w:rPr>
        <w:t>pigs</w:t>
      </w:r>
      <w:r w:rsidR="00335C4B" w:rsidRPr="00B245E7">
        <w:rPr>
          <w:sz w:val="22"/>
          <w:szCs w:val="22"/>
        </w:rPr>
        <w:t xml:space="preserve">. </w:t>
      </w:r>
      <w:r w:rsidR="00335C4B" w:rsidRPr="00B245E7">
        <w:rPr>
          <w:color w:val="000000"/>
          <w:sz w:val="22"/>
          <w:szCs w:val="22"/>
        </w:rPr>
        <w:t xml:space="preserve">Age-stratified sera showed poor cross-reactivity and </w:t>
      </w:r>
      <w:r w:rsidR="00556579" w:rsidRPr="00B245E7">
        <w:rPr>
          <w:color w:val="000000"/>
          <w:sz w:val="22"/>
          <w:szCs w:val="22"/>
        </w:rPr>
        <w:t xml:space="preserve">suggest that </w:t>
      </w:r>
      <w:r w:rsidR="00335C4B" w:rsidRPr="00B245E7">
        <w:rPr>
          <w:color w:val="000000"/>
          <w:sz w:val="22"/>
          <w:szCs w:val="22"/>
        </w:rPr>
        <w:t>several of the IAVs in European pigs</w:t>
      </w:r>
      <w:r w:rsidR="00556579" w:rsidRPr="00B245E7">
        <w:rPr>
          <w:color w:val="000000"/>
          <w:sz w:val="22"/>
          <w:szCs w:val="22"/>
        </w:rPr>
        <w:t xml:space="preserve"> have a high</w:t>
      </w:r>
      <w:del w:id="142" w:author="Coggon, Amelia Charlotte" w:date="2024-12-11T21:57:00Z" w16du:dateUtc="2024-12-11T20:57:00Z">
        <w:r w:rsidR="00556579" w:rsidRPr="00B245E7" w:rsidDel="00C673B7">
          <w:rPr>
            <w:color w:val="000000"/>
            <w:sz w:val="22"/>
            <w:szCs w:val="22"/>
          </w:rPr>
          <w:delText>er</w:delText>
        </w:r>
      </w:del>
      <w:r w:rsidR="00556579" w:rsidRPr="00B245E7">
        <w:rPr>
          <w:color w:val="000000"/>
          <w:sz w:val="22"/>
          <w:szCs w:val="22"/>
        </w:rPr>
        <w:t xml:space="preserve"> </w:t>
      </w:r>
      <w:r w:rsidR="00A946E4" w:rsidRPr="00B245E7">
        <w:rPr>
          <w:color w:val="000000"/>
          <w:sz w:val="22"/>
          <w:szCs w:val="22"/>
        </w:rPr>
        <w:t xml:space="preserve">zoonotic risk to </w:t>
      </w:r>
      <w:r w:rsidR="00556579" w:rsidRPr="00B245E7">
        <w:rPr>
          <w:color w:val="000000"/>
          <w:sz w:val="22"/>
          <w:szCs w:val="22"/>
        </w:rPr>
        <w:t>human populations</w:t>
      </w:r>
      <w:r w:rsidR="00335C4B" w:rsidRPr="00B245E7">
        <w:rPr>
          <w:color w:val="000000"/>
          <w:sz w:val="22"/>
          <w:szCs w:val="22"/>
        </w:rPr>
        <w:t xml:space="preserve">. </w:t>
      </w:r>
      <w:r w:rsidR="00975933" w:rsidRPr="00B245E7">
        <w:rPr>
          <w:color w:val="000000"/>
          <w:sz w:val="22"/>
          <w:szCs w:val="22"/>
        </w:rPr>
        <w:t>Our data objectively quantif</w:t>
      </w:r>
      <w:r w:rsidR="00AD0814" w:rsidRPr="00B245E7">
        <w:rPr>
          <w:color w:val="000000"/>
          <w:sz w:val="22"/>
          <w:szCs w:val="22"/>
        </w:rPr>
        <w:t>ies</w:t>
      </w:r>
      <w:r w:rsidR="00975933" w:rsidRPr="00B245E7">
        <w:rPr>
          <w:color w:val="000000"/>
          <w:sz w:val="22"/>
          <w:szCs w:val="22"/>
        </w:rPr>
        <w:t xml:space="preserve"> </w:t>
      </w:r>
      <w:r w:rsidR="00AD0814" w:rsidRPr="00B245E7">
        <w:rPr>
          <w:sz w:val="22"/>
          <w:szCs w:val="22"/>
        </w:rPr>
        <w:t xml:space="preserve">the </w:t>
      </w:r>
      <w:r w:rsidR="00975933" w:rsidRPr="00B245E7">
        <w:rPr>
          <w:sz w:val="22"/>
          <w:szCs w:val="22"/>
        </w:rPr>
        <w:t xml:space="preserve">genetic and antigenic </w:t>
      </w:r>
      <w:r w:rsidR="00335C4B" w:rsidRPr="00B245E7">
        <w:rPr>
          <w:sz w:val="22"/>
          <w:szCs w:val="22"/>
        </w:rPr>
        <w:t xml:space="preserve">diversity of co-circulating lineages </w:t>
      </w:r>
      <w:r w:rsidR="00975933" w:rsidRPr="00B245E7">
        <w:rPr>
          <w:sz w:val="22"/>
          <w:szCs w:val="22"/>
        </w:rPr>
        <w:t xml:space="preserve">of IAV in swine in </w:t>
      </w:r>
      <w:r w:rsidR="0085268D" w:rsidRPr="00B245E7">
        <w:rPr>
          <w:sz w:val="22"/>
          <w:szCs w:val="22"/>
        </w:rPr>
        <w:t>Europe and</w:t>
      </w:r>
      <w:r w:rsidR="00AD0814" w:rsidRPr="00B245E7">
        <w:rPr>
          <w:sz w:val="22"/>
          <w:szCs w:val="22"/>
        </w:rPr>
        <w:t xml:space="preserve"> identif</w:t>
      </w:r>
      <w:r w:rsidR="00A96076" w:rsidRPr="00B245E7">
        <w:rPr>
          <w:sz w:val="22"/>
          <w:szCs w:val="22"/>
        </w:rPr>
        <w:t>ies</w:t>
      </w:r>
      <w:r w:rsidR="00AD0814" w:rsidRPr="00B245E7">
        <w:rPr>
          <w:sz w:val="22"/>
          <w:szCs w:val="22"/>
        </w:rPr>
        <w:t xml:space="preserve"> how specific groups of </w:t>
      </w:r>
      <w:r w:rsidR="00A946E4" w:rsidRPr="00B245E7">
        <w:rPr>
          <w:sz w:val="22"/>
          <w:szCs w:val="22"/>
        </w:rPr>
        <w:t>viruses represent</w:t>
      </w:r>
      <w:r w:rsidR="00A96076" w:rsidRPr="00B245E7">
        <w:rPr>
          <w:sz w:val="22"/>
          <w:szCs w:val="22"/>
        </w:rPr>
        <w:t xml:space="preserve"> a greater</w:t>
      </w:r>
      <w:r w:rsidR="00AD0814" w:rsidRPr="00B245E7">
        <w:rPr>
          <w:sz w:val="22"/>
          <w:szCs w:val="22"/>
        </w:rPr>
        <w:t xml:space="preserve"> </w:t>
      </w:r>
      <w:r w:rsidR="00A96076" w:rsidRPr="00B245E7">
        <w:rPr>
          <w:sz w:val="22"/>
          <w:szCs w:val="22"/>
        </w:rPr>
        <w:t xml:space="preserve">risk to </w:t>
      </w:r>
      <w:r w:rsidR="00AD0814" w:rsidRPr="00B245E7">
        <w:rPr>
          <w:sz w:val="22"/>
          <w:szCs w:val="22"/>
        </w:rPr>
        <w:t xml:space="preserve">animal </w:t>
      </w:r>
      <w:r w:rsidR="00FC60A7" w:rsidRPr="00B245E7">
        <w:rPr>
          <w:sz w:val="22"/>
          <w:szCs w:val="22"/>
        </w:rPr>
        <w:t xml:space="preserve">and public </w:t>
      </w:r>
      <w:r w:rsidR="00AD0814" w:rsidRPr="00B245E7">
        <w:rPr>
          <w:sz w:val="22"/>
          <w:szCs w:val="22"/>
        </w:rPr>
        <w:t>health and</w:t>
      </w:r>
      <w:r w:rsidR="00975933" w:rsidRPr="00B245E7">
        <w:rPr>
          <w:sz w:val="22"/>
          <w:szCs w:val="22"/>
        </w:rPr>
        <w:t xml:space="preserve"> </w:t>
      </w:r>
      <w:r w:rsidR="00FC60A7" w:rsidRPr="00B245E7">
        <w:rPr>
          <w:sz w:val="22"/>
          <w:szCs w:val="22"/>
        </w:rPr>
        <w:t>can be used to inform future</w:t>
      </w:r>
      <w:r w:rsidR="00AD0814" w:rsidRPr="00B245E7">
        <w:rPr>
          <w:sz w:val="22"/>
          <w:szCs w:val="22"/>
        </w:rPr>
        <w:t xml:space="preserve"> </w:t>
      </w:r>
      <w:r w:rsidR="009D0712" w:rsidRPr="00B245E7">
        <w:rPr>
          <w:sz w:val="22"/>
          <w:szCs w:val="22"/>
        </w:rPr>
        <w:t>pre-</w:t>
      </w:r>
      <w:r w:rsidR="00AD0814" w:rsidRPr="00B245E7">
        <w:rPr>
          <w:sz w:val="22"/>
          <w:szCs w:val="22"/>
        </w:rPr>
        <w:t xml:space="preserve">pandemic </w:t>
      </w:r>
      <w:r w:rsidR="00335C4B" w:rsidRPr="00B245E7">
        <w:rPr>
          <w:sz w:val="22"/>
          <w:szCs w:val="22"/>
        </w:rPr>
        <w:t>preparedness</w:t>
      </w:r>
      <w:r w:rsidR="00AD0814" w:rsidRPr="00B245E7">
        <w:rPr>
          <w:sz w:val="22"/>
          <w:szCs w:val="22"/>
        </w:rPr>
        <w:t xml:space="preserve"> efforts</w:t>
      </w:r>
      <w:r w:rsidR="00335C4B" w:rsidRPr="00B245E7">
        <w:rPr>
          <w:sz w:val="22"/>
          <w:szCs w:val="22"/>
        </w:rPr>
        <w:t>.</w:t>
      </w:r>
      <w:r w:rsidR="00A5728D" w:rsidRPr="00B245E7">
        <w:rPr>
          <w:b/>
          <w:bCs/>
          <w:sz w:val="22"/>
          <w:szCs w:val="22"/>
        </w:rPr>
        <w:br w:type="page"/>
      </w:r>
    </w:p>
    <w:p w14:paraId="51B2A061" w14:textId="2A4DA46F" w:rsidR="00ED6B1D" w:rsidRPr="00B245E7" w:rsidRDefault="00ED6B1D" w:rsidP="00B245E7">
      <w:pPr>
        <w:spacing w:line="360" w:lineRule="auto"/>
        <w:rPr>
          <w:b/>
          <w:bCs/>
          <w:sz w:val="22"/>
          <w:szCs w:val="22"/>
        </w:rPr>
      </w:pPr>
      <w:r w:rsidRPr="00B245E7">
        <w:rPr>
          <w:b/>
          <w:bCs/>
          <w:sz w:val="22"/>
          <w:szCs w:val="22"/>
        </w:rPr>
        <w:lastRenderedPageBreak/>
        <w:t>Introduction</w:t>
      </w:r>
    </w:p>
    <w:p w14:paraId="4CBF91EA" w14:textId="39D0AF68" w:rsidR="00ED6B1D" w:rsidDel="000F4C73" w:rsidRDefault="000F4C73" w:rsidP="00B245E7">
      <w:pPr>
        <w:spacing w:line="360" w:lineRule="auto"/>
        <w:rPr>
          <w:del w:id="143" w:author="SIMON Gaelle" w:date="2024-11-29T18:46:00Z"/>
          <w:sz w:val="22"/>
          <w:szCs w:val="22"/>
        </w:rPr>
      </w:pPr>
      <w:moveToRangeStart w:id="144" w:author="Coggon, Amelia Charlotte" w:date="2024-12-09T19:06:00Z" w:name="move184663601"/>
      <w:commentRangeStart w:id="145"/>
      <w:moveTo w:id="146" w:author="Coggon, Amelia Charlotte" w:date="2024-12-09T19:06:00Z" w16du:dateUtc="2024-12-09T18:06:00Z">
        <w:r w:rsidRPr="00B245E7">
          <w:rPr>
            <w:sz w:val="22"/>
            <w:szCs w:val="22"/>
          </w:rPr>
          <w:t xml:space="preserve">Swine IAV causes </w:t>
        </w:r>
        <w:r>
          <w:rPr>
            <w:sz w:val="22"/>
            <w:szCs w:val="22"/>
          </w:rPr>
          <w:t xml:space="preserve">respiratory </w:t>
        </w:r>
        <w:r w:rsidRPr="00B245E7">
          <w:rPr>
            <w:sz w:val="22"/>
            <w:szCs w:val="22"/>
          </w:rPr>
          <w:t>disease of pigs which is of significant economic concern in Europe</w:t>
        </w:r>
      </w:moveTo>
      <w:ins w:id="147" w:author="Coggon, Amelia Charlotte" w:date="2024-12-09T19:09:00Z" w16du:dateUtc="2024-12-09T18:09:00Z">
        <w:r>
          <w:rPr>
            <w:sz w:val="22"/>
            <w:szCs w:val="22"/>
          </w:rPr>
          <w:t xml:space="preserve">. </w:t>
        </w:r>
      </w:ins>
      <w:moveTo w:id="148" w:author="Coggon, Amelia Charlotte" w:date="2024-12-09T19:06:00Z" w16du:dateUtc="2024-12-09T18:06:00Z">
        <w:del w:id="149" w:author="Coggon, Amelia Charlotte" w:date="2024-12-09T19:09:00Z" w16du:dateUtc="2024-12-09T18:09:00Z">
          <w:r w:rsidRPr="00B245E7" w:rsidDel="000F4C73">
            <w:rPr>
              <w:sz w:val="22"/>
              <w:szCs w:val="22"/>
            </w:rPr>
            <w:delText xml:space="preserve"> </w:delText>
          </w:r>
          <w:commentRangeStart w:id="150"/>
          <w:r w:rsidRPr="00B245E7" w:rsidDel="000F4C73">
            <w:rPr>
              <w:sz w:val="22"/>
              <w:szCs w:val="22"/>
            </w:rPr>
            <w:delText xml:space="preserve">and </w:delText>
          </w:r>
        </w:del>
      </w:moveTo>
      <w:ins w:id="151" w:author="Coggon, Amelia Charlotte" w:date="2024-12-09T19:09:00Z" w16du:dateUtc="2024-12-09T18:09:00Z">
        <w:r>
          <w:rPr>
            <w:sz w:val="22"/>
            <w:szCs w:val="22"/>
          </w:rPr>
          <w:t>I</w:t>
        </w:r>
      </w:ins>
      <w:moveTo w:id="152" w:author="Coggon, Amelia Charlotte" w:date="2024-12-09T19:06:00Z" w16du:dateUtc="2024-12-09T18:06:00Z">
        <w:del w:id="153" w:author="Coggon, Amelia Charlotte" w:date="2024-12-09T19:09:00Z" w16du:dateUtc="2024-12-09T18:09:00Z">
          <w:r w:rsidRPr="00B245E7" w:rsidDel="000F4C73">
            <w:rPr>
              <w:sz w:val="22"/>
              <w:szCs w:val="22"/>
            </w:rPr>
            <w:delText>i</w:delText>
          </w:r>
        </w:del>
        <w:r w:rsidRPr="00B245E7">
          <w:rPr>
            <w:sz w:val="22"/>
            <w:szCs w:val="22"/>
          </w:rPr>
          <w:t xml:space="preserve">n the UK </w:t>
        </w:r>
        <w:commentRangeEnd w:id="150"/>
        <w:r w:rsidRPr="00B245E7">
          <w:rPr>
            <w:rStyle w:val="CommentReference"/>
            <w:rFonts w:eastAsiaTheme="minorHAnsi"/>
            <w:sz w:val="22"/>
            <w:szCs w:val="22"/>
            <w:lang w:eastAsia="en-US"/>
          </w:rPr>
          <w:commentReference w:id="150"/>
        </w:r>
        <w:r w:rsidRPr="00B245E7">
          <w:rPr>
            <w:sz w:val="22"/>
            <w:szCs w:val="22"/>
          </w:rPr>
          <w:t xml:space="preserve">alone, approximately 50% of the adult pig population has been exposed to one or more strains of IAV </w:t>
        </w:r>
        <w:del w:id="154" w:author="Coggon, Amelia Charlotte" w:date="2024-12-09T19:10:00Z" w16du:dateUtc="2024-12-09T18:10:00Z">
          <w:r w:rsidRPr="00B245E7" w:rsidDel="000F4C73">
            <w:rPr>
              <w:sz w:val="22"/>
              <w:szCs w:val="22"/>
            </w:rPr>
            <w:delText>during</w:delText>
          </w:r>
        </w:del>
      </w:moveTo>
      <w:ins w:id="155" w:author="Coggon, Amelia Charlotte" w:date="2024-12-09T19:10:00Z" w16du:dateUtc="2024-12-09T18:10:00Z">
        <w:r>
          <w:rPr>
            <w:sz w:val="22"/>
            <w:szCs w:val="22"/>
          </w:rPr>
          <w:t>over</w:t>
        </w:r>
      </w:ins>
      <w:moveTo w:id="156" w:author="Coggon, Amelia Charlotte" w:date="2024-12-09T19:06:00Z" w16du:dateUtc="2024-12-09T18:06:00Z">
        <w:r w:rsidRPr="00B245E7">
          <w:rPr>
            <w:sz w:val="22"/>
            <w:szCs w:val="22"/>
          </w:rPr>
          <w:t xml:space="preserve"> their lifetime </w:t>
        </w:r>
        <w:commentRangeEnd w:id="145"/>
        <w:r>
          <w:rPr>
            <w:rStyle w:val="CommentReference"/>
            <w:rFonts w:asciiTheme="minorHAnsi" w:eastAsiaTheme="minorHAnsi" w:hAnsiTheme="minorHAnsi" w:cstheme="minorBidi"/>
            <w:lang w:eastAsia="en-US"/>
          </w:rPr>
          <w:commentReference w:id="145"/>
        </w:r>
        <w:r w:rsidRPr="00B245E7">
          <w:rPr>
            <w:sz w:val="22"/>
            <w:szCs w:val="22"/>
          </w:rPr>
          <w:fldChar w:fldCharType="begin"/>
        </w:r>
        <w:r>
          <w:rPr>
            <w:sz w:val="22"/>
            <w:szCs w:val="22"/>
          </w:rPr>
          <w:instrText xml:space="preserve"> ADDIN ZOTERO_ITEM CSL_CITATION {"citationID":"heMmfhDq","properties":{"formattedCitation":"(Henritzi {\\i{}et al.}, 2020)","plainCitation":"(Henritzi et al., 2020)","noteIndex":0},"citationItems":[{"id":"7HjIxZio/yePTIKU8","uris":["http://zotero.org/users/local/B2LbxeEm/items/4GHJ2YFN"],"itemData":{"id":"d57SgfcY/372Q9MA5","type":"article-journal","abstract":"Swine influenza A viruses (swIAVs) can play a crucial role in the generation of new human pandemic viruses. In this study, in-depth passive surveillance comprising nearly 2,500 European swine holdings and more than 18,000 individual samples identified a year-round presence of up to four major swIAV lineages on more than 50% of farms surveilled. Phylogenetic analyses show that intensive reassortment with human pandemic A(H1N1)/2009 (H1pdm) virus produced an expanding and novel repertoire of at least 31 distinct swIAV genotypes and 12 distinct hemagglutinin/neuraminidase combinations with largely unknown consequences for virulence and host tropism. Several viral isolates were resistant to the human antiviral MxA protein, a prerequisite for zoonotic transmission and stable introduction into human populations. A pronounced antigenic variation was noted in swIAV, and several H1pdm lineages antigenically distinct from current seasonal human H1pdm co-circulate in swine. Thus, European swine populations represent reservoirs for emerging IAV strains with zoonotic and, possibly, pre-pandemic potential.","container-title":"Cell Host &amp; Microbe","DOI":"10.1016/j.chom.2020.07.006","ISSN":"1931-3128","issue":"4","journalAbbreviation":"Cell Host &amp; Microbe","language":"en","page":"614-627.e6","source":"ScienceDirect","title":"Surveillance of European Domestic Pig Populations Identifies an Emerging Reservoir of Potentially Zoonotic Swine Influenza A Viruses","volume":"28","author":[{"family":"Henritzi","given":"Dinah"},{"family":"Petric","given":"Philipp Peter"},{"family":"Lewis","given":"Nicola Sarah"},{"family":"Graaf","given":"Annika"},{"family":"Pessia","given":"Alberto"},{"family":"Starick","given":"Elke"},{"family":"Breithaupt","given":"Angele"},{"family":"Strebelow","given":"Günter"},{"family":"Luttermann","given":"Christine"},{"family":"Parker","given":"Larissa Mareike Kristin"},{"family":"Schröder","given":"Charlotte"},{"family":"Hammerschmidt","given":"Bärbel"},{"family":"Herrler","given":"Georg"},{"family":"Beilage","given":"Elisabeth","dropping-particle":"große"},{"family":"Stadlbauer","given":"Daniel"},{"family":"Simon","given":"Viviana"},{"family":"Krammer","given":"Florian"},{"family":"Wacheck","given":"Silke"},{"family":"Pesch","given":"Stefan"},{"family":"Schwemmle","given":"Martin"},{"family":"Beer","given":"Martin"},{"family":"Harder","given":"Timm Clemens"}],"issued":{"date-parts":[["2020",10,7]]}}}],"schema":"https://github.com/citation-style-language/schema/raw/master/csl-citation.json"} </w:instrText>
        </w:r>
        <w:r w:rsidRPr="00B245E7">
          <w:rPr>
            <w:sz w:val="22"/>
            <w:szCs w:val="22"/>
          </w:rPr>
          <w:fldChar w:fldCharType="separate"/>
        </w:r>
        <w:r w:rsidRPr="00B245E7">
          <w:rPr>
            <w:sz w:val="22"/>
            <w:szCs w:val="22"/>
          </w:rPr>
          <w:t xml:space="preserve">(Henritzi </w:t>
        </w:r>
        <w:r w:rsidRPr="00B245E7">
          <w:rPr>
            <w:i/>
            <w:iCs/>
            <w:sz w:val="22"/>
            <w:szCs w:val="22"/>
          </w:rPr>
          <w:t>et al.</w:t>
        </w:r>
        <w:r w:rsidRPr="00B245E7">
          <w:rPr>
            <w:sz w:val="22"/>
            <w:szCs w:val="22"/>
          </w:rPr>
          <w:t>, 2020)</w:t>
        </w:r>
        <w:r w:rsidRPr="00B245E7">
          <w:rPr>
            <w:sz w:val="22"/>
            <w:szCs w:val="22"/>
          </w:rPr>
          <w:fldChar w:fldCharType="end"/>
        </w:r>
        <w:r w:rsidRPr="00B245E7">
          <w:rPr>
            <w:sz w:val="22"/>
            <w:szCs w:val="22"/>
          </w:rPr>
          <w:t xml:space="preserve">. </w:t>
        </w:r>
      </w:moveTo>
      <w:moveToRangeEnd w:id="144"/>
      <w:del w:id="157" w:author="SIMON Gaelle" w:date="2024-11-29T18:46:00Z">
        <w:r w:rsidR="00ED6B1D" w:rsidRPr="00B245E7">
          <w:rPr>
            <w:b/>
            <w:bCs/>
            <w:sz w:val="22"/>
            <w:szCs w:val="22"/>
          </w:rPr>
          <w:delText>Ecology and evolution of H1 and H3</w:delText>
        </w:r>
      </w:del>
    </w:p>
    <w:p w14:paraId="6C4D8E54" w14:textId="77D7DDC5" w:rsidR="00ED6B1D" w:rsidRPr="00B245E7" w:rsidRDefault="00F606AE" w:rsidP="00B245E7">
      <w:pPr>
        <w:spacing w:line="360" w:lineRule="auto"/>
        <w:rPr>
          <w:sz w:val="22"/>
          <w:szCs w:val="22"/>
        </w:rPr>
      </w:pPr>
      <w:commentRangeStart w:id="158"/>
      <w:r w:rsidRPr="00B245E7">
        <w:rPr>
          <w:sz w:val="22"/>
          <w:szCs w:val="22"/>
        </w:rPr>
        <w:t xml:space="preserve">Three predominant lineages of swine </w:t>
      </w:r>
      <w:r w:rsidR="00F26EDF" w:rsidRPr="00B245E7">
        <w:rPr>
          <w:sz w:val="22"/>
          <w:szCs w:val="22"/>
        </w:rPr>
        <w:t xml:space="preserve">IAV </w:t>
      </w:r>
      <w:r w:rsidRPr="00B245E7">
        <w:rPr>
          <w:sz w:val="22"/>
          <w:szCs w:val="22"/>
        </w:rPr>
        <w:t xml:space="preserve">H1 viruses </w:t>
      </w:r>
      <w:commentRangeEnd w:id="158"/>
      <w:r w:rsidR="0032323B">
        <w:rPr>
          <w:rStyle w:val="CommentReference"/>
          <w:rFonts w:asciiTheme="minorHAnsi" w:eastAsiaTheme="minorHAnsi" w:hAnsiTheme="minorHAnsi" w:cstheme="minorBidi"/>
          <w:lang w:eastAsia="en-US"/>
        </w:rPr>
        <w:commentReference w:id="158"/>
      </w:r>
      <w:r w:rsidR="00ED6B1D" w:rsidRPr="00B245E7">
        <w:rPr>
          <w:sz w:val="22"/>
          <w:szCs w:val="22"/>
        </w:rPr>
        <w:t>(1A, 1B, and 1C) and multiple lineages of H3 from human seasonal IAV</w:t>
      </w:r>
      <w:r w:rsidR="00E57A59" w:rsidRPr="00B245E7">
        <w:rPr>
          <w:sz w:val="22"/>
          <w:szCs w:val="22"/>
        </w:rPr>
        <w:t xml:space="preserve"> </w:t>
      </w:r>
      <w:r w:rsidR="00ED6B1D" w:rsidRPr="00B245E7">
        <w:rPr>
          <w:sz w:val="22"/>
          <w:szCs w:val="22"/>
        </w:rPr>
        <w:t xml:space="preserve">which have established over several decades </w:t>
      </w:r>
      <w:r w:rsidRPr="00B245E7">
        <w:rPr>
          <w:sz w:val="22"/>
          <w:szCs w:val="22"/>
        </w:rPr>
        <w:t xml:space="preserve">continuously </w:t>
      </w:r>
      <w:del w:id="159" w:author="Ian Brown" w:date="2024-11-25T15:02:00Z">
        <w:r w:rsidRPr="00B245E7">
          <w:rPr>
            <w:sz w:val="22"/>
            <w:szCs w:val="22"/>
          </w:rPr>
          <w:delText xml:space="preserve">to </w:delText>
        </w:r>
      </w:del>
      <w:r w:rsidRPr="00B245E7">
        <w:rPr>
          <w:sz w:val="22"/>
          <w:szCs w:val="22"/>
        </w:rPr>
        <w:t>circulate in global pig populations</w:t>
      </w:r>
      <w:r w:rsidR="006E347D" w:rsidRPr="00B245E7">
        <w:rPr>
          <w:sz w:val="22"/>
          <w:szCs w:val="22"/>
        </w:rPr>
        <w:t xml:space="preserve"> </w:t>
      </w:r>
      <w:r w:rsidR="000E5747" w:rsidRPr="00B245E7">
        <w:rPr>
          <w:sz w:val="22"/>
          <w:szCs w:val="22"/>
        </w:rPr>
        <w:fldChar w:fldCharType="begin"/>
      </w:r>
      <w:r w:rsidR="007135D9">
        <w:rPr>
          <w:sz w:val="22"/>
          <w:szCs w:val="22"/>
        </w:rPr>
        <w:instrText xml:space="preserve"> ADDIN ZOTERO_ITEM CSL_CITATION {"citationID":"MjE7LOhB","properties":{"formattedCitation":"(Anderson {\\i{}et al.}, 2021)","plainCitation":"(Anderson et al., 2021)","noteIndex":0},"citationItems":[{"id":"7HjIxZio/m6SPRS3X","uris":["http://zotero.org/users/local/B2LbxeEm/items/9CTLF8DY"],"itemData":{"id":"d57SgfcY/nHtPzgI4","type":"article-journal","abstract":"Influenza A viruses (IAVs) are the causative agents of one of the most important viral respiratory diseases in pigs and humans. Human and swine IAV are prone to interspecies transmission, leading to regular incursions from human to pig and vice versa. This bidirectional transmission of IAV has heavily influenced the evolutionary history of IAV in both species. Transmission of distinct human seasonal lineages to pigs, followed by sustained within-host transmission and rapid adaptation and evolution, represent a considerable challenge for pig health and production. Consequently, although only subtypes of H1N1, H1N2, and H3N2 are endemic in swine around the world, extensive diversity can be found in the hemagglutinin (HA) and neuraminidase (NA) genes, as well as the remaining six genes. We review the complicated global epidemiology of IAV in swine and the inextricably entangled implications for public health and influenza pandemic planning.","container-title":"Cold Spring Harbor Perspectives in Medicine","DOI":"10.1101/cshperspect.a038737","ISSN":", 2157-1422","issue":"3","journalAbbreviation":"Cold Spring Harb Perspect Med","language":"en","note":"publisher: Cold Spring Harbor Laboratory Press\nPMID: 31988203","page":"a038737","source":"perspectivesinmedicine.cshlp.org","title":"Swine Influenza A Viruses and the Tangled Relationship with Humans","volume":"11","author":[{"family":"Anderson","given":"Tavis K."},{"family":"Chang","given":"Jennifer"},{"family":"Arendsee","given":"Zebulun W."},{"family":"Venkatesh","given":"Divya"},{"family":"Souza","given":"Carine K."},{"family":"Kimble","given":"J. Brian"},{"family":"Lewis","given":"Nicola S."},{"family":"Davis","given":"C. Todd"},{"family":"Vincent","given":"Amy L."}],"issued":{"date-parts":[["2021",1,3]]}}}],"schema":"https://github.com/citation-style-language/schema/raw/master/csl-citation.json"} </w:instrText>
      </w:r>
      <w:r w:rsidR="000E5747" w:rsidRPr="00B245E7">
        <w:rPr>
          <w:sz w:val="22"/>
          <w:szCs w:val="22"/>
        </w:rPr>
        <w:fldChar w:fldCharType="separate"/>
      </w:r>
      <w:r w:rsidR="00750D5F" w:rsidRPr="00B245E7">
        <w:rPr>
          <w:sz w:val="22"/>
          <w:szCs w:val="22"/>
        </w:rPr>
        <w:t xml:space="preserve">(Anderson </w:t>
      </w:r>
      <w:r w:rsidR="00750D5F" w:rsidRPr="00B245E7">
        <w:rPr>
          <w:i/>
          <w:iCs/>
          <w:sz w:val="22"/>
          <w:szCs w:val="22"/>
        </w:rPr>
        <w:t>et al.</w:t>
      </w:r>
      <w:r w:rsidR="00750D5F" w:rsidRPr="00B245E7">
        <w:rPr>
          <w:sz w:val="22"/>
          <w:szCs w:val="22"/>
        </w:rPr>
        <w:t>, 2021)</w:t>
      </w:r>
      <w:r w:rsidR="000E5747" w:rsidRPr="00B245E7">
        <w:rPr>
          <w:sz w:val="22"/>
          <w:szCs w:val="22"/>
        </w:rPr>
        <w:fldChar w:fldCharType="end"/>
      </w:r>
      <w:r w:rsidR="00ED6B1D" w:rsidRPr="00B245E7">
        <w:rPr>
          <w:sz w:val="22"/>
          <w:szCs w:val="22"/>
        </w:rPr>
        <w:t>. Following the spread of the 2009 H1N1 swine-origin pandemic (pdm</w:t>
      </w:r>
      <w:r w:rsidR="00176D8D" w:rsidRPr="00B245E7">
        <w:rPr>
          <w:sz w:val="22"/>
          <w:szCs w:val="22"/>
        </w:rPr>
        <w:t>09</w:t>
      </w:r>
      <w:r w:rsidR="00ED6B1D" w:rsidRPr="00B245E7">
        <w:rPr>
          <w:sz w:val="22"/>
          <w:szCs w:val="22"/>
        </w:rPr>
        <w:t>) in humans, the annual introduction of human seasonal H1N1</w:t>
      </w:r>
      <w:r w:rsidR="006D1047" w:rsidRPr="00B245E7">
        <w:rPr>
          <w:sz w:val="22"/>
          <w:szCs w:val="22"/>
        </w:rPr>
        <w:t>pdm09</w:t>
      </w:r>
      <w:r w:rsidR="00ED6B1D" w:rsidRPr="00B245E7">
        <w:rPr>
          <w:sz w:val="22"/>
          <w:szCs w:val="22"/>
        </w:rPr>
        <w:t xml:space="preserve"> virus into pigs has led to over a decade of </w:t>
      </w:r>
      <w:r w:rsidR="00BB7BAC" w:rsidRPr="00B245E7">
        <w:rPr>
          <w:sz w:val="22"/>
          <w:szCs w:val="22"/>
        </w:rPr>
        <w:t xml:space="preserve">co-circulation, </w:t>
      </w:r>
      <w:r w:rsidR="00ED6B1D" w:rsidRPr="00B245E7">
        <w:rPr>
          <w:sz w:val="22"/>
          <w:szCs w:val="22"/>
        </w:rPr>
        <w:t>reassortment</w:t>
      </w:r>
      <w:r w:rsidR="008E5015" w:rsidRPr="00B245E7">
        <w:rPr>
          <w:sz w:val="22"/>
          <w:szCs w:val="22"/>
        </w:rPr>
        <w:t>,</w:t>
      </w:r>
      <w:r w:rsidR="00ED6B1D" w:rsidRPr="00B245E7">
        <w:rPr>
          <w:sz w:val="22"/>
          <w:szCs w:val="22"/>
        </w:rPr>
        <w:t xml:space="preserve"> and diversification of the hemagglutinin (HA), neuraminidase (NA), and the other six viral genes in endemic swine </w:t>
      </w:r>
      <w:r w:rsidR="00F26EDF" w:rsidRPr="00B245E7">
        <w:rPr>
          <w:sz w:val="22"/>
          <w:szCs w:val="22"/>
        </w:rPr>
        <w:t xml:space="preserve">IAV </w:t>
      </w:r>
      <w:r w:rsidR="00ED6B1D" w:rsidRPr="00B245E7">
        <w:rPr>
          <w:sz w:val="22"/>
          <w:szCs w:val="22"/>
        </w:rPr>
        <w:t>lineages</w:t>
      </w:r>
      <w:r w:rsidR="006E347D" w:rsidRPr="00B245E7">
        <w:rPr>
          <w:sz w:val="22"/>
          <w:szCs w:val="22"/>
        </w:rPr>
        <w:t xml:space="preserve"> </w:t>
      </w:r>
      <w:r w:rsidR="00750D5F" w:rsidRPr="00B245E7">
        <w:rPr>
          <w:sz w:val="22"/>
          <w:szCs w:val="22"/>
        </w:rPr>
        <w:fldChar w:fldCharType="begin"/>
      </w:r>
      <w:r w:rsidR="007135D9">
        <w:rPr>
          <w:sz w:val="22"/>
          <w:szCs w:val="22"/>
        </w:rPr>
        <w:instrText xml:space="preserve"> ADDIN ZOTERO_ITEM CSL_CITATION {"citationID":"jvRGbGpy","properties":{"formattedCitation":"(Watson {\\i{}et al.}, 2015; Ns {\\i{}et al.}, 2016; Raj\\uc0\\u227{}o {\\i{}et al.}, 2017; S {\\i{}et al.}, 2017; Chastagner {\\i{}et al.}, 2020; Henritzi {\\i{}et al.}, 2020; Chepkwony {\\i{}et al.}, 2021a; Hufnagel {\\i{}et al.}, 2023)","plainCitation":"(Watson et al., 2015; Ns et al., 2016; Rajão et al., 2017; S et al., 2017; Chastagner et al., 2020; Henritzi et al., 2020; Chepkwony et al., 2021a; Hufnagel et al., 2023)","dontUpdate":true,"noteIndex":0},"citationItems":[{"id":810,"uris":["http://zotero.org/users/local/SOJeSFbE/items/87Y33PN4"],"itemData":{"id":810,"type":"article-journal","abstract":"The emergence in humans of the A(H1N1)pdm09 influenza virus, a complex reassortant virus of swine origin, highlighted the importance of worldwide influenza virus surveillance in swine. To date, large-scale surveillance studies have been reported for southern China and North America, but such data have not yet been described for Europe. We report the first large-scale genomic characterization of 290 swine influenza viruses collected from 14 European countries between 2009 and 2013. A total of 23 distinct genotypes were identified, with the 7 most common comprising 82% of the incidence. Contrasting epidemiological dynamics were observed for two of these genotypes, H1huN2 and H3N2, with the former showing multiple long-lived geographically isolated lineages, while the latter had short-lived geographically diffuse lineages. At least 32 human-swine transmission events have resulted in A(H1N1)pdm09 becoming established at a mean frequency of 8% across European countries. Notably, swine in the United Kingdom have largely had a replacement of the endemic Eurasian avian virus-like (\"avian-like\") genotypes with A(H1N1)pdm09-derived genotypes. The high number of reassortant genotypes observed in European swine, combined with the identification of a genotype similar to the A(H3N2)v genotype in North America, underlines the importance of continued swine surveillance in Europe for the purposes of maintaining public health. This report further reveals that the emergences and drivers of virus evolution in swine differ at the global level.\nIMPORTANCE: The influenza A(H1N1)pdm09 virus contains a reassortant genome with segments derived from separate virus lineages that evolved in different regions of the world. In particular, its neuraminidase and matrix segments were derived from the Eurasian avian virus-like (\"avian-like\") lineage that emerged in European swine in the 1970s. However, while large-scale genomic characterization of swine has been reported for southern China and North America, no equivalent study has yet been reported for Europe. Surveillance of swine herds across Europe between 2009 and 2013 revealed that the A(H1N1)pdm09 virus is established in European swine, increasing the number of circulating lineages in the region and increasing the possibility of the emergence of a genotype with human pandemic potential. It also has implications for veterinary health, making prevention through vaccination more challenging. The identification of a genotype similar to the A(H3N2)v genotype, causing zoonoses at North American agricultural fairs, underlines the importance of continued genomic characterization in European swine.","container-title":"Journal of Virology","DOI":"10.1128/JVI.00840-15","ISSN":"1098-5514","issue":"19","journalAbbreviation":"J Virol","language":"eng","note":"PMID: 26202246\nPMCID: PMC4577897","page":"9920-9931","source":"PubMed","title":"Molecular Epidemiology and Evolution of Influenza Viruses Circulating within European Swine between 2009 and 2013","volume":"89","author":[{"family":"Watson","given":"Simon J."},{"family":"Langat","given":"Pinky"},{"family":"Reid","given":"Scott M."},{"family":"Lam","given":"Tommy Tsan-Yuk"},{"family":"Cotten","given":"Matthew"},{"family":"Kelly","given":"Michael"},{"family":"Van Reeth","given":"Kristien"},{"family":"Qiu","given":"Yu"},{"family":"Simon","given":"Gaëlle"},{"family":"Bonin","given":"Emilie"},{"family":"Foni","given":"Emanuela"},{"family":"Chiapponi","given":"Chiara"},{"family":"Larsen","given":"Lars"},{"family":"Hjulsager","given":"Charlotte"},{"family":"Markowska-Daniel","given":"Iwona"},{"family":"Urbaniak","given":"Kinga"},{"family":"Dürrwald","given":"Ralf"},{"family":"Schlegel","given":"Michael"},{"family":"Huovilainen","given":"Anita"},{"family":"Davidson","given":"Irit"},{"family":"Dán","given":"Ádám"},{"family":"Loeffen","given":"Willie"},{"family":"Edwards","given":"Stephanie"},{"family":"Bublot","given":"Michel"},{"family":"Vila","given":"Thais"},{"family":"Maldonado","given":"Jaime"},{"family":"Valls","given":"Laura"},{"literal":"ESNIP3 Consortium"},{"family":"Brown","given":"Ian H."},{"family":"Pybus","given":"Oliver G."},{"family":"Kellam","given":"Paul"}],"issued":{"date-parts":[["2015",10]]}}},{"id":921,"uris":["http://zotero.org/users/local/SOJeSFbE/items/GFK29SCK"],"itemData":{"id":921,"type":"article-journal","abstract":"Swine influenza presents a substantial disease burden for pig populations worldwide and poses a potential pandemic threat to humans. There is considerable diversity in both H1 and H3 influenza viruses circulating in swine due to the frequent introductions of viruses from humans and birds coupled wit …","container-title":"eLife","DOI":"10.7554/eLife.12217","ISSN":"2050-084X","language":"en","note":"publisher: Elife\nPMID: 27113719","source":"pubmed.ncbi.nlm.nih.gov","title":"The global antigenic diversity of swine influenza A viruses","URL":"https://pubmed.ncbi.nlm.nih.gov/27113719/","volume":"5","author":[{"family":"Lewis","given":"Nicola S."},{"family":"Ca","given":"Russell"},{"family":"P","given":"Langat"},{"family":"Tk","given":"Anderson"},{"family":"K","given":"Berger"},{"family":"F","given":"Bielejec"},{"family":"Df","given":"Burke"},{"family":"G","given":"Dudas"},{"family":"Jm","given":"Fonville"},{"family":"Ra","given":"Fouchier"},{"family":"P","given":"Kellam"},{"family":"Bf","given":"Koel"},{"family":"P","given":"Lemey"},{"family":"T","given":"Nguyen"},{"family":"B","given":"Nuansrichy"},{"family":"Jm","given":"Peiris"},{"family":"T","given":"Saito"},{"family":"G","given":"Simon"},{"family":"E","given":"Skepner"},{"family":"N","given":"Takemae"},{"family":"Rj","given":"Webby"},{"family":"K","given":"Van Reeth"},{"family":"Sm","given":"Brookes"},{"family":"L","given":"Larsen"},{"family":"Sj","given":"Watson"},{"family":"Ih","given":"Brown"},{"family":"Al","given":"Vincent"}],"accessed":{"date-parts":[["2024",10,14]]},"issued":{"date-parts":[["2016",4,15]]}}},{"id":766,"uris":["http://zotero.org/users/local/SOJeSFbE/items/QNQYATWV"],"itemData":{"id":766,"type":"article-journal","abstract":"Repeated spillovers of the H1N1 pandemic virus (H1N1pdm09) from humans to pigs resulted in substantial evolution of influenza A viruses infecting swine, contributing to the genetic and antigenic diversity of influenza A viruses (IAV) currently circulating in swine. The reassortment with endemic swine viruses and maintenance of some of the H1N1pdm09 internal genes resulted in the circulation of different genomic constellations in pigs. Here, we performed a whole-genome phylogenetic analysis of 368 IAV circulating in swine from 2009 to 2016 in the United States. We identified 44 different genotypes, with the most common genotype (32.33%) containing a clade IV-A HA gene, a 2002-lineage NA gene, an M-pdm09 gene, and remaining gene segments of triple reassortant internal gene (TRIG) origin. To understand how different genetic constellations may relate to viral fitness, we compared the pathogenesis and transmission in pigs of six representative genotypes. Although all six genotypes efficiently infected pigs, they resulted in different degrees of pathology and viral shedding. These results highlight the vast H3N2 genetic diversity circulating in U.S. swine after 2009. This diversity has important implications in the control of this disease by the swine industry, as well as a potential risk for public health if swine-adapted viruses with H1N1pdm09 genes have an increased risk to humans, as occurred in the 2011-2012 and 2016 human variant H3N2v cases associated with exhibition swine.\nIMPORTANCE: People continue to spread the 2009 H1N1 pandemic (H1N1pdm09) IAV to pigs, allowing H1N1pdm09 to reassort with endemic swine IAV. In this study, we determined the 8 gene combinations of swine H3N2 IAV detected from 2009 to 2016. We identified 44 different genotypes of H3N2, the majority of which contained at least one H1N1pdm09 gene segment. We compared six representative genotypes of H3N2 in pigs. All six genotypes efficiently infected pigs, but they resulted in different degrees of lung damage and viral shedding. These results highlight the vast genetic diversity of H3N2 circulating in U.S. swine after 2009, with important implications for the control of IAV for the swine industry. Because H1N1pdm09 is also highly adapted to humans, these swine viruses pose a potential risk to public health if swine-adapted viruses with H1N1pdm09 genes also have an increased risk for human infection.","container-title":"Journal of Virology","DOI":"10.1128/JVI.01763-16","ISSN":"1098-5514","issue":"4","journalAbbreviation":"J Virol","language":"eng","note":"PMID: 27928015\nPMCID: PMC5286888","page":"e01763-16","source":"PubMed","title":"Reassortment between Swine H3N2 and 2009 Pandemic H1N1 in the United States Resulted in Influenza A Viruses with Diverse Genetic Constellations with Variable Virulence in Pigs","volume":"91","author":[{"family":"Rajão","given":"Daniela S."},{"family":"Walia","given":"Rasna R."},{"family":"Campbell","given":"Brian"},{"family":"Gauger","given":"Phillip C."},{"family":"Janas-Martindale","given":"Alicia"},{"family":"Killian","given":"Mary Lea"},{"family":"Vincent","given":"Amy L."}],"issued":{"date-parts":[["2017",2,15]]}}},{"id":769,"uris":["http://zotero.org/users/local/SOJeSFbE/items/CXI33HTH"],"itemData":{"id":769,"type":"article-journal","abstract":"Transmission of influenza A virus (IAV) from humans to swine occurs with relative frequency and is a critical contributor to swine IAV diversity. Subsequent to the introduction of these human seasonal lineages, there is often reassortment with endemic viruses and antigenic drift. To address whether …","container-title":"The Journal of general virology","DOI":"10.1099/jgv.0.000885","ISSN":"1465-2099","issue":"8","language":"en","note":"publisher: J Gen Virol\nPMID: 28758634","source":"pubmed.ncbi.nlm.nih.gov","title":"The genomic evolution of H1 influenza A viruses from swine detected in the United States between 2009 and 2016","URL":"https://pubmed.ncbi.nlm.nih.gov/28758634/","volume":"98","author":[{"family":"Gao","given":"Shibo"},{"family":"Tk","given":"Anderson"},{"family":"Rr","given":"Walia"},{"family":"Ks","given":"Dorman"},{"family":"A","given":"Janas-Martindale"},{"family":"Al","given":"Vincent"}],"accessed":{"date-parts":[["2024",10,14]]},"issued":{"date-parts":[["2017",8]]}}},{"id":905,"uris":["http://zotero.org/users/local/SOJeSFbE/items/6NRUEGVB"],"itemData":{"id":905,"type":"article-journal","abstract":"This study evaluated the genetic and antigenic evolution of swine influenza A viruses (swIAV) of the two main enzootic H1 lineages, i.e., HA-1C (H1av) and -1B (H1hu), circulating in France between 2000 and 2018. SwIAV RNAs extracted from 1220 swine nasal swabs were hemagglutinin/neuraminidase (HA/NA) subtyped by RT-qPCRs, and 293 virus isolates were sequenced. In addition, 146 H1avNy and 105 H1huNy strains were submitted to hemagglutination inhibition tests. H1avN1 (66.5%) and H1huN2 (25.4%) subtypes were predominant. Most H1 strains belonged to HA-1C.2.1 or -1B.1.2.3 clades, but HA-1C.2, -1C.2.2, -1C.2.3, -1B.1.1, and -1B.1.2.1 clades were also detected sporadically. Within HA-1B.1.2.3 clade, a group of strains named \"Δ146-147\" harbored several amino acid mutations and a double deletion in HA, that led to a marked antigenic drift. Phylogenetic analyses revealed that internal segments belonged mainly to the \"Eurasian avian-like lineage\", with two distinct genogroups for the M segment. In total, 17 distinct genotypes were identified within the study period. Reassortments of H1av/H1hu strains with H1N1pdm virus were rarely evidenced until 2018. Analysis of amino acid sequences predicted a variability in length of PB1-F2 and PA-X proteins and identified the appearance of several mutations in PB1, PB1-F2, PA, NP and NS1 proteins that could be linked to virulence, while markers for antiviral resistance were identified in N1 and N2. Altogether, diversity and evolution of swIAV recall the importance of disrupting the spreading of swIAV within and between pig herds, as well as IAV inter-species transmissions.","container-title":"Viruses","DOI":"10.3390/v12111304","ISSN":"1999-4915","issue":"11","journalAbbreviation":"Viruses","language":"eng","note":"PMID: 33202972\nPMCID: PMC7697621","page":"1304","source":"PubMed","title":"Genetic and Antigenic Evolution of European Swine Influenza A Viruses of HA-1C (Avian-Like) and HA-1B (Human-Like) Lineages in France from 2000 to 2018","volume":"12","author":[{"family":"Chastagner","given":"Amélie"},{"family":"Hervé","given":"Séverine"},{"family":"Quéguiner","given":"Stéphane"},{"family":"Hirchaud","given":"Edouard"},{"family":"Lucas","given":"Pierrick"},{"family":"Gorin","given":"Stéphane"},{"family":"Béven","given":"Véronique"},{"family":"Barbier","given":"Nicolas"},{"family":"Deblanc","given":"Céline"},{"family":"Blanchard","given":"Yannick"},{"family":"Simon","given":"Gaëlle"}],"issued":{"date-parts":[["2020",11,13]]}}},{"id":"7HjIxZio/yePTIKU8","uris":["http://zotero.org/users/local/B2LbxeEm/items/4GHJ2YFN"],"itemData":{"id":"d57SgfcY/372Q9MA5","type":"article-journal","abstract":"Swine influenza A viruses (swIAVs) can play a crucial role in the generation of new human pandemic viruses. In this study, in-depth passive surveillance comprising nearly 2,500 European swine holdings and more than 18,000 individual samples identified a year-round presence of up to four major swIAV lineages on more than 50% of farms surveilled. Phylogenetic analyses show that intensive reassortment with human pandemic A(H1N1)/2009 (H1pdm) virus produced an expanding and novel repertoire of at least 31 distinct swIAV genotypes and 12 distinct hemagglutinin/neuraminidase combinations with largely unknown consequences for virulence and host tropism. Several viral isolates were resistant to the human antiviral MxA protein, a prerequisite for zoonotic transmission and stable introduction into human populations. A pronounced antigenic variation was noted in swIAV, and several H1pdm lineages antigenically distinct from current seasonal human H1pdm co-circulate in swine. Thus, European swine populations represent reservoirs for emerging IAV strains with zoonotic and, possibly, pre-pandemic potential.","container-title":"Cell Host &amp; Microbe","DOI":"10.1016/j.chom.2020.07.006","ISSN":"1931-3128","issue":"4","journalAbbreviation":"Cell Host &amp; Microbe","language":"en","page":"614-627.e6","source":"ScienceDirect","title":"Surveillance of European Domestic Pig Populations Identifies an Emerging Reservoir of Potentially Zoonotic Swine Influenza A Viruses","volume":"28","author":[{"family":"Henritzi","given":"Dinah"},{"family":"Petric","given":"Philipp Peter"},{"family":"Lewis","given":"Nicola Sarah"},{"family":"Graaf","given":"Annika"},{"family":"Pessia","given":"Alberto"},{"family":"Starick","given":"Elke"},{"family":"Breithaupt","given":"Angele"},{"family":"Strebelow","given":"Günter"},{"family":"Luttermann","given":"Christine"},{"family":"Parker","given":"Larissa Mareike Kristin"},{"family":"Schröder","given":"Charlotte"},{"family":"Hammerschmidt","given":"Bärbel"},{"family":"Herrler","given":"Georg"},{"family":"Beilage","given":"Elisabeth","dropping-particle":"große"},{"family":"Stadlbauer","given":"Daniel"},{"family":"Simon","given":"Viviana"},{"family":"Krammer","given":"Florian"},{"family":"Wacheck","given":"Silke"},{"family":"Pesch","given":"Stefan"},{"family":"Schwemmle","given":"Martin"},{"family":"Beer","given":"Martin"},{"family":"Harder","given":"Timm Clemens"}],"issued":{"date-parts":[["2020",10,7]]}}},{"id":908,"uris":["http://zotero.org/users/local/SOJeSFbE/items/9KMBL396"],"itemData":{"id":908,"type":"article-journal","abstract":"Surveillance of swine influenza A viruses (swIAV) allows timely detection and identification of new variants with potential zoonotic risks. In this study, we aimed to identify swIAV subtypes that circulated in pigs in Belgium and the Netherlands between 2014 and 2019, and characterize their genetic and antigenic evolution. We subtyped all isolates and analyzed hemagglutinin sequences and hemagglutination inhibition assay data for H1 swIAV, which were the dominant HA subtype. We also analyzed whole genome sequences (WGS) of selected isolates. Out of 200 samples, 89 tested positive for swIAV. swIAV of H1N1, H1N2 and H3N2 subtypes were detected. Analysis of WGS of 18 H1 swIAV isolates revealed three newly emerged genotypes. The European avian-like H1 swIAV (lineage 1C) were predominant and accounted for 47.2% of the total isolates. They were shown to evolve faster than the European human-like H1 (1B lineage) swIAV, which represented 27% of the isolates. The 2009 pandemic H1 swIAV (lineage 1A) accounted for only 5.6% of the isolates and showed divergence from their precursor virus. These results point to the increasing divergence of swIAV and stress the need for continuous surveillance of swIAV.","container-title":"Scientific Reports","DOI":"10.1038/s41598-021-90512-z","ISSN":"2045-2322","issue":"1","journalAbbreviation":"Sci Rep","language":"eng","note":"PMID: 34050216\nPMCID: PMC8163766","page":"11276","source":"PubMed","title":"Genetic and antigenic evolution of H1 swine influenza A viruses isolated in Belgium and the Netherlands from 2014 through 2019","volume":"11","author":[{"family":"Chepkwony","given":"Sharon"},{"family":"Parys","given":"Anna"},{"family":"Vandoorn","given":"Elien"},{"family":"Stadejek","given":"Wojciech"},{"family":"Xie","given":"Jiexiong"},{"family":"King","given":"Jacqueline"},{"family":"Graaf","given":"Annika"},{"family":"Pohlmann","given":"Anne"},{"family":"Beer","given":"Martin"},{"family":"Harder","given":"Timm"},{"family":"Van Reeth","given":"Kristien"}],"issued":{"date-parts":[["2021",5,28]]}}},{"id":913,"uris":["http://zotero.org/users/local/SOJeSFbE/items/V65PSGBJ"],"itemData":{"id":913,"type":"article-journal","abstract":"Influenza A viruses (IAVs) of the H1N1 classical swine lineage became endemic in North American swine following the 1918 pandemic. Additional human-to-swine transmission events after 1918, and a spillover of H1 viruses from wild birds in Europe, potentiated a rapid increase in genomic diversity via reassortment between introductions and the endemic classical swine lineage. To determine mechanisms affecting reassortment and evolution, we conducted a phylogenetic analysis of N1 and paired HA swine IAV genes in North America between 1930 and 2020. We described fourteen N1 clades within the N1 Eurasian avian lineage (including the N1 pandemic clade), the N1 classical swine lineage, and the N1 human seasonal lineage. Seven N1 genetic clades had evidence for contemporary circulation. To assess antigenic drift associated with N1 genetic diversity, we generated a panel of representative swine N1 antisera and quantified the antigenic distance between wild-type viruses using enzyme-linked lectin assays and antigenic cartography. Within the N1 genes, the antigenic similarity was variable and reflected shared evolutionary history. Sustained circulation and evolution of N1 genes in swine had resulted in a significant antigenic distance between the N1 pandemic clade and the classical swine li</w:instrText>
      </w:r>
      <w:r w:rsidR="007135D9" w:rsidRPr="0032323B">
        <w:rPr>
          <w:sz w:val="22"/>
          <w:lang w:val="fr-FR"/>
          <w:rPrChange w:id="160" w:author="RICHARD Gautier" w:date="2024-12-08T13:41:00Z" w16du:dateUtc="2024-12-08T12:41:00Z">
            <w:rPr>
              <w:sz w:val="22"/>
            </w:rPr>
          </w:rPrChange>
        </w:rPr>
        <w:instrText xml:space="preserve">neage. Between 2010 and 2020, N1 clades and N1-HA pairings fluctuated in detection frequency across North America, with hotspots of diversity generally appearing and disappearing within 2 years. We also identified frequent N1-HA reassortment events (n = 36), which were rarely sustained (n = 6) and sometimes also concomitant with the emergence of new N1 genetic clades (n = 3). These data form a baseline from which we can identify N1 clades that expand in range or genetic diversity that may impact viral phenotypes or vaccine immunity and subsequently the health of North American swine.","container-title":"Virus Evolution","DOI":"10.1093/ve/vead015","ISSN":"2057-1577","issue":"1","journalAbbreviation":"Virus Evol","language":"eng","note":"PMID: 36993794\nPMCID: PMC10041950","page":"vead015","source":"PubMed","title":"Characterizing a century of genetic diversity and contemporary antigenic diversity of N1 neuraminidase in influenza A virus from North American swine","volume":"9","author":[{"family":"Hufnagel","given":"David E."},{"family":"Young","given":"Katharine M."},{"family":"Arendsee","given":"Zebulun W."},{"family":"Gay","given":"L. Claire"},{"family":"Caceres","given":"C. Joaquin"},{"family":"Rajão","given":"Daniela S."},{"family":"Perez","given":"Daniel R."},{"family":"Vincent Baker","given":"Amy L."},{"family":"Anderson","given":"Tavis K."}],"issued":{"date-parts":[["2023"]]}}}],"schema":"https://github.com/citation-style-language/schema/raw/master/csl-citation.json"} </w:instrText>
      </w:r>
      <w:r w:rsidR="00750D5F" w:rsidRPr="00B245E7">
        <w:rPr>
          <w:sz w:val="22"/>
          <w:szCs w:val="22"/>
        </w:rPr>
        <w:fldChar w:fldCharType="separate"/>
      </w:r>
      <w:r w:rsidR="00556C4F" w:rsidRPr="002D4B44">
        <w:rPr>
          <w:sz w:val="22"/>
          <w:lang w:val="nl-BE"/>
          <w:rPrChange w:id="161" w:author="Kristien Van Reeth" w:date="2024-12-08T13:41:00Z" w16du:dateUtc="2024-12-08T12:41:00Z">
            <w:rPr>
              <w:sz w:val="22"/>
            </w:rPr>
          </w:rPrChange>
        </w:rPr>
        <w:t xml:space="preserve">(Watson </w:t>
      </w:r>
      <w:r w:rsidR="00556C4F" w:rsidRPr="002D4B44">
        <w:rPr>
          <w:i/>
          <w:sz w:val="22"/>
          <w:lang w:val="nl-BE"/>
          <w:rPrChange w:id="162" w:author="Kristien Van Reeth" w:date="2024-12-08T13:41:00Z" w16du:dateUtc="2024-12-08T12:41:00Z">
            <w:rPr>
              <w:i/>
              <w:sz w:val="22"/>
            </w:rPr>
          </w:rPrChange>
        </w:rPr>
        <w:t>et al.</w:t>
      </w:r>
      <w:r w:rsidR="00556C4F" w:rsidRPr="002D4B44">
        <w:rPr>
          <w:sz w:val="22"/>
          <w:lang w:val="nl-BE"/>
          <w:rPrChange w:id="163" w:author="Kristien Van Reeth" w:date="2024-12-08T13:41:00Z" w16du:dateUtc="2024-12-08T12:41:00Z">
            <w:rPr>
              <w:sz w:val="22"/>
            </w:rPr>
          </w:rPrChange>
        </w:rPr>
        <w:t xml:space="preserve">, 2015; </w:t>
      </w:r>
      <w:r w:rsidR="007A2800" w:rsidRPr="002D4B44">
        <w:rPr>
          <w:sz w:val="22"/>
          <w:lang w:val="nl-BE"/>
          <w:rPrChange w:id="164" w:author="Kristien Van Reeth" w:date="2024-12-08T13:41:00Z" w16du:dateUtc="2024-12-08T12:41:00Z">
            <w:rPr>
              <w:sz w:val="22"/>
            </w:rPr>
          </w:rPrChange>
        </w:rPr>
        <w:t>Lewis</w:t>
      </w:r>
      <w:r w:rsidR="00556C4F" w:rsidRPr="002D4B44">
        <w:rPr>
          <w:sz w:val="22"/>
          <w:lang w:val="nl-BE"/>
          <w:rPrChange w:id="165" w:author="Kristien Van Reeth" w:date="2024-12-08T13:41:00Z" w16du:dateUtc="2024-12-08T12:41:00Z">
            <w:rPr>
              <w:sz w:val="22"/>
            </w:rPr>
          </w:rPrChange>
        </w:rPr>
        <w:t xml:space="preserve"> </w:t>
      </w:r>
      <w:r w:rsidR="00556C4F" w:rsidRPr="002D4B44">
        <w:rPr>
          <w:i/>
          <w:sz w:val="22"/>
          <w:lang w:val="nl-BE"/>
          <w:rPrChange w:id="166" w:author="Kristien Van Reeth" w:date="2024-12-08T13:41:00Z" w16du:dateUtc="2024-12-08T12:41:00Z">
            <w:rPr>
              <w:i/>
              <w:sz w:val="22"/>
            </w:rPr>
          </w:rPrChange>
        </w:rPr>
        <w:t>et al.</w:t>
      </w:r>
      <w:r w:rsidR="00556C4F" w:rsidRPr="002D4B44">
        <w:rPr>
          <w:sz w:val="22"/>
          <w:lang w:val="nl-BE"/>
          <w:rPrChange w:id="167" w:author="Kristien Van Reeth" w:date="2024-12-08T13:41:00Z" w16du:dateUtc="2024-12-08T12:41:00Z">
            <w:rPr>
              <w:sz w:val="22"/>
            </w:rPr>
          </w:rPrChange>
        </w:rPr>
        <w:t xml:space="preserve">, 2016; Rajão </w:t>
      </w:r>
      <w:r w:rsidR="00556C4F" w:rsidRPr="002D4B44">
        <w:rPr>
          <w:i/>
          <w:sz w:val="22"/>
          <w:lang w:val="nl-BE"/>
          <w:rPrChange w:id="168" w:author="Kristien Van Reeth" w:date="2024-12-08T13:41:00Z" w16du:dateUtc="2024-12-08T12:41:00Z">
            <w:rPr>
              <w:i/>
              <w:sz w:val="22"/>
            </w:rPr>
          </w:rPrChange>
        </w:rPr>
        <w:t>et al.</w:t>
      </w:r>
      <w:r w:rsidR="00556C4F" w:rsidRPr="002D4B44">
        <w:rPr>
          <w:sz w:val="22"/>
          <w:lang w:val="nl-BE"/>
          <w:rPrChange w:id="169" w:author="Kristien Van Reeth" w:date="2024-12-08T13:41:00Z" w16du:dateUtc="2024-12-08T12:41:00Z">
            <w:rPr>
              <w:sz w:val="22"/>
            </w:rPr>
          </w:rPrChange>
        </w:rPr>
        <w:t xml:space="preserve">, 2017; </w:t>
      </w:r>
      <w:r w:rsidR="007A2800" w:rsidRPr="002D4B44">
        <w:rPr>
          <w:sz w:val="22"/>
          <w:lang w:val="nl-BE"/>
          <w:rPrChange w:id="170" w:author="Kristien Van Reeth" w:date="2024-12-08T13:41:00Z" w16du:dateUtc="2024-12-08T12:41:00Z">
            <w:rPr>
              <w:sz w:val="22"/>
            </w:rPr>
          </w:rPrChange>
        </w:rPr>
        <w:t>Gao</w:t>
      </w:r>
      <w:r w:rsidR="00556C4F" w:rsidRPr="002D4B44">
        <w:rPr>
          <w:sz w:val="22"/>
          <w:lang w:val="nl-BE"/>
          <w:rPrChange w:id="171" w:author="Kristien Van Reeth" w:date="2024-12-08T13:41:00Z" w16du:dateUtc="2024-12-08T12:41:00Z">
            <w:rPr>
              <w:sz w:val="22"/>
            </w:rPr>
          </w:rPrChange>
        </w:rPr>
        <w:t xml:space="preserve"> </w:t>
      </w:r>
      <w:r w:rsidR="00556C4F" w:rsidRPr="002D4B44">
        <w:rPr>
          <w:i/>
          <w:sz w:val="22"/>
          <w:lang w:val="nl-BE"/>
          <w:rPrChange w:id="172" w:author="Kristien Van Reeth" w:date="2024-12-08T13:41:00Z" w16du:dateUtc="2024-12-08T12:41:00Z">
            <w:rPr>
              <w:i/>
              <w:sz w:val="22"/>
            </w:rPr>
          </w:rPrChange>
        </w:rPr>
        <w:t>et al.</w:t>
      </w:r>
      <w:r w:rsidR="00556C4F" w:rsidRPr="002D4B44">
        <w:rPr>
          <w:sz w:val="22"/>
          <w:lang w:val="nl-BE"/>
          <w:rPrChange w:id="173" w:author="Kristien Van Reeth" w:date="2024-12-08T13:41:00Z" w16du:dateUtc="2024-12-08T12:41:00Z">
            <w:rPr>
              <w:sz w:val="22"/>
            </w:rPr>
          </w:rPrChange>
        </w:rPr>
        <w:t xml:space="preserve">, 2017; Chastagner </w:t>
      </w:r>
      <w:r w:rsidR="00556C4F" w:rsidRPr="002D4B44">
        <w:rPr>
          <w:i/>
          <w:sz w:val="22"/>
          <w:lang w:val="nl-BE"/>
          <w:rPrChange w:id="174" w:author="Kristien Van Reeth" w:date="2024-12-08T13:41:00Z" w16du:dateUtc="2024-12-08T12:41:00Z">
            <w:rPr>
              <w:i/>
              <w:sz w:val="22"/>
            </w:rPr>
          </w:rPrChange>
        </w:rPr>
        <w:t>et al.</w:t>
      </w:r>
      <w:r w:rsidR="00556C4F" w:rsidRPr="002D4B44">
        <w:rPr>
          <w:sz w:val="22"/>
          <w:lang w:val="nl-BE"/>
          <w:rPrChange w:id="175" w:author="Kristien Van Reeth" w:date="2024-12-08T13:41:00Z" w16du:dateUtc="2024-12-08T12:41:00Z">
            <w:rPr>
              <w:sz w:val="22"/>
            </w:rPr>
          </w:rPrChange>
        </w:rPr>
        <w:t xml:space="preserve">, 2020; Henritzi </w:t>
      </w:r>
      <w:r w:rsidR="00556C4F" w:rsidRPr="002D4B44">
        <w:rPr>
          <w:i/>
          <w:sz w:val="22"/>
          <w:lang w:val="nl-BE"/>
          <w:rPrChange w:id="176" w:author="Kristien Van Reeth" w:date="2024-12-08T13:41:00Z" w16du:dateUtc="2024-12-08T12:41:00Z">
            <w:rPr>
              <w:i/>
              <w:sz w:val="22"/>
            </w:rPr>
          </w:rPrChange>
        </w:rPr>
        <w:t>et al.</w:t>
      </w:r>
      <w:r w:rsidR="00556C4F" w:rsidRPr="002D4B44">
        <w:rPr>
          <w:sz w:val="22"/>
          <w:lang w:val="nl-BE"/>
          <w:rPrChange w:id="177" w:author="Kristien Van Reeth" w:date="2024-12-08T13:41:00Z" w16du:dateUtc="2024-12-08T12:41:00Z">
            <w:rPr>
              <w:sz w:val="22"/>
            </w:rPr>
          </w:rPrChange>
        </w:rPr>
        <w:t xml:space="preserve">, 2020; Chepkwony </w:t>
      </w:r>
      <w:r w:rsidR="00556C4F" w:rsidRPr="002D4B44">
        <w:rPr>
          <w:i/>
          <w:sz w:val="22"/>
          <w:lang w:val="nl-BE"/>
          <w:rPrChange w:id="178" w:author="Kristien Van Reeth" w:date="2024-12-08T13:41:00Z" w16du:dateUtc="2024-12-08T12:41:00Z">
            <w:rPr>
              <w:i/>
              <w:sz w:val="22"/>
            </w:rPr>
          </w:rPrChange>
        </w:rPr>
        <w:t>et al.</w:t>
      </w:r>
      <w:r w:rsidR="00556C4F" w:rsidRPr="002D4B44">
        <w:rPr>
          <w:sz w:val="22"/>
          <w:lang w:val="nl-BE"/>
          <w:rPrChange w:id="179" w:author="Kristien Van Reeth" w:date="2024-12-08T13:41:00Z" w16du:dateUtc="2024-12-08T12:41:00Z">
            <w:rPr>
              <w:sz w:val="22"/>
            </w:rPr>
          </w:rPrChange>
        </w:rPr>
        <w:t xml:space="preserve">, 2021; Hufnagel </w:t>
      </w:r>
      <w:r w:rsidR="00556C4F" w:rsidRPr="002D4B44">
        <w:rPr>
          <w:i/>
          <w:sz w:val="22"/>
          <w:lang w:val="nl-BE"/>
          <w:rPrChange w:id="180" w:author="Kristien Van Reeth" w:date="2024-12-08T13:41:00Z" w16du:dateUtc="2024-12-08T12:41:00Z">
            <w:rPr>
              <w:i/>
              <w:sz w:val="22"/>
            </w:rPr>
          </w:rPrChange>
        </w:rPr>
        <w:t>et al.</w:t>
      </w:r>
      <w:r w:rsidR="00556C4F" w:rsidRPr="002D4B44">
        <w:rPr>
          <w:sz w:val="22"/>
          <w:lang w:val="nl-BE"/>
          <w:rPrChange w:id="181" w:author="Kristien Van Reeth" w:date="2024-12-08T13:41:00Z" w16du:dateUtc="2024-12-08T12:41:00Z">
            <w:rPr>
              <w:sz w:val="22"/>
            </w:rPr>
          </w:rPrChange>
        </w:rPr>
        <w:t>, 2023)</w:t>
      </w:r>
      <w:r w:rsidR="00750D5F" w:rsidRPr="00B245E7">
        <w:rPr>
          <w:sz w:val="22"/>
          <w:szCs w:val="22"/>
        </w:rPr>
        <w:fldChar w:fldCharType="end"/>
      </w:r>
      <w:r w:rsidR="00ED6B1D" w:rsidRPr="002D4B44">
        <w:rPr>
          <w:sz w:val="22"/>
          <w:lang w:val="nl-BE"/>
          <w:rPrChange w:id="182" w:author="Kristien Van Reeth" w:date="2024-12-08T13:41:00Z" w16du:dateUtc="2024-12-08T12:41:00Z">
            <w:rPr>
              <w:sz w:val="22"/>
            </w:rPr>
          </w:rPrChange>
        </w:rPr>
        <w:t xml:space="preserve">. </w:t>
      </w:r>
      <w:r w:rsidR="00ED6B1D" w:rsidRPr="00B245E7">
        <w:rPr>
          <w:sz w:val="22"/>
          <w:szCs w:val="22"/>
        </w:rPr>
        <w:t xml:space="preserve">This diversity has important implications for both </w:t>
      </w:r>
      <w:r w:rsidR="00F26EDF" w:rsidRPr="00B245E7">
        <w:rPr>
          <w:sz w:val="22"/>
          <w:szCs w:val="22"/>
        </w:rPr>
        <w:t>pig</w:t>
      </w:r>
      <w:r w:rsidR="00ED6B1D" w:rsidRPr="00B245E7">
        <w:rPr>
          <w:sz w:val="22"/>
          <w:szCs w:val="22"/>
        </w:rPr>
        <w:t xml:space="preserve"> health and control of IAV using vaccines and poses a challenge for </w:t>
      </w:r>
      <w:r w:rsidR="009D0712" w:rsidRPr="00B245E7">
        <w:rPr>
          <w:sz w:val="22"/>
          <w:szCs w:val="22"/>
        </w:rPr>
        <w:t>pre-</w:t>
      </w:r>
      <w:r w:rsidR="00ED6B1D" w:rsidRPr="00B245E7">
        <w:rPr>
          <w:sz w:val="22"/>
          <w:szCs w:val="22"/>
        </w:rPr>
        <w:t xml:space="preserve">pandemic preparedness for the global public health community. </w:t>
      </w:r>
    </w:p>
    <w:p w14:paraId="765A21ED" w14:textId="77777777" w:rsidR="00ED6B1D" w:rsidRPr="00B245E7" w:rsidRDefault="00ED6B1D" w:rsidP="00B245E7">
      <w:pPr>
        <w:spacing w:line="360" w:lineRule="auto"/>
        <w:rPr>
          <w:sz w:val="22"/>
          <w:szCs w:val="22"/>
        </w:rPr>
      </w:pPr>
    </w:p>
    <w:p w14:paraId="1F9405F9" w14:textId="55F8DA9C" w:rsidR="00EC0C02" w:rsidRPr="00B245E7" w:rsidRDefault="00ED6B1D" w:rsidP="00B245E7">
      <w:pPr>
        <w:spacing w:line="360" w:lineRule="auto"/>
        <w:rPr>
          <w:sz w:val="22"/>
          <w:szCs w:val="22"/>
        </w:rPr>
      </w:pPr>
      <w:moveFromRangeStart w:id="183" w:author="Coggon, Amelia Charlotte" w:date="2024-12-09T19:06:00Z" w:name="move184663601"/>
      <w:commentRangeStart w:id="184"/>
      <w:moveFrom w:id="185" w:author="Coggon, Amelia Charlotte" w:date="2024-12-09T19:06:00Z" w16du:dateUtc="2024-12-09T18:06:00Z">
        <w:r w:rsidRPr="00B245E7" w:rsidDel="000F4C73">
          <w:rPr>
            <w:sz w:val="22"/>
            <w:szCs w:val="22"/>
          </w:rPr>
          <w:t xml:space="preserve">Swine IAV </w:t>
        </w:r>
        <w:r w:rsidR="003B5C72" w:rsidRPr="00B245E7" w:rsidDel="000F4C73">
          <w:rPr>
            <w:sz w:val="22"/>
            <w:szCs w:val="22"/>
          </w:rPr>
          <w:t xml:space="preserve">causes </w:t>
        </w:r>
        <w:ins w:id="186" w:author="SIMON Gaelle" w:date="2024-11-29T16:37:00Z">
          <w:r w:rsidR="00FE511C" w:rsidDel="000F4C73">
            <w:rPr>
              <w:sz w:val="22"/>
              <w:szCs w:val="22"/>
            </w:rPr>
            <w:t xml:space="preserve">respiratory </w:t>
          </w:r>
        </w:ins>
        <w:r w:rsidR="003B5C72" w:rsidRPr="00B245E7" w:rsidDel="000F4C73">
          <w:rPr>
            <w:sz w:val="22"/>
            <w:szCs w:val="22"/>
          </w:rPr>
          <w:t xml:space="preserve">disease of pigs which is of significant economic concern in Europe </w:t>
        </w:r>
        <w:commentRangeStart w:id="187"/>
        <w:r w:rsidRPr="00B245E7" w:rsidDel="000F4C73">
          <w:rPr>
            <w:sz w:val="22"/>
            <w:szCs w:val="22"/>
          </w:rPr>
          <w:t xml:space="preserve">and in the UK </w:t>
        </w:r>
        <w:commentRangeEnd w:id="187"/>
        <w:r w:rsidR="00F77F35" w:rsidRPr="00B245E7" w:rsidDel="000F4C73">
          <w:rPr>
            <w:rStyle w:val="CommentReference"/>
            <w:rFonts w:eastAsiaTheme="minorHAnsi"/>
            <w:sz w:val="22"/>
            <w:szCs w:val="22"/>
            <w:lang w:eastAsia="en-US"/>
          </w:rPr>
          <w:commentReference w:id="187"/>
        </w:r>
        <w:r w:rsidRPr="00B245E7" w:rsidDel="000F4C73">
          <w:rPr>
            <w:sz w:val="22"/>
            <w:szCs w:val="22"/>
          </w:rPr>
          <w:t>alone, approximately 50% of the adult pig population has been exposed to one or more strains of IAV during their lifetime</w:t>
        </w:r>
        <w:r w:rsidR="006E347D" w:rsidRPr="00B245E7" w:rsidDel="000F4C73">
          <w:rPr>
            <w:sz w:val="22"/>
            <w:szCs w:val="22"/>
          </w:rPr>
          <w:t xml:space="preserve"> </w:t>
        </w:r>
        <w:commentRangeEnd w:id="184"/>
        <w:r w:rsidR="00BB729E" w:rsidDel="000F4C73">
          <w:rPr>
            <w:rStyle w:val="CommentReference"/>
            <w:rFonts w:asciiTheme="minorHAnsi" w:eastAsiaTheme="minorHAnsi" w:hAnsiTheme="minorHAnsi" w:cstheme="minorBidi"/>
            <w:lang w:eastAsia="en-US"/>
          </w:rPr>
          <w:commentReference w:id="184"/>
        </w:r>
        <w:r w:rsidR="00133B62" w:rsidRPr="00B245E7" w:rsidDel="000F4C73">
          <w:rPr>
            <w:sz w:val="22"/>
            <w:szCs w:val="22"/>
          </w:rPr>
          <w:fldChar w:fldCharType="begin"/>
        </w:r>
        <w:r w:rsidR="007135D9" w:rsidDel="000F4C73">
          <w:rPr>
            <w:sz w:val="22"/>
            <w:szCs w:val="22"/>
          </w:rPr>
          <w:instrText xml:space="preserve"> ADDIN ZOTERO_ITEM CSL_CITATION {"citationID":"heMmfhDq","properties":{"formattedCitation":"(Henritzi {\\i{}et al.}, 2020)","plainCitation":"(Henritzi et al., 2020)","noteIndex":0},"citationItems":[{"id":"7HjIxZio/yePTIKU8","uris":["http://zotero.org/users/local/B2LbxeEm/items/4GHJ2YFN"],"itemData":{"id":"d57SgfcY/372Q9MA5","type":"article-journal","abstract":"Swine influenza A viruses (swIAVs) can play a crucial role in the generation of new human pandemic viruses. In this study, in-depth passive surveillance comprising nearly 2,500 European swine holdings and more than 18,000 individual samples identified a year-round presence of up to four major swIAV lineages on more than 50% of farms surveilled. Phylogenetic analyses show that intensive reassortment with human pandemic A(H1N1)/2009 (H1pdm) virus produced an expanding and novel repertoire of at least 31 distinct swIAV genotypes and 12 distinct hemagglutinin/neuraminidase combinations with largely unknown consequences for virulence and host tropism. Several viral isolates were resistant to the human antiviral MxA protein, a prerequisite for zoonotic transmission and stable introduction into human populations. A pronounced antigenic variation was noted in swIAV, and several H1pdm lineages antigenically distinct from current seasonal human H1pdm co-circulate in swine. Thus, European swine populations represent reservoirs for emerging IAV strains with zoonotic and, possibly, pre-pandemic potential.","container-title":"Cell Host &amp; Microbe","DOI":"10.1016/j.chom.2020.07.006","ISSN":"1931-3128","issue":"4","journalAbbreviation":"Cell Host &amp; Microbe","language":"en","page":"614-627.e6","source":"ScienceDirect","title":"Surveillance of European Domestic Pig Populations Identifies an Emerging Reservoir of Potentially Zoonotic Swine Influenza A Viruses","volume":"28","author":[{"family":"Henritzi","given":"Dinah"},{"family":"Petric","given":"Philipp Peter"},{"family":"Lewis","given":"Nicola Sarah"},{"family":"Graaf","given":"Annika"},{"family":"Pessia","given":"Alberto"},{"family":"Starick","given":"Elke"},{"family":"Breithaupt","given":"Angele"},{"family":"Strebelow","given":"Günter"},{"family":"Luttermann","given":"Christine"},{"family":"Parker","given":"Larissa Mareike Kristin"},{"family":"Schröder","given":"Charlotte"},{"family":"Hammerschmidt","given":"Bärbel"},{"family":"Herrler","given":"Georg"},{"family":"Beilage","given":"Elisabeth","dropping-particle":"große"},{"family":"Stadlbauer","given":"Daniel"},{"family":"Simon","given":"Viviana"},{"family":"Krammer","given":"Florian"},{"family":"Wacheck","given":"Silke"},{"family":"Pesch","given":"Stefan"},{"family":"Schwemmle","given":"Martin"},{"family":"Beer","given":"Martin"},{"family":"Harder","given":"Timm Clemens"}],"issued":{"date-parts":[["2020",10,7]]}}}],"schema":"https://github.com/citation-style-language/schema/raw/master/csl-citation.json"} </w:instrText>
        </w:r>
        <w:r w:rsidR="00133B62" w:rsidRPr="00B245E7" w:rsidDel="000F4C73">
          <w:rPr>
            <w:sz w:val="22"/>
            <w:szCs w:val="22"/>
          </w:rPr>
          <w:fldChar w:fldCharType="separate"/>
        </w:r>
        <w:r w:rsidR="00133B62" w:rsidRPr="00B245E7" w:rsidDel="000F4C73">
          <w:rPr>
            <w:sz w:val="22"/>
            <w:szCs w:val="22"/>
          </w:rPr>
          <w:t xml:space="preserve">(Henritzi </w:t>
        </w:r>
        <w:r w:rsidR="00133B62" w:rsidRPr="00B245E7" w:rsidDel="000F4C73">
          <w:rPr>
            <w:i/>
            <w:iCs/>
            <w:sz w:val="22"/>
            <w:szCs w:val="22"/>
          </w:rPr>
          <w:t>et al.</w:t>
        </w:r>
        <w:r w:rsidR="00133B62" w:rsidRPr="00B245E7" w:rsidDel="000F4C73">
          <w:rPr>
            <w:sz w:val="22"/>
            <w:szCs w:val="22"/>
          </w:rPr>
          <w:t>, 2020)</w:t>
        </w:r>
        <w:r w:rsidR="00133B62" w:rsidRPr="00B245E7" w:rsidDel="000F4C73">
          <w:rPr>
            <w:sz w:val="22"/>
            <w:szCs w:val="22"/>
          </w:rPr>
          <w:fldChar w:fldCharType="end"/>
        </w:r>
        <w:r w:rsidRPr="00B245E7" w:rsidDel="000F4C73">
          <w:rPr>
            <w:sz w:val="22"/>
            <w:szCs w:val="22"/>
          </w:rPr>
          <w:t xml:space="preserve">. </w:t>
        </w:r>
      </w:moveFrom>
      <w:moveFromRangeEnd w:id="183"/>
      <w:r w:rsidR="00E3501C" w:rsidRPr="00B245E7">
        <w:rPr>
          <w:sz w:val="22"/>
          <w:szCs w:val="22"/>
        </w:rPr>
        <w:t xml:space="preserve">A </w:t>
      </w:r>
      <w:commentRangeStart w:id="188"/>
      <w:r w:rsidR="00E3501C" w:rsidRPr="00B245E7">
        <w:rPr>
          <w:sz w:val="22"/>
          <w:szCs w:val="22"/>
        </w:rPr>
        <w:t xml:space="preserve">coordinated </w:t>
      </w:r>
      <w:commentRangeEnd w:id="188"/>
      <w:r w:rsidR="00E3501C" w:rsidRPr="00B245E7">
        <w:rPr>
          <w:rStyle w:val="CommentReference"/>
          <w:rFonts w:eastAsiaTheme="minorHAnsi"/>
          <w:sz w:val="22"/>
          <w:szCs w:val="22"/>
          <w:lang w:eastAsia="en-US"/>
        </w:rPr>
        <w:commentReference w:id="188"/>
      </w:r>
      <w:r w:rsidR="00E3501C" w:rsidRPr="00B245E7">
        <w:rPr>
          <w:sz w:val="22"/>
          <w:szCs w:val="22"/>
        </w:rPr>
        <w:t xml:space="preserve">European </w:t>
      </w:r>
      <w:r w:rsidRPr="00B245E7">
        <w:rPr>
          <w:sz w:val="22"/>
          <w:szCs w:val="22"/>
        </w:rPr>
        <w:t xml:space="preserve">swine </w:t>
      </w:r>
      <w:r w:rsidR="00E3501C" w:rsidRPr="00B245E7">
        <w:rPr>
          <w:sz w:val="22"/>
          <w:szCs w:val="22"/>
        </w:rPr>
        <w:t xml:space="preserve">IAV </w:t>
      </w:r>
      <w:r w:rsidRPr="00B245E7">
        <w:rPr>
          <w:sz w:val="22"/>
          <w:szCs w:val="22"/>
        </w:rPr>
        <w:t xml:space="preserve">surveillance network identified </w:t>
      </w:r>
      <w:r w:rsidR="005B211E" w:rsidRPr="00B245E7">
        <w:rPr>
          <w:sz w:val="22"/>
          <w:szCs w:val="22"/>
        </w:rPr>
        <w:t xml:space="preserve">23 distinct gene constellations of </w:t>
      </w:r>
      <w:r w:rsidRPr="00B245E7">
        <w:rPr>
          <w:sz w:val="22"/>
          <w:szCs w:val="22"/>
        </w:rPr>
        <w:t xml:space="preserve">enzootic </w:t>
      </w:r>
      <w:r w:rsidR="00656998" w:rsidRPr="00B245E7">
        <w:rPr>
          <w:sz w:val="22"/>
          <w:szCs w:val="22"/>
        </w:rPr>
        <w:t>1A</w:t>
      </w:r>
      <w:r w:rsidR="009923C6" w:rsidRPr="00B245E7" w:rsidDel="009923C6">
        <w:rPr>
          <w:sz w:val="22"/>
          <w:szCs w:val="22"/>
        </w:rPr>
        <w:t xml:space="preserve"> </w:t>
      </w:r>
      <w:commentRangeStart w:id="189"/>
      <w:r w:rsidR="00656998" w:rsidRPr="00B245E7">
        <w:rPr>
          <w:sz w:val="22"/>
          <w:szCs w:val="22"/>
        </w:rPr>
        <w:t>lineage</w:t>
      </w:r>
      <w:r w:rsidR="009923C6" w:rsidRPr="00B245E7">
        <w:rPr>
          <w:sz w:val="22"/>
          <w:szCs w:val="22"/>
        </w:rPr>
        <w:t xml:space="preserve"> </w:t>
      </w:r>
      <w:commentRangeEnd w:id="189"/>
      <w:r w:rsidR="00D13292" w:rsidRPr="00B245E7">
        <w:rPr>
          <w:rStyle w:val="CommentReference"/>
          <w:rFonts w:eastAsiaTheme="minorHAnsi"/>
          <w:sz w:val="22"/>
          <w:szCs w:val="22"/>
          <w:lang w:eastAsia="en-US"/>
        </w:rPr>
        <w:commentReference w:id="189"/>
      </w:r>
      <w:r w:rsidR="009923C6" w:rsidRPr="00B245E7">
        <w:rPr>
          <w:sz w:val="22"/>
          <w:szCs w:val="22"/>
        </w:rPr>
        <w:t>(pdm09</w:t>
      </w:r>
      <w:r w:rsidR="00E11A64" w:rsidRPr="00B245E7">
        <w:rPr>
          <w:sz w:val="22"/>
          <w:szCs w:val="22"/>
        </w:rPr>
        <w:t>/1A.3.3.2 clade)</w:t>
      </w:r>
      <w:r w:rsidR="006D1047" w:rsidRPr="00B245E7">
        <w:rPr>
          <w:sz w:val="22"/>
          <w:szCs w:val="22"/>
        </w:rPr>
        <w:t>,</w:t>
      </w:r>
      <w:r w:rsidR="00656998" w:rsidRPr="00B245E7">
        <w:rPr>
          <w:sz w:val="22"/>
          <w:szCs w:val="22"/>
        </w:rPr>
        <w:t xml:space="preserve"> </w:t>
      </w:r>
      <w:r w:rsidRPr="00B245E7">
        <w:rPr>
          <w:sz w:val="22"/>
          <w:szCs w:val="22"/>
        </w:rPr>
        <w:t>H1N1</w:t>
      </w:r>
      <w:r w:rsidR="0073427B" w:rsidRPr="00B245E7">
        <w:rPr>
          <w:sz w:val="22"/>
          <w:szCs w:val="22"/>
        </w:rPr>
        <w:t xml:space="preserve"> </w:t>
      </w:r>
      <w:r w:rsidR="005B211E" w:rsidRPr="00B245E7">
        <w:rPr>
          <w:sz w:val="22"/>
          <w:szCs w:val="22"/>
        </w:rPr>
        <w:t>E</w:t>
      </w:r>
      <w:r w:rsidR="0073427B" w:rsidRPr="00B245E7">
        <w:rPr>
          <w:sz w:val="22"/>
          <w:szCs w:val="22"/>
        </w:rPr>
        <w:t>urasian avian-like 1C</w:t>
      </w:r>
      <w:r w:rsidR="009923C6" w:rsidRPr="00B245E7">
        <w:rPr>
          <w:sz w:val="22"/>
          <w:szCs w:val="22"/>
        </w:rPr>
        <w:t xml:space="preserve"> l</w:t>
      </w:r>
      <w:r w:rsidR="0073427B" w:rsidRPr="00B245E7">
        <w:rPr>
          <w:sz w:val="22"/>
          <w:szCs w:val="22"/>
        </w:rPr>
        <w:t>ineage</w:t>
      </w:r>
      <w:r w:rsidRPr="00B245E7">
        <w:rPr>
          <w:sz w:val="22"/>
          <w:szCs w:val="22"/>
        </w:rPr>
        <w:t>, H1N2</w:t>
      </w:r>
      <w:r w:rsidR="0073427B" w:rsidRPr="00B245E7">
        <w:rPr>
          <w:sz w:val="22"/>
          <w:szCs w:val="22"/>
        </w:rPr>
        <w:t xml:space="preserve"> human seasonal</w:t>
      </w:r>
      <w:r w:rsidR="005B211E" w:rsidRPr="00B245E7">
        <w:rPr>
          <w:sz w:val="22"/>
          <w:szCs w:val="22"/>
        </w:rPr>
        <w:t xml:space="preserve"> 1B</w:t>
      </w:r>
      <w:r w:rsidR="009923C6" w:rsidRPr="00B245E7">
        <w:rPr>
          <w:sz w:val="22"/>
          <w:szCs w:val="22"/>
        </w:rPr>
        <w:t xml:space="preserve"> </w:t>
      </w:r>
      <w:r w:rsidR="0073427B" w:rsidRPr="00B245E7">
        <w:rPr>
          <w:sz w:val="22"/>
          <w:szCs w:val="22"/>
        </w:rPr>
        <w:t>lineage</w:t>
      </w:r>
      <w:r w:rsidRPr="00B245E7">
        <w:rPr>
          <w:sz w:val="22"/>
          <w:szCs w:val="22"/>
        </w:rPr>
        <w:t xml:space="preserve"> and </w:t>
      </w:r>
      <w:r w:rsidR="005B211E" w:rsidRPr="00B245E7">
        <w:rPr>
          <w:sz w:val="22"/>
          <w:szCs w:val="22"/>
        </w:rPr>
        <w:t xml:space="preserve">human-like </w:t>
      </w:r>
      <w:r w:rsidRPr="00B245E7">
        <w:rPr>
          <w:sz w:val="22"/>
          <w:szCs w:val="22"/>
        </w:rPr>
        <w:t xml:space="preserve">H3N2 subtypes in European pigs </w:t>
      </w:r>
      <w:r w:rsidR="003B5C72" w:rsidRPr="00B245E7">
        <w:rPr>
          <w:sz w:val="22"/>
          <w:szCs w:val="22"/>
        </w:rPr>
        <w:t xml:space="preserve">from </w:t>
      </w:r>
      <w:r w:rsidRPr="00B245E7">
        <w:rPr>
          <w:sz w:val="22"/>
          <w:szCs w:val="22"/>
        </w:rPr>
        <w:t xml:space="preserve">2010 </w:t>
      </w:r>
      <w:r w:rsidR="003B5C72" w:rsidRPr="00B245E7">
        <w:rPr>
          <w:sz w:val="22"/>
          <w:szCs w:val="22"/>
        </w:rPr>
        <w:t xml:space="preserve">to </w:t>
      </w:r>
      <w:r w:rsidRPr="00B245E7">
        <w:rPr>
          <w:sz w:val="22"/>
          <w:szCs w:val="22"/>
        </w:rPr>
        <w:t>2013</w:t>
      </w:r>
      <w:r w:rsidR="00911D49" w:rsidRPr="00B245E7">
        <w:rPr>
          <w:sz w:val="22"/>
          <w:szCs w:val="22"/>
        </w:rPr>
        <w:t xml:space="preserve"> </w:t>
      </w:r>
      <w:r w:rsidR="00556C4F" w:rsidRPr="00B245E7">
        <w:rPr>
          <w:sz w:val="22"/>
          <w:szCs w:val="22"/>
        </w:rPr>
        <w:fldChar w:fldCharType="begin"/>
      </w:r>
      <w:r w:rsidR="00556C4F" w:rsidRPr="00B245E7">
        <w:rPr>
          <w:sz w:val="22"/>
          <w:szCs w:val="22"/>
        </w:rPr>
        <w:instrText xml:space="preserve"> ADDIN ZOTERO_ITEM CSL_CITATION {"citationID":"FIufP3Y5","properties":{"formattedCitation":"(Watson {\\i{}et al.}, 2015)","plainCitation":"(Watson et al., 2015)","noteIndex":0},"citationItems":[{"id":810,"uris":["http://zotero.org/users/local/SOJeSFbE/items/87Y33PN4"],"itemData":{"id":810,"type":"article-journal","abstract":"The emergence in humans of the A(H1N1)pdm09 influenza virus, a complex reassortant virus of swine origin, highlighted the importance of worldwide influenza virus surveillance in swine. To date, large-scale surveillance studies have been reported for southern China and North America, but such data have not yet been described for Europe. We report the first large-scale genomic characterization of 290 swine influenza viruses collected from 14 European countries between 2009 and 2013. A total of 23 distinct genotypes were identified, with the 7 most common comprising 82% of the incidence. Contrasting epidemiological dynamics were observed for two of these genotypes, H1huN2 and H3N2, with the former showing multiple long-lived geographically isolated lineages, while the latter had short-lived geographically diffuse lineages. At least 32 human-swine transmission events have resulted in A(H1N1)pdm09 becoming established at a mean frequency of 8% across European countries. Notably, swine in the United Kingdom have largely had a replacement of the endemic Eurasian avian virus-like (\"avian-like\") genotypes with A(H1N1)pdm09-derived genotypes. The high number of reassortant genotypes observed in European swine, combined with the identification of a genotype similar to the A(H3N2)v genotype in North America, underlines the importance of continued swine surveillance in Europe for the purposes of maintaining public health. This report further reveals that the emergences and drivers of virus evolution in swine differ at the global level.\nIMPORTANCE: The influenza A(H1N1)pdm09 virus contains a reassortant genome with segments derived from separate virus lineages that evolved in different regions of the world. In particular, its neuraminidase and matrix segments were derived from the Eurasian avian virus-like (\"avian-like\") lineage that emerged in European swine in the 1970s. However, while large-scale genomic characterization of swine has been reported for southern China and North America, no equivalent study has yet been reported for Europe. Surveillance of swine herds across Europe between 2009 and 2013 revealed that the A(H1N1)pdm09 virus is established in European swine, increasing the number of circulating lineages in the region and increasing the possibility of the emergence of a genotype with human pandemic potential. It also has implications for veterinary health, making prevention through vaccination more challenging. The identification of a genotype similar to the A(H3N2)v genotype, causing zoonoses at North American agricultural fairs, underlines the importance of continued genomic characterization in European swine.","container-title":"Journal of Virology","DOI":"10.1128/JVI.00840-15","ISSN":"1098-5514","issue":"19","journalAbbreviation":"J Virol","language":"eng","note":"PMID: 26202246\nPMCID: PMC4577897","page":"9920-9931","source":"PubMed","title":"Molecular Epidemiology and Evolution of Influenza Viruses Circulating within European Swine between 2009 and 2013","volume":"89","author":[{"family":"Watson","given":"Simon J."},{"family":"Langat","given":"Pinky"},{"family":"Reid","given":"Scott M."},{"family":"Lam","given":"Tommy Tsan-Yuk"},{"family":"Cotten","given":"Matthew"},{"family":"Kelly","given":"Michael"},{"family":"Van Reeth","given":"Kristien"},{"family":"Qiu","given":"Yu"},{"family":"Simon","given":"Gaëlle"},{"family":"Bonin","given":"Emilie"},{"family":"Foni","given":"Emanuela"},{"family":"Chiapponi","given":"Chiara"},{"family":"Larsen","given":"Lars"},{"family":"Hjulsager","given":"Charlotte"},{"family":"Markowska-Daniel","given":"Iwona"},{"family":"Urbaniak","given":"Kinga"},{"family":"Dürrwald","given":"Ralf"},{"family":"Schlegel","given":"Michael"},{"family":"Huovilainen","given":"Anita"},{"family":"Davidson","given":"Irit"},{"family":"Dán","given":"Ádám"},{"family":"Loeffen","given":"Willie"},{"family":"Edwards","given":"Stephanie"},{"family":"Bublot","given":"Michel"},{"family":"Vila","given":"Thais"},{"family":"Maldonado","given":"Jaime"},{"family":"Valls","given":"Laura"},{"literal":"ESNIP3 Consortium"},{"family":"Brown","given":"Ian H."},{"family":"Pybus","given":"Oliver G."},{"family":"Kellam","given":"Paul"}],"issued":{"date-parts":[["2015",10]]}}}],"schema":"https://github.com/citation-style-language/schema/raw/master/csl-citation.json"} </w:instrText>
      </w:r>
      <w:r w:rsidR="00556C4F" w:rsidRPr="00B245E7">
        <w:rPr>
          <w:sz w:val="22"/>
          <w:szCs w:val="22"/>
        </w:rPr>
        <w:fldChar w:fldCharType="separate"/>
      </w:r>
      <w:r w:rsidR="00556C4F" w:rsidRPr="00B245E7">
        <w:rPr>
          <w:sz w:val="22"/>
          <w:szCs w:val="22"/>
        </w:rPr>
        <w:t xml:space="preserve">(Watson </w:t>
      </w:r>
      <w:r w:rsidR="00556C4F" w:rsidRPr="00B245E7">
        <w:rPr>
          <w:i/>
          <w:iCs/>
          <w:sz w:val="22"/>
          <w:szCs w:val="22"/>
        </w:rPr>
        <w:t>et al.</w:t>
      </w:r>
      <w:r w:rsidR="00556C4F" w:rsidRPr="00B245E7">
        <w:rPr>
          <w:sz w:val="22"/>
          <w:szCs w:val="22"/>
        </w:rPr>
        <w:t>, 2015)</w:t>
      </w:r>
      <w:r w:rsidR="00556C4F" w:rsidRPr="00B245E7">
        <w:rPr>
          <w:sz w:val="22"/>
          <w:szCs w:val="22"/>
        </w:rPr>
        <w:fldChar w:fldCharType="end"/>
      </w:r>
      <w:r w:rsidR="00656998" w:rsidRPr="00B245E7">
        <w:rPr>
          <w:sz w:val="22"/>
          <w:szCs w:val="22"/>
        </w:rPr>
        <w:t xml:space="preserve">. </w:t>
      </w:r>
      <w:r w:rsidR="003B5C72" w:rsidRPr="00B245E7">
        <w:rPr>
          <w:sz w:val="22"/>
          <w:szCs w:val="22"/>
        </w:rPr>
        <w:t>Many constellations involved internal gene casset</w:t>
      </w:r>
      <w:r w:rsidR="0046214D" w:rsidRPr="00B245E7">
        <w:rPr>
          <w:sz w:val="22"/>
          <w:szCs w:val="22"/>
        </w:rPr>
        <w:t>t</w:t>
      </w:r>
      <w:r w:rsidR="003B5C72" w:rsidRPr="00B245E7">
        <w:rPr>
          <w:sz w:val="22"/>
          <w:szCs w:val="22"/>
        </w:rPr>
        <w:t>es from Eurasian avian-like or pdm09</w:t>
      </w:r>
      <w:r w:rsidR="005C62D6" w:rsidRPr="00B245E7">
        <w:rPr>
          <w:sz w:val="22"/>
          <w:szCs w:val="22"/>
        </w:rPr>
        <w:t xml:space="preserve"> </w:t>
      </w:r>
      <w:r w:rsidR="003B5C72" w:rsidRPr="00B245E7">
        <w:rPr>
          <w:sz w:val="22"/>
          <w:szCs w:val="22"/>
        </w:rPr>
        <w:t>viruses with various neuraminidase</w:t>
      </w:r>
      <w:r w:rsidR="0046214D" w:rsidRPr="00B245E7">
        <w:rPr>
          <w:sz w:val="22"/>
          <w:szCs w:val="22"/>
        </w:rPr>
        <w:t xml:space="preserve"> (NA)</w:t>
      </w:r>
      <w:r w:rsidR="003B5C72" w:rsidRPr="00B245E7">
        <w:rPr>
          <w:sz w:val="22"/>
          <w:szCs w:val="22"/>
        </w:rPr>
        <w:t xml:space="preserve"> pairings. These viruses have continued to reassort with </w:t>
      </w:r>
      <w:r w:rsidR="0046214D" w:rsidRPr="00B245E7">
        <w:rPr>
          <w:sz w:val="22"/>
          <w:szCs w:val="22"/>
        </w:rPr>
        <w:t xml:space="preserve">an additional </w:t>
      </w:r>
      <w:r w:rsidR="00D26C66" w:rsidRPr="00B245E7">
        <w:rPr>
          <w:sz w:val="22"/>
          <w:szCs w:val="22"/>
        </w:rPr>
        <w:t>16 new genotypes described by</w:t>
      </w:r>
      <w:r w:rsidR="006E347D" w:rsidRPr="00B245E7">
        <w:rPr>
          <w:sz w:val="22"/>
          <w:szCs w:val="22"/>
        </w:rPr>
        <w:t xml:space="preserve"> </w:t>
      </w:r>
      <w:r w:rsidR="00D26C66" w:rsidRPr="00B245E7">
        <w:rPr>
          <w:sz w:val="22"/>
          <w:szCs w:val="22"/>
        </w:rPr>
        <w:fldChar w:fldCharType="begin"/>
      </w:r>
      <w:r w:rsidR="007135D9">
        <w:rPr>
          <w:sz w:val="22"/>
          <w:szCs w:val="22"/>
        </w:rPr>
        <w:instrText xml:space="preserve"> ADDIN ZOTERO_ITEM CSL_CITATION {"citationID":"nRu8OylY","properties":{"formattedCitation":"(Henritzi {\\i{}et al.}, 2020)","plainCitation":"(Henritzi et al., 2020)","noteIndex":0},"citationItems":[{"id":"7HjIxZio/yePTIKU8","uris":["http://zotero.org/users/local/B2LbxeEm/items/4GHJ2YFN"],"itemData":{"id":"d57SgfcY/372Q9MA5","type":"article-journal","abstract":"Swine influenza A viruses (swIAVs) can play a crucial role in the generation of new human pandemic viruses. In this study, in-depth passive surveillance comprising nearly 2,500 European swine holdings and more than 18,000 individual samples identified a year-round presence of up to four major swIAV lineages on more than 50% of farms surveilled. Phylogenetic analyses show that intensive reassortment with human pandemic A(H1N1)/2009 (H1pdm) virus produced an expanding and novel repertoire of at least 31 distinct swIAV genotypes and 12 distinct hemagglutinin/neuraminidase combinations with largely unknown consequences for virulence and host tropism. Several viral isolates were resistant to the human antiviral MxA protein, a prerequisite for zoonotic transmission and stable introduction into human populations. A pronounced antigenic variation was noted in swIAV, and several H1pdm lineages antigenically distinct from current seasonal human H1pdm co-circulate in swine. Thus, European swine populations represent reservoirs for emerging IAV strains with zoonotic and, possibly, pre-pandemic potential.","container-title":"Cell Host &amp; Microbe","DOI":"10.1016/j.chom.2020.07.006","ISSN":"1931-3128","issue":"4","journalAbbreviation":"Cell Host &amp; Microbe","language":"en","page":"614-627.e6","source":"ScienceDirect","title":"Surveillance of European Domestic Pig Populations Identifies an Emerging Reservoir of Potentially Zoonotic Swine Influenza A Viruses","volume":"28","author":[{"family":"Henritzi","given":"Dinah"},{"family":"Petric","given":"Philipp Peter"},{"family":"Lewis","given":"Nicola Sarah"},{"family":"Graaf","given":"Annika"},{"family":"Pessia","given":"Alberto"},{"family":"Starick","given":"Elke"},{"family":"Breithaupt","given":"Angele"},{"family":"Strebelow","given":"Günter"},{"family":"Luttermann","given":"Christine"},{"family":"Parker","given":"Larissa Mareike Kristin"},{"family":"Schröder","given":"Charlotte"},{"family":"Hammerschmidt","given":"Bärbel"},{"family":"Herrler","given":"Georg"},{"family":"Beilage","given":"Elisabeth","dropping-particle":"große"},{"family":"Stadlbauer","given":"Daniel"},{"family":"Simon","given":"Viviana"},{"family":"Krammer","given":"Florian"},{"family":"Wacheck","given":"Silke"},{"family":"Pesch","given":"Stefan"},{"family":"Schwemmle","given":"Martin"},{"family":"Beer","given":"Martin"},{"family":"Harder","given":"Timm Clemens"}],"issued":{"date-parts":[["2020",10,7]]}}}],"schema":"https://github.com/citation-style-language/schema/raw/master/csl-citation.json"} </w:instrText>
      </w:r>
      <w:r w:rsidR="00D26C66" w:rsidRPr="00B245E7">
        <w:rPr>
          <w:sz w:val="22"/>
          <w:szCs w:val="22"/>
        </w:rPr>
        <w:fldChar w:fldCharType="separate"/>
      </w:r>
      <w:r w:rsidR="00D26C66" w:rsidRPr="00B245E7">
        <w:rPr>
          <w:sz w:val="22"/>
          <w:szCs w:val="22"/>
        </w:rPr>
        <w:t xml:space="preserve">(Henritzi </w:t>
      </w:r>
      <w:r w:rsidR="00D26C66" w:rsidRPr="00B245E7">
        <w:rPr>
          <w:i/>
          <w:iCs/>
          <w:sz w:val="22"/>
          <w:szCs w:val="22"/>
        </w:rPr>
        <w:t>et al.</w:t>
      </w:r>
      <w:r w:rsidR="00D26C66" w:rsidRPr="00B245E7">
        <w:rPr>
          <w:sz w:val="22"/>
          <w:szCs w:val="22"/>
        </w:rPr>
        <w:t>, 2020)</w:t>
      </w:r>
      <w:r w:rsidR="00D26C66" w:rsidRPr="00B245E7">
        <w:rPr>
          <w:sz w:val="22"/>
          <w:szCs w:val="22"/>
        </w:rPr>
        <w:fldChar w:fldCharType="end"/>
      </w:r>
      <w:r w:rsidR="00D26C66" w:rsidRPr="00B245E7">
        <w:rPr>
          <w:sz w:val="22"/>
          <w:szCs w:val="22"/>
        </w:rPr>
        <w:t xml:space="preserve">, many of which </w:t>
      </w:r>
      <w:r w:rsidR="0046214D" w:rsidRPr="00B245E7">
        <w:rPr>
          <w:sz w:val="22"/>
          <w:szCs w:val="22"/>
        </w:rPr>
        <w:t xml:space="preserve">were associated with reassortment and the acquisition of </w:t>
      </w:r>
      <w:r w:rsidR="00D26C66" w:rsidRPr="00B245E7">
        <w:rPr>
          <w:sz w:val="22"/>
          <w:szCs w:val="22"/>
        </w:rPr>
        <w:t>pdm09 genes. Novel reassortants have been reported in geogr</w:t>
      </w:r>
      <w:r w:rsidR="00FF62FE" w:rsidRPr="00B245E7">
        <w:rPr>
          <w:sz w:val="22"/>
          <w:szCs w:val="22"/>
        </w:rPr>
        <w:t>a</w:t>
      </w:r>
      <w:r w:rsidR="00D26C66" w:rsidRPr="00B245E7">
        <w:rPr>
          <w:sz w:val="22"/>
          <w:szCs w:val="22"/>
        </w:rPr>
        <w:t>p</w:t>
      </w:r>
      <w:r w:rsidR="00FF62FE" w:rsidRPr="00B245E7">
        <w:rPr>
          <w:sz w:val="22"/>
          <w:szCs w:val="22"/>
        </w:rPr>
        <w:t>h</w:t>
      </w:r>
      <w:r w:rsidR="00D26C66" w:rsidRPr="00B245E7">
        <w:rPr>
          <w:sz w:val="22"/>
          <w:szCs w:val="22"/>
        </w:rPr>
        <w:t xml:space="preserve">ically restricted areas reflecting the co-circulation of pdm09 with regionally enzootic swine </w:t>
      </w:r>
      <w:r w:rsidR="009919BD" w:rsidRPr="00B245E7">
        <w:rPr>
          <w:sz w:val="22"/>
          <w:szCs w:val="22"/>
        </w:rPr>
        <w:t>IAV</w:t>
      </w:r>
      <w:r w:rsidR="00D26C66" w:rsidRPr="00B245E7">
        <w:rPr>
          <w:sz w:val="22"/>
          <w:szCs w:val="22"/>
        </w:rPr>
        <w:t>, in the Netherlands and Belgium</w:t>
      </w:r>
      <w:r w:rsidR="006E347D" w:rsidRPr="00B245E7">
        <w:rPr>
          <w:sz w:val="22"/>
          <w:szCs w:val="22"/>
        </w:rPr>
        <w:t xml:space="preserve"> </w:t>
      </w:r>
      <w:r w:rsidR="00D26C66" w:rsidRPr="00B245E7">
        <w:rPr>
          <w:sz w:val="22"/>
          <w:szCs w:val="22"/>
        </w:rPr>
        <w:fldChar w:fldCharType="begin"/>
      </w:r>
      <w:r w:rsidR="007135D9">
        <w:rPr>
          <w:sz w:val="22"/>
          <w:szCs w:val="22"/>
        </w:rPr>
        <w:instrText xml:space="preserve"> ADDIN ZOTERO_ITEM CSL_CITATION {"citationID":"HMnxP29X","properties":{"formattedCitation":"(Chepkwony {\\i{}et al.}, 2021a)","plainCitation":"(Chepkwony et al., 2021a)","dontUpdate":true,"noteIndex":0},"citationItems":[{"id":908,"uris":["http://zotero.org/users/local/SOJeSFbE/items/9KMBL396"],"itemData":{"id":908,"type":"article-journal","abstract":"Surveillance of swine influenza A viruses (swIAV) allows timely detection and identification of new variants with potential zoonotic risks. In this study, we aimed to identify swIAV subtypes that circulated in pigs in Belgium and the Netherlands between 2014 and 2019, and characterize their genetic and antigenic evolution. We subtyped all isolates and analyzed hemagglutinin sequences and hemagglutination inhibition assay data for H1 swIAV, which were the dominant HA subtype. We also analyzed whole genome sequences (WGS) of selected isolates. Out of 200 samples, 89 tested positive for swIAV. swIAV of H1N1, H1N2 and H3N2 subtypes were detected. A</w:instrText>
      </w:r>
      <w:r w:rsidR="007135D9" w:rsidRPr="005A7CDC">
        <w:rPr>
          <w:sz w:val="22"/>
          <w:lang w:val="fr-FR"/>
          <w:rPrChange w:id="190" w:author="SIMON Gaelle" w:date="2024-12-08T13:41:00Z" w16du:dateUtc="2024-12-08T12:41:00Z">
            <w:rPr>
              <w:sz w:val="22"/>
            </w:rPr>
          </w:rPrChange>
        </w:rPr>
        <w:instrText>nalysis of WGS of 18 H1 swIAV isolates revealed three newly emerged genotypes. The European avian-like H1 swIAV (lineage 1C) were predominant and accounted for 47.2% of the total isolates. They were shown to evolve faster than the European human-like H1 (1B lineage) swIAV, which represented 27% of the isolates. Th</w:instrText>
      </w:r>
      <w:r w:rsidR="007135D9" w:rsidRPr="0032323B">
        <w:rPr>
          <w:sz w:val="22"/>
          <w:lang w:val="fr-FR"/>
          <w:rPrChange w:id="191" w:author="RICHARD Gautier" w:date="2024-12-08T13:41:00Z" w16du:dateUtc="2024-12-08T12:41:00Z">
            <w:rPr>
              <w:sz w:val="22"/>
            </w:rPr>
          </w:rPrChange>
        </w:rPr>
        <w:instrText xml:space="preserve">e 2009 pandemic H1 swIAV (lineage 1A) accounted for only 5.6% of the isolates and showed divergence from their precursor virus. These results point to the increasing divergence of swIAV and stress the need for continuous surveillance of swIAV.","container-title":"Scientific Reports","DOI":"10.1038/s41598-021-90512-z","ISSN":"2045-2322","issue":"1","journalAbbreviation":"Sci Rep","language":"eng","note":"PMID: 34050216\nPMCID: PMC8163766","page":"11276","source":"PubMed","title":"Genetic and antigenic evolution of H1 swine influenza A viruses isolated in Belgium and the Netherlands from 2014 through 2019","volume":"11","author":[{"family":"Chepkwony","given":"Sharon"},{"family":"Parys","given":"Anna"},{"family":"Vandoorn","given":"Elien"},{"family":"Stadejek","given":"Wojciech"},{"family":"Xie","given":"Jiexiong"},{"family":"King","given":"Jacqueline"},{"family":"Graaf","given":"Annika"},{"family":"Pohlmann","given":"Anne"},{"family":"Beer","given":"Martin"},{"family":"Harder","given":"Timm"},{"family":"Van Reeth","given":"Kristien"}],"issued":{"date-parts":[["2021",5,28]]}}}],"schema":"https://github.com/citation-style-language/schema/raw/master/csl-citation.json"} </w:instrText>
      </w:r>
      <w:r w:rsidR="00D26C66" w:rsidRPr="00B245E7">
        <w:rPr>
          <w:sz w:val="22"/>
          <w:szCs w:val="22"/>
        </w:rPr>
        <w:fldChar w:fldCharType="separate"/>
      </w:r>
      <w:r w:rsidR="00D26C66" w:rsidRPr="00B245E7">
        <w:rPr>
          <w:sz w:val="22"/>
          <w:szCs w:val="22"/>
        </w:rPr>
        <w:t xml:space="preserve">(Chepkwony </w:t>
      </w:r>
      <w:r w:rsidR="00D26C66" w:rsidRPr="00B245E7">
        <w:rPr>
          <w:i/>
          <w:iCs/>
          <w:sz w:val="22"/>
          <w:szCs w:val="22"/>
        </w:rPr>
        <w:t>et al.</w:t>
      </w:r>
      <w:r w:rsidR="00D26C66" w:rsidRPr="00B245E7">
        <w:rPr>
          <w:sz w:val="22"/>
          <w:szCs w:val="22"/>
        </w:rPr>
        <w:t>, 2021)</w:t>
      </w:r>
      <w:r w:rsidR="00D26C66" w:rsidRPr="00B245E7">
        <w:rPr>
          <w:sz w:val="22"/>
          <w:szCs w:val="22"/>
        </w:rPr>
        <w:fldChar w:fldCharType="end"/>
      </w:r>
      <w:r w:rsidR="00D26C66" w:rsidRPr="00B245E7">
        <w:rPr>
          <w:sz w:val="22"/>
          <w:szCs w:val="22"/>
        </w:rPr>
        <w:t>,</w:t>
      </w:r>
      <w:r w:rsidR="00942541" w:rsidRPr="00B245E7">
        <w:rPr>
          <w:sz w:val="22"/>
          <w:szCs w:val="22"/>
        </w:rPr>
        <w:t xml:space="preserve"> France</w:t>
      </w:r>
      <w:r w:rsidR="009919BD" w:rsidRPr="00B245E7">
        <w:rPr>
          <w:sz w:val="22"/>
          <w:szCs w:val="22"/>
        </w:rPr>
        <w:t xml:space="preserve"> </w:t>
      </w:r>
      <w:r w:rsidR="00942541" w:rsidRPr="00B245E7">
        <w:rPr>
          <w:sz w:val="22"/>
          <w:szCs w:val="22"/>
        </w:rPr>
        <w:fldChar w:fldCharType="begin"/>
      </w:r>
      <w:r w:rsidR="00942541" w:rsidRPr="0032323B">
        <w:rPr>
          <w:sz w:val="22"/>
          <w:lang w:val="fr-FR"/>
          <w:rPrChange w:id="192" w:author="RICHARD Gautier" w:date="2024-12-08T13:41:00Z" w16du:dateUtc="2024-12-08T12:41:00Z">
            <w:rPr>
              <w:sz w:val="22"/>
            </w:rPr>
          </w:rPrChange>
        </w:rPr>
        <w:instrText xml:space="preserve"> ADDIN ZOTERO_ITEM CSL_CITATION {"citationID":"pL8LmWob","properties":{"formattedCitation":"(Chastagner {\\i{}et al.}, 2020)","plainCitation":"(Chastagner et al., 2020)","noteIndex":0},"citationItems":[{"id":905,"uris":["http://zotero.org/users/local/SOJeSFbE/items/6NRUEGVB"],"itemData":{"id":905,"type":"article-journal","abstract":"This study evaluated the genetic and antigenic evolution of swine influenza A viruses (swIAV) of the two main enzootic H1 lineages, i.e., HA-1C (H1av) and -1B (H1hu), circulating in France between 2000 and 2018. SwIAV RNAs extracted from 1220 swine nasal swabs were hemagglutinin/neuraminidase (HA/NA) subtyped by RT-qPCRs, and 293 virus isolates were sequenced. In addition, 146 H1avNy and 105 H1huNy strains were submitted to hemagglutination inhibition tests. H1avN1 (66.5%) and H1huN2 (25.4%) subtypes were predominant. Most H1 strains belonged to HA-1C.2.1 or -1B.1.2.3 clades, but HA-1C.2, -1C.2.2, -1C.2.3, -1B.1.1, and -1B.1.2.1 clades were also detected sporadically. Within HA-1B.1.2.3 clade, a group of strains named \"</w:instrText>
      </w:r>
      <w:r w:rsidR="00942541" w:rsidRPr="00B245E7">
        <w:rPr>
          <w:sz w:val="22"/>
          <w:szCs w:val="22"/>
        </w:rPr>
        <w:instrText>Δ</w:instrText>
      </w:r>
      <w:r w:rsidR="00942541" w:rsidRPr="0032323B">
        <w:rPr>
          <w:sz w:val="22"/>
          <w:lang w:val="fr-FR"/>
          <w:rPrChange w:id="193" w:author="RICHARD Gautier" w:date="2024-12-08T13:41:00Z" w16du:dateUtc="2024-12-08T12:41:00Z">
            <w:rPr>
              <w:sz w:val="22"/>
            </w:rPr>
          </w:rPrChange>
        </w:rPr>
        <w:instrText xml:space="preserve">146-147\" harbored several amino acid mutations and a double deletion in HA, that led to a marked antigenic drift. Phylogenetic analyses revealed that internal segments belonged mainly to the \"Eurasian avian-like lineage\", with two distinct genogroups for the M segment. In total, 17 distinct genotypes were identified within the study period. Reassortments of H1av/H1hu strains with H1N1pdm virus were rarely evidenced until 2018. Analysis of amino acid sequences predicted a variability in length of PB1-F2 and PA-X proteins and identified the appearance of several mutations in PB1, PB1-F2, PA, NP and NS1 proteins that could be linked to virulence, while markers for antiviral resistance were identified in N1 and N2. Altogether, diversity and evolution of swIAV recall the importance of disrupting the spreading of swIAV within and between pig herds, as well as IAV inter-species transmissions.","container-title":"Viruses","DOI":"10.3390/v12111304","ISSN":"1999-4915","issue":"11","journalAbbreviation":"Viruses","language":"eng","note":"PMID: 33202972\nPMCID: PMC7697621","page":"1304","source":"PubMed","title":"Genetic and Antigenic Evolution of European Swine Influenza A Viruses of HA-1C (Avian-Like) and HA-1B (Human-Like) Lineages in France from 2000 to 2018","volume":"12","author":[{"family":"Chastagner","given":"Amélie"},{"family":"Hervé","given":"Séverine"},{"family":"Quéguiner","given":"Stéphane"},{"family":"Hirchaud","given":"Edouard"},{"family":"Lucas","given":"Pierrick"},{"family":"Gorin","given":"Stéphane"},{"family":"Béven","given":"Véronique"},{"family":"Barbier","given":"Nicolas"},{"family":"Deblanc","given":"Céline"},{"family":"Blanchard","given":"Yannick"},{"family":"Simon","given":"Gaëlle"}],"issued":{"date-parts":[["2020",11,13]]}}}],"schema":"https://github.com/citation-style-language/schema/raw/master/csl-citation.json"} </w:instrText>
      </w:r>
      <w:r w:rsidR="00942541" w:rsidRPr="00B245E7">
        <w:rPr>
          <w:sz w:val="22"/>
          <w:szCs w:val="22"/>
        </w:rPr>
        <w:fldChar w:fldCharType="separate"/>
      </w:r>
      <w:r w:rsidR="00942541" w:rsidRPr="00B245E7">
        <w:rPr>
          <w:sz w:val="22"/>
          <w:szCs w:val="22"/>
        </w:rPr>
        <w:t xml:space="preserve">(Chastagner </w:t>
      </w:r>
      <w:r w:rsidR="00942541" w:rsidRPr="00B245E7">
        <w:rPr>
          <w:i/>
          <w:iCs/>
          <w:sz w:val="22"/>
          <w:szCs w:val="22"/>
        </w:rPr>
        <w:t>et al.</w:t>
      </w:r>
      <w:r w:rsidR="00942541" w:rsidRPr="00B245E7">
        <w:rPr>
          <w:sz w:val="22"/>
          <w:szCs w:val="22"/>
        </w:rPr>
        <w:t>, 2020)</w:t>
      </w:r>
      <w:r w:rsidR="00942541" w:rsidRPr="00B245E7">
        <w:rPr>
          <w:sz w:val="22"/>
          <w:szCs w:val="22"/>
        </w:rPr>
        <w:fldChar w:fldCharType="end"/>
      </w:r>
      <w:r w:rsidR="00D26C66" w:rsidRPr="00B245E7">
        <w:rPr>
          <w:sz w:val="22"/>
          <w:szCs w:val="22"/>
        </w:rPr>
        <w:t>,</w:t>
      </w:r>
      <w:r w:rsidR="00942541" w:rsidRPr="00B245E7">
        <w:rPr>
          <w:sz w:val="22"/>
          <w:szCs w:val="22"/>
        </w:rPr>
        <w:t xml:space="preserve"> Denmark</w:t>
      </w:r>
      <w:r w:rsidR="006E347D" w:rsidRPr="00B245E7">
        <w:rPr>
          <w:sz w:val="22"/>
          <w:szCs w:val="22"/>
        </w:rPr>
        <w:t xml:space="preserve"> </w:t>
      </w:r>
      <w:r w:rsidR="00942541" w:rsidRPr="00B245E7">
        <w:rPr>
          <w:sz w:val="22"/>
          <w:szCs w:val="22"/>
        </w:rPr>
        <w:fldChar w:fldCharType="begin"/>
      </w:r>
      <w:r w:rsidR="00942541" w:rsidRPr="0032323B">
        <w:rPr>
          <w:sz w:val="22"/>
          <w:lang w:val="fr-FR"/>
          <w:rPrChange w:id="194" w:author="RICHARD Gautier" w:date="2024-12-08T13:41:00Z" w16du:dateUtc="2024-12-08T12:41:00Z">
            <w:rPr>
              <w:sz w:val="22"/>
            </w:rPr>
          </w:rPrChange>
        </w:rPr>
        <w:instrText xml:space="preserve"> ADDIN ZOTERO_ITEM CSL_CITATION {"citationID":"RyGgLiRt","properties":{"formattedCitation":"(Krog {\\i{}et al.}, 2017)","plainCitation":"(Krog et al., 2017)","noteIndex":0},"citationItems":[{"id":898,"uris":["http://zotero.org/users/local/SOJeSFbE/items/RHE3YC2C"],"itemData":{"id":898,"type":"article-journal","abstract":"This report describes a triple-reassortant influenza A virus with a HA that resembles H3 of human seasonal influenza from 2004 to 2005, N2 from influenza A virus already established in swine, and the internal gene cassette from A(H1N1)pdm09 has spread in Danish pig herds. The virus has been detected in several Danish pig herds during the last 2-3 years and may possess a challenge for human as well as animal health.","container-title":"Influenza and Other Respiratory Viruses","DOI":"10.1111/irv.12451","ISSN":"1750-2659","issue":"3","journalAbbreviation":"Influenza Other Respir Viruses","language":"eng","note":"PMID: 28245096\nPMCID: PMC5410721","page":"298-303","source":"PubMed","title":"Triple-reassortant influenza A virus with H3 of human seasonal origin, NA of swine origin, and internal A(H1N1) pandemic 2009 genes is established in Danish pigs","volume":"11","author":[{"family":"Krog","given":"Jesper Schak"},{"family":"Hjulsager","given":"Charlotte Kristiane"},{"family":"Larsen","given":"Michael Albin"},{"family":"Larsen","given":"Lars Erik"}],"issued":{"date-parts":[["2017",5]]}}}],"schema":"https://github.com/citation-style-language/schema/raw/master/csl-citation.json"} </w:instrText>
      </w:r>
      <w:r w:rsidR="00942541" w:rsidRPr="00B245E7">
        <w:rPr>
          <w:sz w:val="22"/>
          <w:szCs w:val="22"/>
        </w:rPr>
        <w:fldChar w:fldCharType="separate"/>
      </w:r>
      <w:r w:rsidR="00942541" w:rsidRPr="00B245E7">
        <w:rPr>
          <w:sz w:val="22"/>
          <w:szCs w:val="22"/>
        </w:rPr>
        <w:t xml:space="preserve">(Krog </w:t>
      </w:r>
      <w:r w:rsidR="00942541" w:rsidRPr="00B245E7">
        <w:rPr>
          <w:i/>
          <w:iCs/>
          <w:sz w:val="22"/>
          <w:szCs w:val="22"/>
        </w:rPr>
        <w:t>et al.</w:t>
      </w:r>
      <w:r w:rsidR="00942541" w:rsidRPr="00B245E7">
        <w:rPr>
          <w:sz w:val="22"/>
          <w:szCs w:val="22"/>
        </w:rPr>
        <w:t>, 2017)</w:t>
      </w:r>
      <w:r w:rsidR="00942541" w:rsidRPr="00B245E7">
        <w:rPr>
          <w:sz w:val="22"/>
          <w:szCs w:val="22"/>
        </w:rPr>
        <w:fldChar w:fldCharType="end"/>
      </w:r>
      <w:r w:rsidR="005C62D6" w:rsidRPr="00B245E7">
        <w:rPr>
          <w:sz w:val="22"/>
          <w:szCs w:val="22"/>
        </w:rPr>
        <w:t>,</w:t>
      </w:r>
      <w:r w:rsidR="00D26C66" w:rsidRPr="00B245E7">
        <w:rPr>
          <w:sz w:val="22"/>
          <w:szCs w:val="22"/>
        </w:rPr>
        <w:t xml:space="preserve"> and </w:t>
      </w:r>
      <w:r w:rsidR="00BB7BAC" w:rsidRPr="00B245E7">
        <w:rPr>
          <w:sz w:val="22"/>
          <w:szCs w:val="22"/>
        </w:rPr>
        <w:t>Germany</w:t>
      </w:r>
      <w:r w:rsidR="006E347D" w:rsidRPr="00B245E7">
        <w:rPr>
          <w:sz w:val="22"/>
          <w:szCs w:val="22"/>
        </w:rPr>
        <w:t xml:space="preserve"> </w:t>
      </w:r>
      <w:commentRangeStart w:id="195"/>
      <w:r w:rsidR="005D0D90" w:rsidRPr="00B245E7">
        <w:rPr>
          <w:sz w:val="22"/>
          <w:szCs w:val="22"/>
        </w:rPr>
        <w:fldChar w:fldCharType="begin"/>
      </w:r>
      <w:r w:rsidR="007135D9" w:rsidRPr="0032323B">
        <w:rPr>
          <w:sz w:val="22"/>
          <w:lang w:val="fr-FR"/>
          <w:rPrChange w:id="196" w:author="RICHARD Gautier" w:date="2024-12-08T13:41:00Z" w16du:dateUtc="2024-12-08T12:41:00Z">
            <w:rPr>
              <w:sz w:val="22"/>
            </w:rPr>
          </w:rPrChange>
        </w:rPr>
        <w:instrText xml:space="preserve"> ADDIN ZOTERO_ITEM CSL_CITATION {</w:instrText>
      </w:r>
      <w:r w:rsidR="007135D9" w:rsidRPr="00ED76AA">
        <w:rPr>
          <w:sz w:val="22"/>
          <w:lang w:val="en-US"/>
          <w:rPrChange w:id="197" w:author="SIMON Gaelle" w:date="2024-12-08T13:41:00Z" w16du:dateUtc="2024-12-08T12:41:00Z">
            <w:rPr>
              <w:sz w:val="22"/>
            </w:rPr>
          </w:rPrChange>
        </w:rPr>
        <w:instrText>"citationID":"VqL3bYOG","properties":{"formattedCitation":"(E {\\i{}et al.}, 2012)","plainCitation":"(E et al., 2012)","dontUpdate":true,"noteIndex":0},"citationItems":[{"id":891,"uris":["http://zotero.org/users/local/SOJeSFbE/items/A3CW9BEF"],"itemData":{"id":891,"type":"article-journal","abstract":"The incursion of the human pandemic influenza A virus H1N1 (2009) (H1N1 pdm) into pig populations and its ongoing co-circulation with endemic swine influenza viruses (SIVs) has yielded distinct human-porcine reassortant virus lineages. The haemagglutinin (HA) gene of H1N1 pdm was detected in 41 infl …","container-title":"The Journal of general virology","DOI":"10.1099/vir.0.042648-0","ISSN":"1465-2099","issue":"Pt 8","language":"en","note":"publisher: J Gen Virol\nPMID: 22622326","source":"pubmed.ncbi.nlm.nih.gov","title":"Reassortants of pandemic influenza A virus H1N1/2009 and endemic porcine HxN2 viruses emerge in swine populations in Germany","URL":"https://pubmed.ncbi.nlm.nih.gov/22622326/","volume":"93","author":[{"family":"Starick","given":"Elke"},{"family":"E","given":"Lange"},{"family":"C","given":"Grund"},{"family":"E","given":"Grosse Beilage"},{"family":"S","given":"Döhring"},{"family":"A","given":"Maas"},{"family":"T","given":"Noé"},{"family":"M","given":"Beer"},{"family":"Tc","given":"Harder"}],"accessed":{"date-parts":[["2024",10,14]]},"issued":{"date-parts":[["2012",8]]}}}],"schema":"https://github</w:instrText>
      </w:r>
      <w:r w:rsidR="007135D9">
        <w:rPr>
          <w:sz w:val="22"/>
          <w:szCs w:val="22"/>
        </w:rPr>
        <w:instrText xml:space="preserve">.com/citation-style-language/schema/raw/master/csl-citation.json"} </w:instrText>
      </w:r>
      <w:r w:rsidR="005D0D90" w:rsidRPr="00B245E7">
        <w:rPr>
          <w:sz w:val="22"/>
          <w:szCs w:val="22"/>
        </w:rPr>
        <w:fldChar w:fldCharType="separate"/>
      </w:r>
      <w:r w:rsidR="005D0D90" w:rsidRPr="00B245E7">
        <w:rPr>
          <w:sz w:val="22"/>
          <w:szCs w:val="22"/>
        </w:rPr>
        <w:t>(</w:t>
      </w:r>
      <w:r w:rsidR="00E57A59" w:rsidRPr="00B245E7">
        <w:rPr>
          <w:sz w:val="22"/>
          <w:szCs w:val="22"/>
        </w:rPr>
        <w:t>Starick</w:t>
      </w:r>
      <w:r w:rsidR="005D0D90" w:rsidRPr="00B245E7">
        <w:rPr>
          <w:sz w:val="22"/>
          <w:szCs w:val="22"/>
        </w:rPr>
        <w:t xml:space="preserve"> </w:t>
      </w:r>
      <w:r w:rsidR="005D0D90" w:rsidRPr="00B245E7">
        <w:rPr>
          <w:i/>
          <w:iCs/>
          <w:sz w:val="22"/>
          <w:szCs w:val="22"/>
        </w:rPr>
        <w:t>et al.</w:t>
      </w:r>
      <w:r w:rsidR="005D0D90" w:rsidRPr="00B245E7">
        <w:rPr>
          <w:sz w:val="22"/>
          <w:szCs w:val="22"/>
        </w:rPr>
        <w:t>, 2012)</w:t>
      </w:r>
      <w:r w:rsidR="005D0D90" w:rsidRPr="00B245E7">
        <w:rPr>
          <w:sz w:val="22"/>
          <w:szCs w:val="22"/>
        </w:rPr>
        <w:fldChar w:fldCharType="end"/>
      </w:r>
      <w:commentRangeEnd w:id="195"/>
      <w:r w:rsidR="005C62D6" w:rsidRPr="00B245E7">
        <w:rPr>
          <w:rStyle w:val="CommentReference"/>
          <w:rFonts w:eastAsiaTheme="minorHAnsi"/>
          <w:sz w:val="22"/>
          <w:szCs w:val="22"/>
          <w:lang w:eastAsia="en-US"/>
        </w:rPr>
        <w:commentReference w:id="195"/>
      </w:r>
      <w:r w:rsidR="00D26C66" w:rsidRPr="00B245E7">
        <w:rPr>
          <w:sz w:val="22"/>
          <w:szCs w:val="22"/>
        </w:rPr>
        <w:t xml:space="preserve">. These </w:t>
      </w:r>
      <w:r w:rsidR="00117C7F" w:rsidRPr="00B245E7">
        <w:rPr>
          <w:sz w:val="22"/>
          <w:szCs w:val="22"/>
        </w:rPr>
        <w:t xml:space="preserve">genetically </w:t>
      </w:r>
      <w:r w:rsidR="00D26C66" w:rsidRPr="00B245E7">
        <w:rPr>
          <w:sz w:val="22"/>
          <w:szCs w:val="22"/>
        </w:rPr>
        <w:t>diverse lineage</w:t>
      </w:r>
      <w:r w:rsidR="00117C7F" w:rsidRPr="00B245E7">
        <w:rPr>
          <w:sz w:val="22"/>
          <w:szCs w:val="22"/>
        </w:rPr>
        <w:t>s and reassorted</w:t>
      </w:r>
      <w:r w:rsidR="00D26C66" w:rsidRPr="00B245E7">
        <w:rPr>
          <w:sz w:val="22"/>
          <w:szCs w:val="22"/>
        </w:rPr>
        <w:t xml:space="preserve"> viruses </w:t>
      </w:r>
      <w:r w:rsidR="00117C7F" w:rsidRPr="00B245E7">
        <w:rPr>
          <w:sz w:val="22"/>
          <w:szCs w:val="22"/>
        </w:rPr>
        <w:t>have</w:t>
      </w:r>
      <w:r w:rsidR="00D26C66" w:rsidRPr="00B245E7">
        <w:rPr>
          <w:sz w:val="22"/>
          <w:szCs w:val="22"/>
        </w:rPr>
        <w:t xml:space="preserve"> </w:t>
      </w:r>
      <w:r w:rsidR="00117C7F" w:rsidRPr="00B245E7">
        <w:rPr>
          <w:sz w:val="22"/>
          <w:szCs w:val="22"/>
        </w:rPr>
        <w:t xml:space="preserve">different </w:t>
      </w:r>
      <w:r w:rsidR="00D26C66" w:rsidRPr="00B245E7">
        <w:rPr>
          <w:sz w:val="22"/>
          <w:szCs w:val="22"/>
        </w:rPr>
        <w:t xml:space="preserve">phenotypes and antigenic characteristics </w:t>
      </w:r>
      <w:r w:rsidR="00117C7F" w:rsidRPr="00B245E7">
        <w:rPr>
          <w:sz w:val="22"/>
          <w:szCs w:val="22"/>
        </w:rPr>
        <w:t xml:space="preserve">that </w:t>
      </w:r>
      <w:r w:rsidR="00D26C66" w:rsidRPr="00B245E7">
        <w:rPr>
          <w:sz w:val="22"/>
          <w:szCs w:val="22"/>
        </w:rPr>
        <w:t>complicate</w:t>
      </w:r>
      <w:r w:rsidR="00117C7F" w:rsidRPr="00B245E7">
        <w:rPr>
          <w:sz w:val="22"/>
          <w:szCs w:val="22"/>
        </w:rPr>
        <w:t>s</w:t>
      </w:r>
      <w:r w:rsidR="00D26C66" w:rsidRPr="00B245E7">
        <w:rPr>
          <w:sz w:val="22"/>
          <w:szCs w:val="22"/>
        </w:rPr>
        <w:t xml:space="preserve"> control measures and pose</w:t>
      </w:r>
      <w:r w:rsidR="00117C7F" w:rsidRPr="00B245E7">
        <w:rPr>
          <w:sz w:val="22"/>
          <w:szCs w:val="22"/>
        </w:rPr>
        <w:t>s</w:t>
      </w:r>
      <w:r w:rsidR="00D26C66" w:rsidRPr="00B245E7">
        <w:rPr>
          <w:sz w:val="22"/>
          <w:szCs w:val="22"/>
        </w:rPr>
        <w:t xml:space="preserve"> a </w:t>
      </w:r>
      <w:r w:rsidR="009D0712" w:rsidRPr="00B245E7">
        <w:rPr>
          <w:sz w:val="22"/>
          <w:szCs w:val="22"/>
        </w:rPr>
        <w:t xml:space="preserve">zoonotic and pre-pandemic </w:t>
      </w:r>
      <w:r w:rsidR="00D26C66" w:rsidRPr="00B245E7">
        <w:rPr>
          <w:sz w:val="22"/>
          <w:szCs w:val="22"/>
        </w:rPr>
        <w:t xml:space="preserve">concern given </w:t>
      </w:r>
      <w:r w:rsidR="00117C7F" w:rsidRPr="00B245E7">
        <w:rPr>
          <w:sz w:val="22"/>
          <w:szCs w:val="22"/>
        </w:rPr>
        <w:t xml:space="preserve">that all these viruses maintain </w:t>
      </w:r>
      <w:r w:rsidR="00D26C66" w:rsidRPr="00B245E7">
        <w:rPr>
          <w:sz w:val="22"/>
          <w:szCs w:val="22"/>
        </w:rPr>
        <w:t xml:space="preserve">human-origin genes. </w:t>
      </w:r>
    </w:p>
    <w:p w14:paraId="4354D108" w14:textId="77777777" w:rsidR="00ED6B1D" w:rsidRPr="00B245E7" w:rsidRDefault="00ED6B1D" w:rsidP="00B245E7">
      <w:pPr>
        <w:spacing w:line="360" w:lineRule="auto"/>
        <w:rPr>
          <w:i/>
          <w:sz w:val="22"/>
          <w:szCs w:val="22"/>
          <w:u w:val="single"/>
        </w:rPr>
      </w:pPr>
    </w:p>
    <w:p w14:paraId="27E407D5" w14:textId="2CF3F1E2" w:rsidR="00ED6B1D" w:rsidRPr="00B245E7" w:rsidRDefault="00224FAC" w:rsidP="00B245E7">
      <w:pPr>
        <w:spacing w:line="360" w:lineRule="auto"/>
        <w:rPr>
          <w:sz w:val="22"/>
          <w:szCs w:val="22"/>
        </w:rPr>
      </w:pPr>
      <w:commentRangeStart w:id="198"/>
      <w:commentRangeStart w:id="199"/>
      <w:commentRangeStart w:id="200"/>
      <w:r w:rsidRPr="00B245E7">
        <w:rPr>
          <w:sz w:val="22"/>
          <w:szCs w:val="22"/>
        </w:rPr>
        <w:t>A stra</w:t>
      </w:r>
      <w:r w:rsidR="0070298D" w:rsidRPr="00B245E7">
        <w:rPr>
          <w:sz w:val="22"/>
          <w:szCs w:val="22"/>
        </w:rPr>
        <w:t xml:space="preserve">tegy </w:t>
      </w:r>
      <w:commentRangeEnd w:id="198"/>
      <w:r w:rsidR="0070298D" w:rsidRPr="00B245E7">
        <w:rPr>
          <w:rStyle w:val="CommentReference"/>
          <w:rFonts w:eastAsiaTheme="minorHAnsi"/>
          <w:sz w:val="22"/>
          <w:szCs w:val="22"/>
          <w:lang w:eastAsia="en-US"/>
        </w:rPr>
        <w:commentReference w:id="198"/>
      </w:r>
      <w:commentRangeEnd w:id="199"/>
      <w:r w:rsidR="0070298D" w:rsidRPr="00B245E7">
        <w:rPr>
          <w:rStyle w:val="CommentReference"/>
          <w:rFonts w:eastAsiaTheme="minorHAnsi"/>
          <w:sz w:val="22"/>
          <w:szCs w:val="22"/>
          <w:lang w:eastAsia="en-US"/>
        </w:rPr>
        <w:commentReference w:id="199"/>
      </w:r>
      <w:commentRangeEnd w:id="200"/>
      <w:r w:rsidR="009D2A04">
        <w:rPr>
          <w:rStyle w:val="CommentReference"/>
          <w:rFonts w:asciiTheme="minorHAnsi" w:eastAsiaTheme="minorHAnsi" w:hAnsiTheme="minorHAnsi" w:cstheme="minorBidi"/>
          <w:lang w:eastAsia="en-US"/>
        </w:rPr>
        <w:commentReference w:id="200"/>
      </w:r>
      <w:r w:rsidR="0070298D" w:rsidRPr="00B245E7">
        <w:rPr>
          <w:sz w:val="22"/>
          <w:szCs w:val="22"/>
        </w:rPr>
        <w:t>to minimi</w:t>
      </w:r>
      <w:r w:rsidR="008D1CBB" w:rsidRPr="00B245E7">
        <w:rPr>
          <w:sz w:val="22"/>
          <w:szCs w:val="22"/>
        </w:rPr>
        <w:t>s</w:t>
      </w:r>
      <w:r w:rsidR="0070298D" w:rsidRPr="00B245E7">
        <w:rPr>
          <w:sz w:val="22"/>
          <w:szCs w:val="22"/>
        </w:rPr>
        <w:t>e the</w:t>
      </w:r>
      <w:ins w:id="201" w:author="Coggon, Amelia Charlotte" w:date="2024-12-08T14:02:00Z" w16du:dateUtc="2024-12-08T13:02:00Z">
        <w:r w:rsidR="00FA4CA7">
          <w:rPr>
            <w:sz w:val="22"/>
            <w:szCs w:val="22"/>
          </w:rPr>
          <w:t xml:space="preserve"> economic losses associated with disease burden in </w:t>
        </w:r>
      </w:ins>
      <w:ins w:id="202" w:author="Coggon, Amelia Charlotte" w:date="2024-12-08T14:03:00Z" w16du:dateUtc="2024-12-08T13:03:00Z">
        <w:r w:rsidR="00FA4CA7">
          <w:rPr>
            <w:sz w:val="22"/>
            <w:szCs w:val="22"/>
          </w:rPr>
          <w:t>pigs</w:t>
        </w:r>
      </w:ins>
      <w:ins w:id="203" w:author="Coggon, Amelia Charlotte" w:date="2024-12-08T14:02:00Z" w16du:dateUtc="2024-12-08T13:02:00Z">
        <w:r w:rsidR="00FA4CA7">
          <w:rPr>
            <w:sz w:val="22"/>
            <w:szCs w:val="22"/>
          </w:rPr>
          <w:t>, which also</w:t>
        </w:r>
      </w:ins>
      <w:ins w:id="204" w:author="Coggon, Amelia Charlotte" w:date="2024-12-08T14:03:00Z" w16du:dateUtc="2024-12-08T13:03:00Z">
        <w:r w:rsidR="00FA4CA7">
          <w:rPr>
            <w:sz w:val="22"/>
            <w:szCs w:val="22"/>
          </w:rPr>
          <w:t xml:space="preserve"> reduces</w:t>
        </w:r>
      </w:ins>
      <w:r w:rsidR="0070298D" w:rsidRPr="00B245E7">
        <w:rPr>
          <w:sz w:val="22"/>
          <w:szCs w:val="22"/>
        </w:rPr>
        <w:t xml:space="preserve"> </w:t>
      </w:r>
      <w:ins w:id="205" w:author="Coggon, Amelia Charlotte" w:date="2024-12-08T14:03:00Z" w16du:dateUtc="2024-12-08T13:03:00Z">
        <w:r w:rsidR="00FA4CA7">
          <w:rPr>
            <w:sz w:val="22"/>
            <w:szCs w:val="22"/>
          </w:rPr>
          <w:t xml:space="preserve">the </w:t>
        </w:r>
      </w:ins>
      <w:r w:rsidR="0070298D" w:rsidRPr="00B245E7">
        <w:rPr>
          <w:sz w:val="22"/>
          <w:szCs w:val="22"/>
        </w:rPr>
        <w:t xml:space="preserve">risk of IAV transmission </w:t>
      </w:r>
      <w:commentRangeStart w:id="206"/>
      <w:r w:rsidR="0070298D" w:rsidRPr="00B245E7">
        <w:rPr>
          <w:sz w:val="22"/>
          <w:szCs w:val="22"/>
        </w:rPr>
        <w:t xml:space="preserve">from </w:t>
      </w:r>
      <w:del w:id="207" w:author="Coggon, Amelia Charlotte" w:date="2024-12-08T14:03:00Z" w16du:dateUtc="2024-12-08T13:03:00Z">
        <w:r w:rsidR="0070298D" w:rsidRPr="00B245E7" w:rsidDel="00FA4CA7">
          <w:rPr>
            <w:sz w:val="22"/>
            <w:szCs w:val="22"/>
          </w:rPr>
          <w:delText xml:space="preserve">swine </w:delText>
        </w:r>
      </w:del>
      <w:ins w:id="208" w:author="Coggon, Amelia Charlotte" w:date="2024-12-08T14:03:00Z" w16du:dateUtc="2024-12-08T13:03:00Z">
        <w:r w:rsidR="00FA4CA7">
          <w:rPr>
            <w:sz w:val="22"/>
            <w:szCs w:val="22"/>
          </w:rPr>
          <w:t>pigs</w:t>
        </w:r>
        <w:r w:rsidR="00FA4CA7" w:rsidRPr="00B245E7">
          <w:rPr>
            <w:sz w:val="22"/>
            <w:szCs w:val="22"/>
          </w:rPr>
          <w:t xml:space="preserve"> </w:t>
        </w:r>
      </w:ins>
      <w:r w:rsidR="0070298D" w:rsidRPr="00B245E7">
        <w:rPr>
          <w:sz w:val="22"/>
          <w:szCs w:val="22"/>
        </w:rPr>
        <w:t>to human</w:t>
      </w:r>
      <w:ins w:id="209" w:author="Coggon, Amelia Charlotte" w:date="2024-12-09T19:12:00Z" w16du:dateUtc="2024-12-09T18:12:00Z">
        <w:r w:rsidR="000F4C73">
          <w:rPr>
            <w:sz w:val="22"/>
            <w:szCs w:val="22"/>
          </w:rPr>
          <w:t>,</w:t>
        </w:r>
      </w:ins>
      <w:del w:id="210" w:author="Coggon, Amelia Charlotte" w:date="2024-12-09T19:12:00Z" w16du:dateUtc="2024-12-09T18:12:00Z">
        <w:r w:rsidR="0070298D" w:rsidRPr="00B245E7" w:rsidDel="000F4C73">
          <w:rPr>
            <w:sz w:val="22"/>
            <w:szCs w:val="22"/>
          </w:rPr>
          <w:delText>s</w:delText>
        </w:r>
      </w:del>
      <w:r w:rsidR="0070298D" w:rsidRPr="00B245E7">
        <w:rPr>
          <w:sz w:val="22"/>
          <w:szCs w:val="22"/>
        </w:rPr>
        <w:t xml:space="preserve"> </w:t>
      </w:r>
      <w:commentRangeEnd w:id="206"/>
      <w:r w:rsidR="00ED76AA">
        <w:rPr>
          <w:rStyle w:val="CommentReference"/>
          <w:rFonts w:asciiTheme="minorHAnsi" w:eastAsiaTheme="minorHAnsi" w:hAnsiTheme="minorHAnsi" w:cstheme="minorBidi"/>
          <w:lang w:eastAsia="en-US"/>
        </w:rPr>
        <w:commentReference w:id="206"/>
      </w:r>
      <w:r w:rsidR="0070298D" w:rsidRPr="00B245E7">
        <w:rPr>
          <w:sz w:val="22"/>
          <w:szCs w:val="22"/>
        </w:rPr>
        <w:t xml:space="preserve">is the use of vaccines in </w:t>
      </w:r>
      <w:del w:id="211" w:author="Coggon, Amelia Charlotte" w:date="2024-12-08T14:03:00Z" w16du:dateUtc="2024-12-08T13:03:00Z">
        <w:r w:rsidR="0070298D" w:rsidRPr="00B245E7" w:rsidDel="00FA4CA7">
          <w:rPr>
            <w:sz w:val="22"/>
            <w:szCs w:val="22"/>
          </w:rPr>
          <w:delText xml:space="preserve">swine </w:delText>
        </w:r>
      </w:del>
      <w:ins w:id="212" w:author="Coggon, Amelia Charlotte" w:date="2024-12-08T14:03:00Z" w16du:dateUtc="2024-12-08T13:03:00Z">
        <w:r w:rsidR="00FA4CA7">
          <w:rPr>
            <w:sz w:val="22"/>
            <w:szCs w:val="22"/>
          </w:rPr>
          <w:t>pig</w:t>
        </w:r>
        <w:r w:rsidR="00FA4CA7" w:rsidRPr="00B245E7">
          <w:rPr>
            <w:sz w:val="22"/>
            <w:szCs w:val="22"/>
          </w:rPr>
          <w:t xml:space="preserve"> </w:t>
        </w:r>
      </w:ins>
      <w:r w:rsidR="0070298D" w:rsidRPr="00B245E7">
        <w:rPr>
          <w:sz w:val="22"/>
          <w:szCs w:val="22"/>
        </w:rPr>
        <w:t xml:space="preserve">populations. </w:t>
      </w:r>
      <w:ins w:id="213" w:author="SIMON Gaelle" w:date="2024-11-29T16:48:00Z">
        <w:r w:rsidR="00ED76AA">
          <w:rPr>
            <w:sz w:val="22"/>
            <w:szCs w:val="22"/>
          </w:rPr>
          <w:t xml:space="preserve">In Europe, </w:t>
        </w:r>
      </w:ins>
      <w:del w:id="214" w:author="SIMON Gaelle" w:date="2024-11-29T16:48:00Z">
        <w:r w:rsidR="00ED6B1D" w:rsidRPr="00B245E7" w:rsidDel="00ED76AA">
          <w:rPr>
            <w:sz w:val="22"/>
            <w:szCs w:val="22"/>
          </w:rPr>
          <w:delText>M</w:delText>
        </w:r>
      </w:del>
      <w:ins w:id="215" w:author="SIMON Gaelle" w:date="2024-11-29T16:48:00Z">
        <w:r w:rsidR="00ED76AA">
          <w:rPr>
            <w:sz w:val="22"/>
            <w:szCs w:val="22"/>
          </w:rPr>
          <w:t>m</w:t>
        </w:r>
      </w:ins>
      <w:ins w:id="216" w:author="SIMON Gaelle" w:date="2024-12-08T13:34:00Z" w16du:dateUtc="2024-12-08T12:34:00Z">
        <w:r w:rsidR="00ED6B1D" w:rsidRPr="00B245E7">
          <w:rPr>
            <w:sz w:val="22"/>
            <w:szCs w:val="22"/>
          </w:rPr>
          <w:t>ost</w:t>
        </w:r>
      </w:ins>
      <w:del w:id="217" w:author="SIMON Gaelle" w:date="2024-12-08T13:34:00Z" w16du:dateUtc="2024-12-08T12:34:00Z">
        <w:r w:rsidR="00ED6B1D" w:rsidRPr="00B245E7">
          <w:rPr>
            <w:sz w:val="22"/>
            <w:szCs w:val="22"/>
          </w:rPr>
          <w:delText>Most</w:delText>
        </w:r>
      </w:del>
      <w:r w:rsidR="00ED6B1D" w:rsidRPr="00B245E7">
        <w:rPr>
          <w:sz w:val="22"/>
          <w:szCs w:val="22"/>
        </w:rPr>
        <w:t xml:space="preserve"> commercial vaccines against influenza A virus in swine are inactivated, multivalent (H1N1, H3N2, and/or H1N2) whole‐virus vaccines with an adjuvant. </w:t>
      </w:r>
      <w:del w:id="218" w:author="Coggon, Amelia Charlotte" w:date="2024-12-08T14:04:00Z" w16du:dateUtc="2024-12-08T13:04:00Z">
        <w:r w:rsidR="00ED6B1D" w:rsidRPr="00B245E7" w:rsidDel="00FA4CA7">
          <w:rPr>
            <w:sz w:val="22"/>
            <w:szCs w:val="22"/>
          </w:rPr>
          <w:delText xml:space="preserve">In keeping with the antigenic and genetic differences between IAVs circulating pigs in different regions, </w:delText>
        </w:r>
        <w:commentRangeStart w:id="219"/>
        <w:r w:rsidR="00ED6B1D" w:rsidRPr="00B245E7" w:rsidDel="00FA4CA7">
          <w:rPr>
            <w:sz w:val="22"/>
            <w:szCs w:val="22"/>
          </w:rPr>
          <w:delText>the vaccines for each region contain different strains</w:delText>
        </w:r>
        <w:commentRangeEnd w:id="219"/>
        <w:r w:rsidR="00681E27" w:rsidDel="00FA4CA7">
          <w:rPr>
            <w:rStyle w:val="CommentReference"/>
            <w:rFonts w:asciiTheme="minorHAnsi" w:eastAsiaTheme="minorHAnsi" w:hAnsiTheme="minorHAnsi" w:cstheme="minorBidi"/>
            <w:lang w:eastAsia="en-US"/>
          </w:rPr>
          <w:commentReference w:id="219"/>
        </w:r>
        <w:r w:rsidR="00ED6B1D" w:rsidRPr="00B245E7" w:rsidDel="00FA4CA7">
          <w:rPr>
            <w:sz w:val="22"/>
            <w:szCs w:val="22"/>
          </w:rPr>
          <w:delText xml:space="preserve">. </w:delText>
        </w:r>
        <w:r w:rsidR="00553B13" w:rsidRPr="00B245E7" w:rsidDel="00FA4CA7">
          <w:rPr>
            <w:sz w:val="22"/>
            <w:szCs w:val="22"/>
          </w:rPr>
          <w:delText xml:space="preserve">However, </w:delText>
        </w:r>
      </w:del>
      <w:ins w:id="220" w:author="Coggon, Amelia Charlotte" w:date="2024-12-08T14:04:00Z" w16du:dateUtc="2024-12-08T13:04:00Z">
        <w:r w:rsidR="00FA4CA7">
          <w:rPr>
            <w:sz w:val="22"/>
            <w:szCs w:val="22"/>
          </w:rPr>
          <w:t>T</w:t>
        </w:r>
      </w:ins>
      <w:del w:id="221" w:author="Coggon, Amelia Charlotte" w:date="2024-12-08T14:04:00Z" w16du:dateUtc="2024-12-08T13:04:00Z">
        <w:r w:rsidR="00553B13" w:rsidRPr="00B245E7" w:rsidDel="00FA4CA7">
          <w:rPr>
            <w:sz w:val="22"/>
            <w:szCs w:val="22"/>
          </w:rPr>
          <w:delText>t</w:delText>
        </w:r>
      </w:del>
      <w:r w:rsidR="00ED6B1D" w:rsidRPr="00B245E7">
        <w:rPr>
          <w:sz w:val="22"/>
          <w:szCs w:val="22"/>
        </w:rPr>
        <w:t xml:space="preserve">here is no formal system for recommending swine influenza vaccine strains, and the current diversity in IAVs in pigs complicates control by </w:t>
      </w:r>
      <w:ins w:id="222" w:author="Coggon, Amelia Charlotte" w:date="2024-12-09T19:13:00Z" w16du:dateUtc="2024-12-09T18:13:00Z">
        <w:r w:rsidR="000F4C73">
          <w:rPr>
            <w:sz w:val="22"/>
            <w:szCs w:val="22"/>
          </w:rPr>
          <w:t xml:space="preserve">use of </w:t>
        </w:r>
      </w:ins>
      <w:r w:rsidR="00ED6B1D" w:rsidRPr="00B245E7">
        <w:rPr>
          <w:sz w:val="22"/>
          <w:szCs w:val="22"/>
        </w:rPr>
        <w:t>inactivated vaccines</w:t>
      </w:r>
      <w:r w:rsidR="006E347D" w:rsidRPr="00B245E7">
        <w:rPr>
          <w:sz w:val="22"/>
          <w:szCs w:val="22"/>
        </w:rPr>
        <w:t xml:space="preserve"> </w:t>
      </w:r>
      <w:r w:rsidR="00A26434" w:rsidRPr="00B245E7">
        <w:rPr>
          <w:sz w:val="22"/>
          <w:szCs w:val="22"/>
        </w:rPr>
        <w:fldChar w:fldCharType="begin"/>
      </w:r>
      <w:r w:rsidR="007135D9">
        <w:rPr>
          <w:sz w:val="22"/>
          <w:szCs w:val="22"/>
        </w:rPr>
        <w:instrText xml:space="preserve"> ADDIN ZOTERO_ITEM CSL_CITATION {"citationID":"74qZ59m5","properties":{"formattedCitation":"(Vincent {\\i{}et al.}, 2017)","plainCitation":"(Vincent et al., 2017)","noteIndex":0},"citationItems":[{"id":"7HjIxZio/Ubr2C4wP","uris":["http://zotero.org/users/local/B2LbxeEm/items/KMRTPU4M"],"itemData":{"id":"d57SgfcY/3MxNXoAy","type":"article-journal","abstract":"Economic losses due to influenza A virus (IAV) infections are substantial and a global problem, ranking among the top three major health challenges in the swine industry. Currently, H1 and H3 subtypes circulate in pigs globally associated with different combinations of N1 and N2 subtypes; however, the origin, gene constellation, and antigenic makeup of IAV vary greatly on different continents. Vaccination is one means of mitigating the effects of IAV disease, and vaccines are most effective if the strains included closely match the currently circulating strains in pigs. Genetic analyses provide panoramic views of the virus landscape at the sequence level and, thus, can aid in the selection of well-matched swine IAV vaccine strains, but is not sufficient alone. Additionally, a major challenge in selecting appropriate swine IAV vaccine strains is the co-circulation of multiple lineages of viruses in the same region, requiring multivalent or broadly cross-reacting antigens. Due to this complex IAV ecology in swine, new vaccination strategies and vaccine platforms are needed. The hemagglutinin (HA) viral protein is the major target of neutralizing antibodies, which are widely considered to be correlated with protection. Virus variants that are not recognized by previously elicited antibodies can render traditional vaccines that primarily elicit humoral responses ineffective, and therefore result in the need for vaccine strain reformulation and re-vaccination. In the future, new vaccine platforms may be on the market that will provide alternative options to those currently available. Nonetheless, a collaborative approach is needed to improve IAV vaccine strain selection for use in swine.","collection-title":"Recent Advances in Vaccine Research Against Economically Important Viral Diseases of Food Animals","container-title":"Veterinary Microbiology","DOI":"10.1016/j.vetmic.2016.11.026","ISSN":"0378-1135","journalAbbreviation":"Veterinary Microbiology","language":"en","page":"35-44","source":"ScienceDirect","title":"Influenza A virus vaccines for swine","volume":"206","author":[{"family":"Vincent","given":"Amy L."},{"family":"Perez","given":"Daniel R."},{"family":"Rajao","given":"Daniela"},{"family":"Anderson","given":"Tavis K."},{"family":"Abente","given":"Eugenio J."},{"family":"Walia","given":"Rasna R."},{"family":"Lewis","given":"Nicola S."}],"issued":{"date-parts":[["2017",7,1]]}}}],"schema":"https://github.com/citation-style-language/schema/raw/master/csl-citation.json"} </w:instrText>
      </w:r>
      <w:r w:rsidR="00A26434" w:rsidRPr="00B245E7">
        <w:rPr>
          <w:sz w:val="22"/>
          <w:szCs w:val="22"/>
        </w:rPr>
        <w:fldChar w:fldCharType="separate"/>
      </w:r>
      <w:r w:rsidR="00A26434" w:rsidRPr="00B245E7">
        <w:rPr>
          <w:sz w:val="22"/>
          <w:szCs w:val="22"/>
        </w:rPr>
        <w:t xml:space="preserve">(Vincent </w:t>
      </w:r>
      <w:r w:rsidR="00A26434" w:rsidRPr="00B245E7">
        <w:rPr>
          <w:i/>
          <w:iCs/>
          <w:sz w:val="22"/>
          <w:szCs w:val="22"/>
        </w:rPr>
        <w:t>et al.</w:t>
      </w:r>
      <w:r w:rsidR="00A26434" w:rsidRPr="00B245E7">
        <w:rPr>
          <w:sz w:val="22"/>
          <w:szCs w:val="22"/>
        </w:rPr>
        <w:t>, 2017)</w:t>
      </w:r>
      <w:r w:rsidR="00A26434" w:rsidRPr="00B245E7">
        <w:rPr>
          <w:sz w:val="22"/>
          <w:szCs w:val="22"/>
        </w:rPr>
        <w:fldChar w:fldCharType="end"/>
      </w:r>
      <w:r w:rsidR="00ED6B1D" w:rsidRPr="00B245E7">
        <w:rPr>
          <w:sz w:val="22"/>
          <w:szCs w:val="22"/>
        </w:rPr>
        <w:t>. Formulating effective vaccines is challenged by the difficulty in updating vaccine seed viruses given the emergence of novel lineages</w:t>
      </w:r>
      <w:r w:rsidR="00FA11FA" w:rsidRPr="00B245E7">
        <w:rPr>
          <w:sz w:val="22"/>
          <w:szCs w:val="22"/>
        </w:rPr>
        <w:t xml:space="preserve"> and clades</w:t>
      </w:r>
      <w:r w:rsidR="00ED6B1D" w:rsidRPr="00B245E7">
        <w:rPr>
          <w:sz w:val="22"/>
          <w:szCs w:val="22"/>
        </w:rPr>
        <w:t xml:space="preserve">, antigenic drift, the time needed to approve and license veterinary vaccine products, </w:t>
      </w:r>
      <w:r w:rsidR="00ED6B1D" w:rsidRPr="00B245E7">
        <w:rPr>
          <w:sz w:val="22"/>
          <w:szCs w:val="22"/>
        </w:rPr>
        <w:lastRenderedPageBreak/>
        <w:t>maternal antibody interference, and the lack of adequate mucosal and cell-mediated immune responses</w:t>
      </w:r>
      <w:r w:rsidR="006E347D" w:rsidRPr="00B245E7">
        <w:rPr>
          <w:sz w:val="22"/>
          <w:szCs w:val="22"/>
        </w:rPr>
        <w:t xml:space="preserve"> </w:t>
      </w:r>
      <w:r w:rsidR="00ED6B1D" w:rsidRPr="00B245E7">
        <w:rPr>
          <w:sz w:val="22"/>
          <w:szCs w:val="22"/>
        </w:rPr>
        <w:fldChar w:fldCharType="begin"/>
      </w:r>
      <w:r w:rsidR="007135D9">
        <w:rPr>
          <w:sz w:val="22"/>
          <w:szCs w:val="22"/>
        </w:rPr>
        <w:instrText xml:space="preserve"> ADDIN ZOTERO_ITEM CSL_CITATION {"citationID":"Z7MfdAGH","properties":{"formattedCitation":"(Platt {\\i{}et al.}, 2011)","plainCitation":"(Platt et al., 2011)","noteIndex":0},"citationItems":[{"id":"7HjIxZio/GGwhBFYf","uris":["http://zotero.org/users/local/B2LbxeEm/items/Z4JWAPPG"],"itemData":{"id":60,"type":"article-journal","container-title":"Veterinary Immunology and Immunopathology","DOI":"10.1016/j.vetimm.2011.05.005","ISSN":"01652427","issue":"3-4","journalAbbreviation":"Veterinary Immunology and Immunopathology","language":"en","page":"252-257","source":"DOI.org (Crossref)","title":"Comparison of humoral and cellular immune responses to inactivated swine influenza virus vaccine in weaned pigs","volume":"142","author":[{"family":"Platt","given":"Ratree"},{"family":"Vincent","given":"Amy L."},{"family":"Gauger","given":"Phillip C."},{"family":"Loving","given":"Crystal L."},{"family":"Zanella","given":"Eraldo L."},{"family":"Lager","given":"Kelly M."},{"family":"Kehrli","given":"Marcus E."},{"family":"Kimura","given":"Kayoko"},{"family":"Roth","given":"James A."}],"issued":{"date-parts":[["2011",8]]}}}],"schema":"https://github.com/citation-style-language/schema/raw/master/csl-citation.json"} </w:instrText>
      </w:r>
      <w:r w:rsidR="00ED6B1D" w:rsidRPr="00B245E7">
        <w:rPr>
          <w:sz w:val="22"/>
          <w:szCs w:val="22"/>
        </w:rPr>
        <w:fldChar w:fldCharType="separate"/>
      </w:r>
      <w:r w:rsidR="00750D5F" w:rsidRPr="00B245E7">
        <w:rPr>
          <w:sz w:val="22"/>
          <w:szCs w:val="22"/>
        </w:rPr>
        <w:t xml:space="preserve">(Platt </w:t>
      </w:r>
      <w:r w:rsidR="00750D5F" w:rsidRPr="00B245E7">
        <w:rPr>
          <w:i/>
          <w:iCs/>
          <w:sz w:val="22"/>
          <w:szCs w:val="22"/>
        </w:rPr>
        <w:t>et al.</w:t>
      </w:r>
      <w:r w:rsidR="00750D5F" w:rsidRPr="00B245E7">
        <w:rPr>
          <w:sz w:val="22"/>
          <w:szCs w:val="22"/>
        </w:rPr>
        <w:t>, 2011)</w:t>
      </w:r>
      <w:r w:rsidR="00ED6B1D" w:rsidRPr="00B245E7">
        <w:rPr>
          <w:sz w:val="22"/>
          <w:szCs w:val="22"/>
        </w:rPr>
        <w:fldChar w:fldCharType="end"/>
      </w:r>
      <w:r w:rsidR="00ED6B1D" w:rsidRPr="00B245E7">
        <w:rPr>
          <w:sz w:val="22"/>
          <w:szCs w:val="22"/>
        </w:rPr>
        <w:t>. Further</w:t>
      </w:r>
      <w:ins w:id="223" w:author="Ian Brown" w:date="2024-11-25T15:19:00Z">
        <w:r w:rsidR="00E626E2">
          <w:rPr>
            <w:sz w:val="22"/>
            <w:szCs w:val="22"/>
          </w:rPr>
          <w:t>,</w:t>
        </w:r>
      </w:ins>
      <w:r w:rsidR="00ED6B1D" w:rsidRPr="00B245E7">
        <w:rPr>
          <w:sz w:val="22"/>
          <w:szCs w:val="22"/>
        </w:rPr>
        <w:t xml:space="preserve"> contributing to observed evolution and subsequent antigenic diversity, positive selection has been demonstrated at antibody epitopes in swine </w:t>
      </w:r>
      <w:r w:rsidR="009919BD" w:rsidRPr="00B245E7">
        <w:rPr>
          <w:sz w:val="22"/>
          <w:szCs w:val="22"/>
        </w:rPr>
        <w:t xml:space="preserve">IAV </w:t>
      </w:r>
      <w:r w:rsidR="00ED6B1D" w:rsidRPr="00B245E7">
        <w:rPr>
          <w:sz w:val="22"/>
          <w:szCs w:val="22"/>
        </w:rPr>
        <w:t>HA genes and may be associated with partially effective vaccines</w:t>
      </w:r>
      <w:r w:rsidR="006E347D" w:rsidRPr="00B245E7">
        <w:rPr>
          <w:sz w:val="22"/>
          <w:szCs w:val="22"/>
        </w:rPr>
        <w:t xml:space="preserve"> </w:t>
      </w:r>
      <w:r w:rsidR="00ED6B1D" w:rsidRPr="00B245E7">
        <w:rPr>
          <w:sz w:val="22"/>
          <w:szCs w:val="22"/>
        </w:rPr>
        <w:fldChar w:fldCharType="begin"/>
      </w:r>
      <w:r w:rsidR="007135D9">
        <w:rPr>
          <w:sz w:val="22"/>
          <w:szCs w:val="22"/>
        </w:rPr>
        <w:instrText xml:space="preserve"> ADDIN ZOTERO_ITEM CSL_CITATION {"citationID":"6l6XCA48","properties":{"formattedCitation":"(Kitikoon {\\i{}et al.}, 2013)","plainCitation":"(Kitikoon et al., 2013)","noteIndex":0},"citationItems":[{"id":"7HjIxZio/TktWLpes","uris":["http://zotero.org/users/local/B2LbxeEm/items/LK74FBTQ"],"itemData":{"id":61,"type":"article-journal","abstract":"To understand the evolution of swine-origin H3N2v influenza viruses that have infected 320 humans in the USA since August 2011, we performed a phylogenetic analysis at a whole genome scale of North American swine influenza viruses (n = 200). All viral isolates evolved from the prototypical North American H3 cluster 4 (c4), with evidence for further diversification into subclusters. At least ten distinct reassorted H3N2/pandemic H1N1 (rH3N2p) genotypes were identified in swine. Genotype 1 (G1) was most frequently detected in swine and all human H3N2v viruses clustered within a single G1 clade. These data suggest that the genetic requirements for transmission to humans may be restricted to a specific subset of swine viruses. Mutations at putative antigenic sites as well as reduced serological cross-reactivity among the H3 subclusters suggest antigenic drift of these contemporary viruses.","container-title":"The Journal of General Virology","DOI":"10.1099/vir.0.51839-0","ISSN":"1465-2099","issue":"Pt 6","journalAbbreviation":"J Gen Virol","language":"eng","note":"PMID: 23695819","page":"1236-1241","source":"PubMed","title":"Genotype patterns of contemporary reassorted H3N2 virus in US swine","volume":"94","author":[{"family":"Kitikoon","given":"Pravina"},{"family":"Nelson","given":"Martha I."},{"family":"Killian","given":"Mary Lea"},{"family":"Anderson","given":"Tavis K."},{"family":"Koster","given":"Leo"},{"family":"Culhane","given":"Marie R."},{"family":"Vincent","given":"Amy L."}],"issued":{"date-parts":[["2013",6]]}}}],"schema":"https://github.com/citation-style-language/schema/raw/master/csl-citation.json"} </w:instrText>
      </w:r>
      <w:r w:rsidR="00ED6B1D" w:rsidRPr="00B245E7">
        <w:rPr>
          <w:sz w:val="22"/>
          <w:szCs w:val="22"/>
        </w:rPr>
        <w:fldChar w:fldCharType="separate"/>
      </w:r>
      <w:r w:rsidR="00750D5F" w:rsidRPr="00B245E7">
        <w:rPr>
          <w:sz w:val="22"/>
          <w:szCs w:val="22"/>
        </w:rPr>
        <w:t xml:space="preserve">(Kitikoon </w:t>
      </w:r>
      <w:r w:rsidR="00750D5F" w:rsidRPr="00B245E7">
        <w:rPr>
          <w:i/>
          <w:iCs/>
          <w:sz w:val="22"/>
          <w:szCs w:val="22"/>
        </w:rPr>
        <w:t>et al.</w:t>
      </w:r>
      <w:r w:rsidR="00750D5F" w:rsidRPr="00B245E7">
        <w:rPr>
          <w:sz w:val="22"/>
          <w:szCs w:val="22"/>
        </w:rPr>
        <w:t>, 2013)</w:t>
      </w:r>
      <w:r w:rsidR="00ED6B1D" w:rsidRPr="00B245E7">
        <w:rPr>
          <w:sz w:val="22"/>
          <w:szCs w:val="22"/>
        </w:rPr>
        <w:fldChar w:fldCharType="end"/>
      </w:r>
      <w:r w:rsidR="00ED6B1D" w:rsidRPr="00B245E7">
        <w:rPr>
          <w:sz w:val="22"/>
          <w:szCs w:val="22"/>
        </w:rPr>
        <w:t xml:space="preserve">. Influenza vaccines are primarily used in adult sows to </w:t>
      </w:r>
      <w:ins w:id="224" w:author="Coggon, Amelia Charlotte" w:date="2024-12-08T14:04:00Z" w16du:dateUtc="2024-12-08T13:04:00Z">
        <w:r w:rsidR="00FA4CA7">
          <w:rPr>
            <w:sz w:val="22"/>
            <w:szCs w:val="22"/>
          </w:rPr>
          <w:t xml:space="preserve">clinically </w:t>
        </w:r>
      </w:ins>
      <w:commentRangeStart w:id="225"/>
      <w:r w:rsidR="00ED6B1D" w:rsidRPr="00B245E7">
        <w:rPr>
          <w:sz w:val="22"/>
          <w:szCs w:val="22"/>
        </w:rPr>
        <w:t>protect</w:t>
      </w:r>
      <w:commentRangeEnd w:id="225"/>
      <w:r w:rsidR="00681E27">
        <w:rPr>
          <w:rStyle w:val="CommentReference"/>
          <w:rFonts w:asciiTheme="minorHAnsi" w:eastAsiaTheme="minorHAnsi" w:hAnsiTheme="minorHAnsi" w:cstheme="minorBidi"/>
          <w:lang w:eastAsia="en-US"/>
        </w:rPr>
        <w:commentReference w:id="225"/>
      </w:r>
      <w:r w:rsidR="00ED6B1D" w:rsidRPr="00B245E7">
        <w:rPr>
          <w:sz w:val="22"/>
          <w:szCs w:val="22"/>
        </w:rPr>
        <w:t xml:space="preserve"> the gestating sow and her suckling piglets or, less frequently, during the grow/finish phase of production to decrease IAV disease, lung lesions, and transmission</w:t>
      </w:r>
      <w:r w:rsidR="006E347D" w:rsidRPr="00B245E7">
        <w:rPr>
          <w:sz w:val="22"/>
          <w:szCs w:val="22"/>
        </w:rPr>
        <w:t xml:space="preserve"> </w:t>
      </w:r>
      <w:r w:rsidR="00ED6B1D" w:rsidRPr="00B245E7">
        <w:rPr>
          <w:sz w:val="22"/>
          <w:szCs w:val="22"/>
        </w:rPr>
        <w:fldChar w:fldCharType="begin"/>
      </w:r>
      <w:r w:rsidR="007135D9">
        <w:rPr>
          <w:sz w:val="22"/>
          <w:szCs w:val="22"/>
        </w:rPr>
        <w:instrText xml:space="preserve"> ADDIN ZOTERO_ITEM CSL_CITATION {"citationID":"aTqX5Juu","properties":{"formattedCitation":"(Beaudoin {\\i{}et al.}, 2012; Vincent {\\i{}et al.}, 2017; Mollett {\\i{}et al.}, 2023)","plainCitation":"(Beaudoin et al., 2012; Vincent et al., 2017; Mollett et al., 2023)","noteIndex":0},"citationItems":[{"id":"7HjIxZio/oc4qmgFJ","uris":["http://zotero.org/users/local/B2LbxeEm/items/SNPCKTCF"],"itemData":{"id":63,"type":"article-journal","abstract":"Influenza A virus infections commonly cause respiratory disease in swine and can be transmitted between people and pigs, with potentially novel strains introduced into herds and spilling back into the human population. The goals of this study were to characterize influenza infections in Minnesota pigs and assess biosecurity measures used by swine workers. Veterinarians submitting influenza-positive swine samples to the University of Minnesota Veterinary Diagnostic Laboratory between October 2007 and April 2009 were surveyed regarding disease-related information and biosecurity procedures at each farm. Influenza-positive samples were submitted year-round, peaking in spring and fall. H1N1 was the most commonly detected subtype (56%), followed by H3N2 (14%) and H1N2 (12%). Most positive submissions were associated with illness in growing pigs (median age 8.8 weeks, IQR 5–15). Median morbidity and mortality were 25% (IQR 10–48) and 2% (IQR 0.5–3.5), respectively. Vaccination of sows and growing pigs was conducted at 71% and 7.9% of the swine farms, respectively. Specialized footwear was reported as the most common form of protective equipment used by workers. Employee vaccination for seasonal influenza was 19%. The sow vaccination rate in this study is consistent with national data, although growing pig vaccination is lower than the national average. Seasonal and age trends identified here may provide diagnostic guidance when growing pigs experience respiratory disease. Inconsistent use of protective equipment and employee vaccination at swine farms indicates the need for further discussion and research of approaches to minimize interspecies influenza transmission on swine farms.","container-title":"Zoonoses and Public Health","DOI":"https://doi.org/10.1111/j.1863-2378.2011.01423.x","ISSN":"1863-2378","issue":"2","language":"en","note":"_eprint: https://onlinelibrary.wiley.com/doi/pdf/10.1111/j.1863-2378.2011.01423.x","page":"96-106","source":"Wiley Online Library","title":"Characterization of Influenza A Outbreaks in Minnesota Swine Herds and Measures Taken to Reduce the Risk of Zoonotic Transmission","volume":"59","author":[{"family":"Beaudoin","given":"A."},{"family":"Johnson","given":"S."},{"family":"Davies","given":"P."},{"family":"Bender","given":"J."},{"family":"Gramer","given":"M."}],"issued":{"date-parts":[["2012"]]}}},{"id":"7HjIxZio/Ubr2C4wP","uris":["http://zotero.org/users/local/B2LbxeEm/items/KMRTPU4M"],"itemData":{"id":66,"type":"article-journal","abstract":"Economic losses due to influenza A virus (IAV) infections are substantial and a global problem, ranking among the top three major health challenges in the swine industry. Currently, H1 and H3 subtypes circulate in pigs globally associated with different combinations of N1 and N2 subtypes; however, the origin, gene constellation, and antigenic makeup of IAV vary greatly on different continents. Vaccination is one means of mitigating the effects of IAV disease, and vaccines are most effective if the strains included closely match the currently circulating strains in pigs. Genetic analyses provide panoramic views of the virus landscape at the sequence level and, thus, can aid in the selection of well-matched swine IAV vaccine strains, but is not sufficient alone. Additionally, a major challenge in selecting appropriate swine IAV vaccine strains is the co-circulation of multiple lineages of viruses in the same region, requiring multivalent or broadly cross-reacting antigens. Due to this complex IAV ecology in swine, new vaccination strategies and vaccine platforms are needed. The hemagglutinin (HA) viral protein is the major target of neutralizing antibodies, which are widely considered to be correlated with protection. Virus variants that are not recognized by previously elicited antibodies can render traditional vaccines that primarily elicit humoral responses ineffective, and therefore result in the need for vaccine strain reformulation and re-vaccination. In the future, new vaccine platforms may be on the market that will provide alternative options to those currently available. Nonetheless, a collaborative approach is needed to improve IAV vaccine strain selection for use in swine.","collection-title":"Recent Advances in Vaccine Research Against Economically Important Viral Diseases of Food Animals","container-title":"Veterinary Microbiology","DOI":"10.1016/j.vetmic.2016.11.026","ISSN":"0378-1135","journalAbbreviation":"Veterinary Microbiology","language":"en","page":"35-44","source":"ScienceDirect","title":"Influenza A virus vaccines for swine","volume":"206","author":[{"family":"Vincent","given":"Amy L."},{"family":"Perez","given":"Daniel R."},{"family":"Rajao","given":"Daniela"},{"family":"Anderson","given":"Tavis K."},{"family":"Abente","given":"Eugenio J."},{"family":"Walia","given":"Rasna R."},{"family":"Lewis","given":"Nicola S."}],"issued":{"date-parts":[["2017",7,1]]}}},{"id":519,"uris":["http://zotero.org/users/local/SOJeSFbE/items/K2CPEPRS"],"itemData":{"id":519,"type":"article-journal","abstract":"Swine influenza is an acute respiratory disease of swine caused by swine influenza A virus (SwIAV). The ability of SwIAV to spread bidirectionally from animals to humans (zoonotic), and from humans to animals (reverse zoonotic), drives coinfection that can result in gene segment exchange and elevates the risk of generating viruses with pandemic potential. Compared to human-origin influenza A viruses, current data indicate a greater diversity amongst circulating SwIAVs, with three major subtypes (classified by haemagglutinin and neuraminidase) circulating globally in swine (H1N1, H1N2 and H3N2). The lack of protection afforded by human seasonal influenza vaccines against SwIAVs exacerbates the risk associated with reassortment of human, swine and potentially avian viruses. As such, global monitoring of SwIAVs is important for both human and animal health as they represent a true ‘One Health’ challenge with pandemic potential.","container-title":"Journal of Medical Microbiology","DOI":"10.1099/jmm.0.001623","ISSN":"1473-5644","issue":"1","note":"publisher: Microbiology Society,","page":"001623","source":"Microbiology Society Journals","title":"JMM Profile: Swine influenza A virus: a neglected virus with pandemic potential","title-short":"JMM Profile","volume":"72","author":[{"family":"Mollett","given":"Benjamin C."},{"family":"Everett","given":"Helen E."},{"family":"Diemen","given":"Pauline M.","non-dropping-particle":"van"},{"family":"Byrne","given":"Alexander M.P."},{"family":"Ramsay","given":"Andrew"},{"family":"James","given":"Joe"},{"family":"Reid","given":"Scott M."},{"family":"Hansen","given":"Rowena D.E."},{"family":"Lewis","given":"Nicola S."},{"family":"Brown","given":"Ian H."},{"family":"Banyard","given":"Ashley C."}],"issued":{"date-parts":[["2023"]]}}}],"schema":"https://github.com/citation-style-language/schema/raw/master/csl-citation.json"} </w:instrText>
      </w:r>
      <w:r w:rsidR="00ED6B1D" w:rsidRPr="00B245E7">
        <w:rPr>
          <w:sz w:val="22"/>
          <w:szCs w:val="22"/>
        </w:rPr>
        <w:fldChar w:fldCharType="separate"/>
      </w:r>
      <w:r w:rsidR="00A26434" w:rsidRPr="00B245E7">
        <w:rPr>
          <w:sz w:val="22"/>
          <w:szCs w:val="22"/>
        </w:rPr>
        <w:t xml:space="preserve">(Beaudoin </w:t>
      </w:r>
      <w:r w:rsidR="00A26434" w:rsidRPr="00B245E7">
        <w:rPr>
          <w:i/>
          <w:iCs/>
          <w:sz w:val="22"/>
          <w:szCs w:val="22"/>
        </w:rPr>
        <w:t>et al.</w:t>
      </w:r>
      <w:r w:rsidR="00A26434" w:rsidRPr="00B245E7">
        <w:rPr>
          <w:sz w:val="22"/>
          <w:szCs w:val="22"/>
        </w:rPr>
        <w:t xml:space="preserve">, 2012; Vincent </w:t>
      </w:r>
      <w:r w:rsidR="00A26434" w:rsidRPr="00B245E7">
        <w:rPr>
          <w:i/>
          <w:iCs/>
          <w:sz w:val="22"/>
          <w:szCs w:val="22"/>
        </w:rPr>
        <w:t>et al.</w:t>
      </w:r>
      <w:r w:rsidR="00A26434" w:rsidRPr="00B245E7">
        <w:rPr>
          <w:sz w:val="22"/>
          <w:szCs w:val="22"/>
        </w:rPr>
        <w:t xml:space="preserve">, 2017; </w:t>
      </w:r>
      <w:ins w:id="226" w:author="Coggon, Amelia Charlotte" w:date="2024-12-08T14:06:00Z" w16du:dateUtc="2024-12-08T13:06:00Z">
        <w:r w:rsidR="00FA4CA7">
          <w:rPr>
            <w:sz w:val="22"/>
            <w:szCs w:val="22"/>
          </w:rPr>
          <w:t xml:space="preserve">Deblanc </w:t>
        </w:r>
        <w:r w:rsidR="00FA4CA7" w:rsidRPr="00FA4CA7">
          <w:rPr>
            <w:i/>
            <w:iCs/>
            <w:sz w:val="22"/>
            <w:szCs w:val="22"/>
            <w:rPrChange w:id="227" w:author="Coggon, Amelia Charlotte" w:date="2024-12-08T14:06:00Z" w16du:dateUtc="2024-12-08T13:06:00Z">
              <w:rPr>
                <w:sz w:val="22"/>
                <w:szCs w:val="22"/>
              </w:rPr>
            </w:rPrChange>
          </w:rPr>
          <w:t>et al</w:t>
        </w:r>
        <w:r w:rsidR="00FA4CA7">
          <w:rPr>
            <w:sz w:val="22"/>
            <w:szCs w:val="22"/>
          </w:rPr>
          <w:t xml:space="preserve">., 2018; </w:t>
        </w:r>
      </w:ins>
      <w:r w:rsidR="00A26434" w:rsidRPr="00B245E7">
        <w:rPr>
          <w:sz w:val="22"/>
          <w:szCs w:val="22"/>
        </w:rPr>
        <w:t xml:space="preserve">Mollett </w:t>
      </w:r>
      <w:r w:rsidR="00A26434" w:rsidRPr="00B245E7">
        <w:rPr>
          <w:i/>
          <w:iCs/>
          <w:sz w:val="22"/>
          <w:szCs w:val="22"/>
        </w:rPr>
        <w:t>et al.</w:t>
      </w:r>
      <w:r w:rsidR="00A26434" w:rsidRPr="00B245E7">
        <w:rPr>
          <w:sz w:val="22"/>
          <w:szCs w:val="22"/>
        </w:rPr>
        <w:t>, 2023)</w:t>
      </w:r>
      <w:r w:rsidR="00ED6B1D" w:rsidRPr="00B245E7">
        <w:rPr>
          <w:sz w:val="22"/>
          <w:szCs w:val="22"/>
        </w:rPr>
        <w:fldChar w:fldCharType="end"/>
      </w:r>
      <w:r w:rsidR="00ED6B1D" w:rsidRPr="00B245E7">
        <w:rPr>
          <w:sz w:val="22"/>
          <w:szCs w:val="22"/>
        </w:rPr>
        <w:t xml:space="preserve">. </w:t>
      </w:r>
      <w:commentRangeStart w:id="228"/>
      <w:commentRangeStart w:id="229"/>
      <w:r w:rsidR="00ED6B1D" w:rsidRPr="00B245E7">
        <w:rPr>
          <w:sz w:val="22"/>
          <w:szCs w:val="22"/>
        </w:rPr>
        <w:t>Vaccinating piglets may be desired in some clinical situations, but the presence of passive maternal antibodies interferes with efficacy of inactivated vaccines</w:t>
      </w:r>
      <w:commentRangeEnd w:id="228"/>
      <w:r w:rsidR="008A4315">
        <w:rPr>
          <w:rStyle w:val="CommentReference"/>
          <w:rFonts w:asciiTheme="minorHAnsi" w:eastAsiaTheme="minorHAnsi" w:hAnsiTheme="minorHAnsi" w:cstheme="minorBidi"/>
          <w:lang w:eastAsia="en-US"/>
        </w:rPr>
        <w:commentReference w:id="228"/>
      </w:r>
      <w:commentRangeEnd w:id="229"/>
      <w:r w:rsidR="00681E27">
        <w:rPr>
          <w:rStyle w:val="CommentReference"/>
          <w:rFonts w:asciiTheme="minorHAnsi" w:eastAsiaTheme="minorHAnsi" w:hAnsiTheme="minorHAnsi" w:cstheme="minorBidi"/>
          <w:lang w:eastAsia="en-US"/>
        </w:rPr>
        <w:commentReference w:id="229"/>
      </w:r>
      <w:ins w:id="230" w:author="Coggon, Amelia Charlotte" w:date="2024-12-08T14:05:00Z" w16du:dateUtc="2024-12-08T13:05:00Z">
        <w:r w:rsidR="00FA4CA7">
          <w:rPr>
            <w:sz w:val="22"/>
            <w:szCs w:val="22"/>
          </w:rPr>
          <w:t xml:space="preserve"> (</w:t>
        </w:r>
      </w:ins>
      <w:proofErr w:type="spellStart"/>
      <w:ins w:id="231" w:author="Coggon, Amelia Charlotte" w:date="2024-12-08T14:05:00Z">
        <w:r w:rsidR="00FA4CA7" w:rsidRPr="00FA4CA7">
          <w:rPr>
            <w:sz w:val="22"/>
            <w:szCs w:val="22"/>
          </w:rPr>
          <w:t>Andraud</w:t>
        </w:r>
      </w:ins>
      <w:proofErr w:type="spellEnd"/>
      <w:ins w:id="232" w:author="Coggon, Amelia Charlotte" w:date="2024-12-08T14:05:00Z" w16du:dateUtc="2024-12-08T13:05:00Z">
        <w:r w:rsidR="00FA4CA7">
          <w:rPr>
            <w:sz w:val="22"/>
            <w:szCs w:val="22"/>
          </w:rPr>
          <w:t xml:space="preserve"> </w:t>
        </w:r>
        <w:r w:rsidR="00FA4CA7" w:rsidRPr="00FA4CA7">
          <w:rPr>
            <w:i/>
            <w:iCs/>
            <w:sz w:val="22"/>
            <w:szCs w:val="22"/>
            <w:rPrChange w:id="233" w:author="Coggon, Amelia Charlotte" w:date="2024-12-08T14:06:00Z" w16du:dateUtc="2024-12-08T13:06:00Z">
              <w:rPr>
                <w:sz w:val="22"/>
                <w:szCs w:val="22"/>
              </w:rPr>
            </w:rPrChange>
          </w:rPr>
          <w:t>et al</w:t>
        </w:r>
        <w:r w:rsidR="00FA4CA7">
          <w:rPr>
            <w:sz w:val="22"/>
            <w:szCs w:val="22"/>
          </w:rPr>
          <w:t xml:space="preserve">., </w:t>
        </w:r>
      </w:ins>
      <w:ins w:id="234" w:author="Coggon, Amelia Charlotte" w:date="2024-12-08T14:06:00Z" w16du:dateUtc="2024-12-08T13:06:00Z">
        <w:r w:rsidR="00FA4CA7">
          <w:rPr>
            <w:sz w:val="22"/>
            <w:szCs w:val="22"/>
          </w:rPr>
          <w:t>2023)</w:t>
        </w:r>
      </w:ins>
      <w:r w:rsidR="00ED6B1D" w:rsidRPr="00B245E7">
        <w:rPr>
          <w:sz w:val="22"/>
          <w:szCs w:val="22"/>
        </w:rPr>
        <w:t xml:space="preserve">. </w:t>
      </w:r>
    </w:p>
    <w:p w14:paraId="720D4DBE" w14:textId="77777777" w:rsidR="00ED6B1D" w:rsidRPr="00B245E7" w:rsidRDefault="00ED6B1D" w:rsidP="00B245E7">
      <w:pPr>
        <w:spacing w:line="360" w:lineRule="auto"/>
        <w:rPr>
          <w:sz w:val="22"/>
          <w:szCs w:val="22"/>
        </w:rPr>
      </w:pPr>
    </w:p>
    <w:p w14:paraId="036C6A4A" w14:textId="52417FE7" w:rsidR="00ED6B1D" w:rsidRPr="00B245E7" w:rsidRDefault="007B6A8B" w:rsidP="00B245E7">
      <w:pPr>
        <w:spacing w:line="360" w:lineRule="auto"/>
        <w:rPr>
          <w:sz w:val="22"/>
          <w:szCs w:val="22"/>
        </w:rPr>
      </w:pPr>
      <w:r w:rsidRPr="00B245E7">
        <w:rPr>
          <w:sz w:val="22"/>
          <w:szCs w:val="22"/>
        </w:rPr>
        <w:t xml:space="preserve">The potential for </w:t>
      </w:r>
      <w:r w:rsidR="00141340" w:rsidRPr="00B245E7">
        <w:rPr>
          <w:sz w:val="22"/>
          <w:szCs w:val="22"/>
        </w:rPr>
        <w:t>another swine-origin IAV pandemic is reinforced by relatively frequent swine-to-human transmission events</w:t>
      </w:r>
      <w:r w:rsidR="00A24ACC" w:rsidRPr="00B245E7">
        <w:rPr>
          <w:sz w:val="22"/>
          <w:szCs w:val="22"/>
        </w:rPr>
        <w:t xml:space="preserve">. </w:t>
      </w:r>
      <w:r w:rsidR="006E347D" w:rsidRPr="00B245E7">
        <w:rPr>
          <w:sz w:val="22"/>
          <w:szCs w:val="22"/>
        </w:rPr>
        <w:t>Between</w:t>
      </w:r>
      <w:r w:rsidR="00ED6B1D" w:rsidRPr="00B245E7">
        <w:rPr>
          <w:sz w:val="22"/>
          <w:szCs w:val="22"/>
        </w:rPr>
        <w:t xml:space="preserve"> February 2020 </w:t>
      </w:r>
      <w:r w:rsidR="00A24ACC" w:rsidRPr="00B245E7">
        <w:rPr>
          <w:sz w:val="22"/>
          <w:szCs w:val="22"/>
        </w:rPr>
        <w:t xml:space="preserve">and </w:t>
      </w:r>
      <w:r w:rsidR="00ED6B1D" w:rsidRPr="00B245E7">
        <w:rPr>
          <w:sz w:val="22"/>
          <w:szCs w:val="22"/>
        </w:rPr>
        <w:t xml:space="preserve">September 2021, 38 zoonotic cases of swine </w:t>
      </w:r>
      <w:r w:rsidR="009919BD" w:rsidRPr="00B245E7">
        <w:rPr>
          <w:sz w:val="22"/>
          <w:szCs w:val="22"/>
        </w:rPr>
        <w:t xml:space="preserve">IAV </w:t>
      </w:r>
      <w:r w:rsidR="00942D5E" w:rsidRPr="00B245E7">
        <w:rPr>
          <w:sz w:val="22"/>
          <w:szCs w:val="22"/>
        </w:rPr>
        <w:t xml:space="preserve">H1 and H3 </w:t>
      </w:r>
      <w:r w:rsidR="00ED6B1D" w:rsidRPr="00B245E7">
        <w:rPr>
          <w:sz w:val="22"/>
          <w:szCs w:val="22"/>
        </w:rPr>
        <w:t xml:space="preserve">viruses </w:t>
      </w:r>
      <w:r w:rsidR="00A24ACC" w:rsidRPr="00B245E7">
        <w:rPr>
          <w:sz w:val="22"/>
          <w:szCs w:val="22"/>
        </w:rPr>
        <w:t xml:space="preserve">(referred to as “variants”) </w:t>
      </w:r>
      <w:r w:rsidR="00ED6B1D" w:rsidRPr="00B245E7">
        <w:rPr>
          <w:sz w:val="22"/>
          <w:szCs w:val="22"/>
        </w:rPr>
        <w:t>were reported to the World Health Organization (WHO</w:t>
      </w:r>
      <w:r w:rsidR="00C057EB" w:rsidRPr="00B245E7">
        <w:rPr>
          <w:sz w:val="22"/>
          <w:szCs w:val="22"/>
        </w:rPr>
        <w:t>)</w:t>
      </w:r>
      <w:r w:rsidR="00B058FB" w:rsidRPr="00B245E7">
        <w:rPr>
          <w:sz w:val="22"/>
          <w:szCs w:val="22"/>
        </w:rPr>
        <w:t xml:space="preserve"> </w:t>
      </w:r>
      <w:r w:rsidR="00417728" w:rsidRPr="00B245E7">
        <w:rPr>
          <w:sz w:val="22"/>
          <w:szCs w:val="22"/>
        </w:rPr>
        <w:fldChar w:fldCharType="begin"/>
      </w:r>
      <w:r w:rsidR="00417728" w:rsidRPr="00B245E7">
        <w:rPr>
          <w:sz w:val="22"/>
          <w:szCs w:val="22"/>
        </w:rPr>
        <w:instrText xml:space="preserve"> ADDIN ZOTERO_ITEM CSL_CITATION {"citationID":"DOSz1OyW","properties":{"formattedCitation":"(WHO, 2020, 2021a, 2021b)","plainCitation":"(WHO, 2020, 2021a, 2021b)","noteIndex":0},"citationItems":[{"id":943,"uris":["http://zotero.org/users/local/SOJeSFbE/items/X95RI4YY"],"itemData":{"id":943,"type":"webpage","title":"Antigenic and genetic characteristics of zoonotic influenza A viruses and development of candidate vaccine viruses for pandemic preparedness","URL":"https://cdn.who.int/media/docs/default-source/emergency-preparedness/global-influenza-programme/recommended-composition-of-influenza-virus-vaccines/202009-zoonotic-vaccinevirusupdate.pdf?sfvrsn=f27c002a_4","author":[{"family":"WHO","given":""}],"accessed":{"date-parts":[["2024",10,15]]},"issued":{"date-parts":[["2020",10]]}}},{"id":944,"uris":["http://zotero.org/users/local/SOJeSFbE/items/TLMFEUCH"],"itemData":{"id":944,"type":"webpage","title":"Antigenic and genetic characteristics of zoonotic influenza A viruses and development of candidate vaccine viruses for pandemic preparedness","URL":"https://cdn.who.int/media/docs/default-source/influenza/who-influenza-recommendations/vcm-northern-hemisphere-recommendation-2021-2022/202103_zoonotic_vaccinevirusupdate.pdf?sfvrsn=97ae1340_13","author":[{"family":"WHO","given":""}],"accessed":{"date-parts":[["2024",10,15]]},"issued":{"date-parts":[["2021",3]]}}},{"id":945,"uris":["http://zotero.org/users/local/SOJeSFbE/items/FZSC9426"],"itemData":{"id":945,"type":"webpage","title":"Antigenic and genetic characteristics of zoonotic influenza A viruses and development of candidate vaccine viruses for pandemic preparedness","URL":"https://cdn.who.int/media/docs/default-source/influenza/who-influenza-recommendations/vcm-southern-hemisphere-recommendation-2022/202110_zoonotic_vaccinevirusupdate.pdf?sfvrsn=8f87a5f1_11","author":[{"family":"WHO","given":""}],"accessed":{"date-parts":[["2024",10,15]]},"issued":{"date-parts":[["2021",9]]}}}],"schema":"https://github.com/citation-style-language/schema/raw/master/csl-citation.json"} </w:instrText>
      </w:r>
      <w:r w:rsidR="00417728" w:rsidRPr="00B245E7">
        <w:rPr>
          <w:sz w:val="22"/>
          <w:szCs w:val="22"/>
        </w:rPr>
        <w:fldChar w:fldCharType="separate"/>
      </w:r>
      <w:r w:rsidR="00417728" w:rsidRPr="00B245E7">
        <w:rPr>
          <w:noProof/>
          <w:sz w:val="22"/>
          <w:szCs w:val="22"/>
        </w:rPr>
        <w:t>(WHO, 2020, 2021a, 2021b)</w:t>
      </w:r>
      <w:r w:rsidR="00417728" w:rsidRPr="00B245E7">
        <w:rPr>
          <w:sz w:val="22"/>
          <w:szCs w:val="22"/>
        </w:rPr>
        <w:fldChar w:fldCharType="end"/>
      </w:r>
      <w:r w:rsidR="00A26434" w:rsidRPr="00B245E7">
        <w:rPr>
          <w:sz w:val="22"/>
          <w:szCs w:val="22"/>
        </w:rPr>
        <w:t>. S</w:t>
      </w:r>
      <w:r w:rsidR="00ED6B1D" w:rsidRPr="00B245E7">
        <w:rPr>
          <w:sz w:val="22"/>
          <w:szCs w:val="22"/>
        </w:rPr>
        <w:t xml:space="preserve">even of these cases occurred in Europe and were caused by diverse H1 viruses of H1N1 and H1N2 subtypes, </w:t>
      </w:r>
      <w:r w:rsidR="00C057EB" w:rsidRPr="00B245E7">
        <w:rPr>
          <w:sz w:val="22"/>
          <w:szCs w:val="22"/>
        </w:rPr>
        <w:t xml:space="preserve">of </w:t>
      </w:r>
      <w:r w:rsidR="00ED6B1D" w:rsidRPr="00B245E7">
        <w:rPr>
          <w:sz w:val="22"/>
          <w:szCs w:val="22"/>
        </w:rPr>
        <w:t>different lineages and genome constellations</w:t>
      </w:r>
      <w:r w:rsidR="00877572" w:rsidRPr="00B245E7">
        <w:rPr>
          <w:sz w:val="22"/>
          <w:szCs w:val="22"/>
        </w:rPr>
        <w:t>,</w:t>
      </w:r>
      <w:r w:rsidR="00ED6B1D" w:rsidRPr="00B245E7">
        <w:rPr>
          <w:sz w:val="22"/>
          <w:szCs w:val="22"/>
        </w:rPr>
        <w:t xml:space="preserve"> representing the complexity of currently circulating </w:t>
      </w:r>
      <w:r w:rsidR="009919BD" w:rsidRPr="00B245E7">
        <w:rPr>
          <w:sz w:val="22"/>
          <w:szCs w:val="22"/>
        </w:rPr>
        <w:t xml:space="preserve">IAV </w:t>
      </w:r>
      <w:r w:rsidR="00ED6B1D" w:rsidRPr="00B245E7">
        <w:rPr>
          <w:sz w:val="22"/>
          <w:szCs w:val="22"/>
        </w:rPr>
        <w:t xml:space="preserve">in </w:t>
      </w:r>
      <w:r w:rsidR="009919BD" w:rsidRPr="00B245E7">
        <w:rPr>
          <w:sz w:val="22"/>
          <w:szCs w:val="22"/>
        </w:rPr>
        <w:t>pigs</w:t>
      </w:r>
      <w:r w:rsidR="00C057EB" w:rsidRPr="00B245E7">
        <w:rPr>
          <w:sz w:val="22"/>
          <w:szCs w:val="22"/>
        </w:rPr>
        <w:t xml:space="preserve"> in </w:t>
      </w:r>
      <w:r w:rsidR="00502321" w:rsidRPr="00B245E7">
        <w:rPr>
          <w:sz w:val="22"/>
          <w:szCs w:val="22"/>
        </w:rPr>
        <w:t>Europe.</w:t>
      </w:r>
      <w:r w:rsidR="00ED6B1D" w:rsidRPr="00B245E7">
        <w:rPr>
          <w:sz w:val="22"/>
          <w:szCs w:val="22"/>
        </w:rPr>
        <w:t xml:space="preserve"> </w:t>
      </w:r>
      <w:commentRangeStart w:id="235"/>
      <w:commentRangeStart w:id="236"/>
      <w:r w:rsidR="00ED6B1D" w:rsidRPr="00B245E7">
        <w:rPr>
          <w:sz w:val="22"/>
          <w:szCs w:val="22"/>
        </w:rPr>
        <w:t>These zoonotic spillovers were predominantly caused by the Eurasian avian 1C lineage. Two H1N1</w:t>
      </w:r>
      <w:r w:rsidR="00502321" w:rsidRPr="00B245E7">
        <w:rPr>
          <w:sz w:val="22"/>
          <w:szCs w:val="22"/>
        </w:rPr>
        <w:t xml:space="preserve"> </w:t>
      </w:r>
      <w:r w:rsidR="00ED6B1D" w:rsidRPr="00B245E7">
        <w:rPr>
          <w:sz w:val="22"/>
          <w:szCs w:val="22"/>
        </w:rPr>
        <w:t>1C</w:t>
      </w:r>
      <w:r w:rsidR="00502321" w:rsidRPr="00B245E7">
        <w:rPr>
          <w:sz w:val="22"/>
          <w:szCs w:val="22"/>
        </w:rPr>
        <w:t>.</w:t>
      </w:r>
      <w:r w:rsidR="00ED6B1D" w:rsidRPr="00B245E7">
        <w:rPr>
          <w:sz w:val="22"/>
          <w:szCs w:val="22"/>
        </w:rPr>
        <w:t xml:space="preserve">2.1 </w:t>
      </w:r>
      <w:r w:rsidR="00502321" w:rsidRPr="00B245E7">
        <w:rPr>
          <w:sz w:val="22"/>
          <w:szCs w:val="22"/>
        </w:rPr>
        <w:t xml:space="preserve">clade </w:t>
      </w:r>
      <w:r w:rsidR="00ED6B1D" w:rsidRPr="00B245E7">
        <w:rPr>
          <w:sz w:val="22"/>
          <w:szCs w:val="22"/>
        </w:rPr>
        <w:t>viruses were reported in humans in</w:t>
      </w:r>
      <w:ins w:id="237" w:author="Kristien Van Reeth" w:date="2024-12-08T13:35:00Z" w16du:dateUtc="2024-12-08T12:35:00Z">
        <w:r w:rsidR="00ED6B1D" w:rsidRPr="00B245E7">
          <w:rPr>
            <w:sz w:val="22"/>
            <w:szCs w:val="22"/>
          </w:rPr>
          <w:t xml:space="preserve"> </w:t>
        </w:r>
      </w:ins>
      <w:ins w:id="238" w:author="Kristien Van Reeth" w:date="2024-11-30T21:58:00Z" w16du:dateUtc="2024-11-30T20:58:00Z">
        <w:r w:rsidR="002D4B44">
          <w:rPr>
            <w:sz w:val="22"/>
            <w:szCs w:val="22"/>
          </w:rPr>
          <w:t>the</w:t>
        </w:r>
        <w:r w:rsidR="00ED6B1D" w:rsidRPr="00B245E7">
          <w:rPr>
            <w:sz w:val="22"/>
            <w:szCs w:val="22"/>
          </w:rPr>
          <w:t xml:space="preserve"> </w:t>
        </w:r>
      </w:ins>
      <w:r w:rsidR="00ED6B1D" w:rsidRPr="00B245E7">
        <w:rPr>
          <w:sz w:val="22"/>
          <w:szCs w:val="22"/>
        </w:rPr>
        <w:t>Netherlands</w:t>
      </w:r>
      <w:r w:rsidR="006E347D" w:rsidRPr="00B245E7">
        <w:rPr>
          <w:sz w:val="22"/>
          <w:szCs w:val="22"/>
        </w:rPr>
        <w:t xml:space="preserve"> </w:t>
      </w:r>
      <w:r w:rsidR="00417728" w:rsidRPr="00B245E7">
        <w:rPr>
          <w:sz w:val="22"/>
          <w:szCs w:val="22"/>
        </w:rPr>
        <w:fldChar w:fldCharType="begin"/>
      </w:r>
      <w:r w:rsidR="00417728" w:rsidRPr="00B245E7">
        <w:rPr>
          <w:sz w:val="22"/>
          <w:szCs w:val="22"/>
        </w:rPr>
        <w:instrText xml:space="preserve"> ADDIN ZOTERO_ITEM CSL_CITATION {"citationID":"KbxZYbKM","properties":{"formattedCitation":"(Parys {\\i{}et al.}, 2021)","plainCitation":"(Parys et al., 2021)","noteIndex":0},"citationItems":[{"id":946,"uris":["http://zotero.org/users/local/SOJeSFbE/items/H4SDXR7C"],"itemData":{"id":946,"type":"article-journal","abstract":"We report a zoonotic infection of a pig farmer in the Netherlands with a Eurasian avian-like swine influenza A(H1N1) virus that was also detected in the farmed pigs. Both viruses were antigenically and genetically characterized. Continued surveillance ...","container-title":"Emerging Infectious Diseases","DOI":"10.3201/eid2703.201863","issue":"3","language":"en","note":"publisher: Centers for Disease Control and Prevention\nPMID: 33622472","page":"939","source":"www.ncbi.nlm.nih.gov","title":"Human Infection with Eurasian Avian-Like Swine Influenza A(H1N1) Virus, the Netherlands, September 2019","volume":"27","author":[{"family":"Parys","given":"Anna"},{"family":"Vandoorn","given":"Elien"},{"family":"King","given":"Jacqueline"},{"family":"Graaf","given":"Annika"},{"family":"Pohlmann","given":"Anne"},{"family":"Beer","given":"Martin"},{"family":"Harder","given":"Timm"},{"family":"Reeth","given":"Kristien Van"}],"issued":{"date-parts":[["2021",3]]}}}],"schema":"https://github.com/citation-style-language/schema/raw/master/csl-citation.json"} </w:instrText>
      </w:r>
      <w:r w:rsidR="00417728" w:rsidRPr="00B245E7">
        <w:rPr>
          <w:sz w:val="22"/>
          <w:szCs w:val="22"/>
        </w:rPr>
        <w:fldChar w:fldCharType="separate"/>
      </w:r>
      <w:r w:rsidR="00417728" w:rsidRPr="00B245E7">
        <w:rPr>
          <w:sz w:val="22"/>
          <w:szCs w:val="22"/>
        </w:rPr>
        <w:t xml:space="preserve">(Parys </w:t>
      </w:r>
      <w:r w:rsidR="00417728" w:rsidRPr="00B245E7">
        <w:rPr>
          <w:i/>
          <w:iCs/>
          <w:sz w:val="22"/>
          <w:szCs w:val="22"/>
        </w:rPr>
        <w:t>et al.</w:t>
      </w:r>
      <w:r w:rsidR="00417728" w:rsidRPr="00B245E7">
        <w:rPr>
          <w:sz w:val="22"/>
          <w:szCs w:val="22"/>
        </w:rPr>
        <w:t>, 2021)</w:t>
      </w:r>
      <w:r w:rsidR="00417728" w:rsidRPr="00B245E7">
        <w:rPr>
          <w:sz w:val="22"/>
          <w:szCs w:val="22"/>
        </w:rPr>
        <w:fldChar w:fldCharType="end"/>
      </w:r>
      <w:r w:rsidR="00ED6B1D" w:rsidRPr="00B245E7">
        <w:rPr>
          <w:sz w:val="22"/>
          <w:szCs w:val="22"/>
        </w:rPr>
        <w:t xml:space="preserve"> and Germany</w:t>
      </w:r>
      <w:r w:rsidR="006E347D" w:rsidRPr="00B245E7">
        <w:rPr>
          <w:sz w:val="22"/>
          <w:szCs w:val="22"/>
        </w:rPr>
        <w:t xml:space="preserve"> </w:t>
      </w:r>
      <w:r w:rsidR="00417728" w:rsidRPr="00B245E7">
        <w:rPr>
          <w:sz w:val="22"/>
          <w:szCs w:val="22"/>
        </w:rPr>
        <w:fldChar w:fldCharType="begin"/>
      </w:r>
      <w:r w:rsidR="00417728" w:rsidRPr="00B245E7">
        <w:rPr>
          <w:sz w:val="22"/>
          <w:szCs w:val="22"/>
        </w:rPr>
        <w:instrText xml:space="preserve"> ADDIN ZOTERO_ITEM CSL_CITATION {"citationID":"4rhrLBpH","properties":{"formattedCitation":"(Heider {\\i{}et al.}, 2024)","plainCitation":"(Heider et al., 2024)","noteIndex":0},"citationItems":[{"id":950,"uris":["http://zotero.org/users/local/SOJeSFbE/items/444B48C5"],"itemData":{"id":950,"type":"article-journal","abstract":"Interspecies transmission of influenza A viruses (IAV) from pigs to humans is a concerning event as porcine IAV represent a reservoir of potentially pandemic IAV. We conducted a comprehensive analysis of two porcine A(H1N1)v viruses isolated from human cases by evaluating their genetic, antigenic and virological characteristics. The HA genes of those human isolates belonged to clades 1C.2.1 and 1C.2.2, respectively, of the A(H1N1) Eurasian avian-like swine influenza lineage. Antigenic profiling revealed substantial cross-reactivity between the two zoonotic H1N1 viruses and human A(H1N1)pdm09 virus and some swine viruses, but did not reveal cross-reactivity to H1N2 and earlier human seasonal A(H1N1) viruses. The solid-phase direct receptor binding assay analysis of both A(H1N1)v showed a predominant binding to α2–6–sialylated glycans similar to human-adapted IAV. Investigation of the replicative potential revealed that both A(H1N1)v viruses grow in human bronchial epithelial cells to similar high titers as the human A(H1N1)pdm09 virus. Cytokine induction was studied in human alveolar epithelial cells A549 and showed that both swine viruses isolated from human cases induced higher amounts of type I and type III IFN, as well as IL6 compared to a seasonal A(H1N1) or a A(H1N1)pdm09 virus. In summary, we demonstrate a remarkable adaptation of both zoonotic viruses to propagate in human cells. Our data emphasize the needs for continuous monitoring of people and regions at increased risk of such trans-species transmissions, as well as systematic studies to quantify the frequency of these events and to identify viral molecular determinants enhancing the zoonotic potential of porcine IAV.","container-title":"International Journal of Medical Microbiology","DOI":"10.1016/j.ijmm.2024.151609","ISSN":"1438-4221","journalAbbreviation":"International Journal of Medical Microbiology","page":"151609","source":"ScienceDirect","title":"Characteristics of two zoonotic swine influenza A(H1N1) viruses isolated in Germany from diseased patients","volume":"314","author":[{"family":"Heider","given":"Alla"},{"family":"Wedde","given":"Marianne"},{"family":"Weinheimer","given":"Viola"},{"family":"Döllinger","given":"Stephanie"},{"family":"Monazahian","given":"Masyar"},{"family":"Dürrwald","given":"Ralf"},{"family":"Wolff","given":"Thorsten"},{"family":"Schweiger","given":"Brunhilde"}],"issued":{"date-parts":[["2024",3,1]]}}}],"schema":"https://github.com/citation-style-language/schema/raw/master/csl-citation.json"} </w:instrText>
      </w:r>
      <w:r w:rsidR="00417728" w:rsidRPr="00B245E7">
        <w:rPr>
          <w:sz w:val="22"/>
          <w:szCs w:val="22"/>
        </w:rPr>
        <w:fldChar w:fldCharType="separate"/>
      </w:r>
      <w:r w:rsidR="00417728" w:rsidRPr="00B245E7">
        <w:rPr>
          <w:sz w:val="22"/>
          <w:szCs w:val="22"/>
        </w:rPr>
        <w:t xml:space="preserve">(Heider </w:t>
      </w:r>
      <w:r w:rsidR="00417728" w:rsidRPr="00B245E7">
        <w:rPr>
          <w:i/>
          <w:iCs/>
          <w:sz w:val="22"/>
          <w:szCs w:val="22"/>
        </w:rPr>
        <w:t>et al.</w:t>
      </w:r>
      <w:r w:rsidR="00417728" w:rsidRPr="00B245E7">
        <w:rPr>
          <w:sz w:val="22"/>
          <w:szCs w:val="22"/>
        </w:rPr>
        <w:t>, 2024)</w:t>
      </w:r>
      <w:r w:rsidR="00417728" w:rsidRPr="00B245E7">
        <w:rPr>
          <w:sz w:val="22"/>
          <w:szCs w:val="22"/>
        </w:rPr>
        <w:fldChar w:fldCharType="end"/>
      </w:r>
      <w:r w:rsidR="00417728" w:rsidRPr="00B245E7">
        <w:rPr>
          <w:sz w:val="22"/>
          <w:szCs w:val="22"/>
        </w:rPr>
        <w:t xml:space="preserve"> </w:t>
      </w:r>
      <w:r w:rsidR="00ED6B1D" w:rsidRPr="00B245E7">
        <w:rPr>
          <w:sz w:val="22"/>
          <w:szCs w:val="22"/>
        </w:rPr>
        <w:t xml:space="preserve">respectively and one </w:t>
      </w:r>
      <w:commentRangeStart w:id="239"/>
      <w:r w:rsidR="00ED6B1D" w:rsidRPr="00B245E7">
        <w:rPr>
          <w:sz w:val="22"/>
          <w:szCs w:val="22"/>
        </w:rPr>
        <w:t>H1N2</w:t>
      </w:r>
      <w:commentRangeEnd w:id="239"/>
      <w:r w:rsidR="007D0F5E" w:rsidRPr="00B245E7">
        <w:rPr>
          <w:rStyle w:val="CommentReference"/>
          <w:rFonts w:eastAsiaTheme="minorHAnsi"/>
          <w:sz w:val="22"/>
          <w:szCs w:val="22"/>
          <w:lang w:eastAsia="en-US"/>
        </w:rPr>
        <w:commentReference w:id="239"/>
      </w:r>
      <w:r w:rsidR="00ED6B1D" w:rsidRPr="00B245E7">
        <w:rPr>
          <w:sz w:val="22"/>
          <w:szCs w:val="22"/>
        </w:rPr>
        <w:t xml:space="preserve"> 1C</w:t>
      </w:r>
      <w:r w:rsidR="00C60262" w:rsidRPr="00B245E7">
        <w:rPr>
          <w:sz w:val="22"/>
          <w:szCs w:val="22"/>
        </w:rPr>
        <w:t>.</w:t>
      </w:r>
      <w:r w:rsidR="00ED6B1D" w:rsidRPr="00B245E7">
        <w:rPr>
          <w:sz w:val="22"/>
          <w:szCs w:val="22"/>
        </w:rPr>
        <w:t>2.4</w:t>
      </w:r>
      <w:r w:rsidR="00C60262" w:rsidRPr="00B245E7">
        <w:rPr>
          <w:sz w:val="22"/>
          <w:szCs w:val="22"/>
        </w:rPr>
        <w:t xml:space="preserve"> clade</w:t>
      </w:r>
      <w:r w:rsidR="00ED6B1D" w:rsidRPr="00B245E7">
        <w:rPr>
          <w:sz w:val="22"/>
          <w:szCs w:val="22"/>
        </w:rPr>
        <w:t xml:space="preserve"> virus was reported in France</w:t>
      </w:r>
      <w:ins w:id="240" w:author="SIMON Gaelle" w:date="2024-11-29T17:00:00Z">
        <w:r w:rsidR="00483367">
          <w:rPr>
            <w:sz w:val="22"/>
            <w:szCs w:val="22"/>
          </w:rPr>
          <w:t xml:space="preserve"> </w:t>
        </w:r>
      </w:ins>
      <w:ins w:id="241" w:author="SIMON Gaelle" w:date="2024-11-29T17:02:00Z">
        <w:r w:rsidR="00483367">
          <w:rPr>
            <w:sz w:val="22"/>
            <w:szCs w:val="22"/>
          </w:rPr>
          <w:t>(</w:t>
        </w:r>
      </w:ins>
      <w:ins w:id="242" w:author="Coggon, Amelia Charlotte" w:date="2024-12-09T19:50:00Z" w16du:dateUtc="2024-12-09T18:50:00Z">
        <w:r w:rsidR="009F4D7A">
          <w:rPr>
            <w:sz w:val="22"/>
            <w:szCs w:val="22"/>
          </w:rPr>
          <w:t>Simon</w:t>
        </w:r>
      </w:ins>
      <w:ins w:id="243" w:author="Coggon, Amelia Charlotte" w:date="2024-12-09T19:51:00Z" w16du:dateUtc="2024-12-09T18:51:00Z">
        <w:r w:rsidR="009F4D7A">
          <w:rPr>
            <w:sz w:val="22"/>
            <w:szCs w:val="22"/>
          </w:rPr>
          <w:t xml:space="preserve"> </w:t>
        </w:r>
        <w:r w:rsidR="009F4D7A">
          <w:rPr>
            <w:i/>
            <w:iCs/>
            <w:sz w:val="22"/>
            <w:szCs w:val="22"/>
          </w:rPr>
          <w:t xml:space="preserve">et al., </w:t>
        </w:r>
        <w:r w:rsidR="009F4D7A">
          <w:rPr>
            <w:sz w:val="22"/>
            <w:szCs w:val="22"/>
          </w:rPr>
          <w:t>2022)</w:t>
        </w:r>
      </w:ins>
      <w:ins w:id="244" w:author="Coggon, Amelia Charlotte" w:date="2024-12-09T19:57:00Z" w16du:dateUtc="2024-12-09T18:57:00Z">
        <w:r w:rsidR="009F4D7A">
          <w:rPr>
            <w:sz w:val="22"/>
            <w:szCs w:val="22"/>
          </w:rPr>
          <w:t>.</w:t>
        </w:r>
      </w:ins>
      <w:ins w:id="245" w:author="Coggon, Amelia Charlotte" w:date="2024-12-09T19:51:00Z" w16du:dateUtc="2024-12-09T18:51:00Z">
        <w:r w:rsidR="009F4D7A">
          <w:rPr>
            <w:sz w:val="22"/>
            <w:szCs w:val="22"/>
          </w:rPr>
          <w:t xml:space="preserve"> </w:t>
        </w:r>
      </w:ins>
      <w:commentRangeStart w:id="246"/>
      <w:ins w:id="247" w:author="SIMON Gaelle" w:date="2024-11-29T17:02:00Z">
        <w:del w:id="248" w:author="Coggon, Amelia Charlotte" w:date="2024-12-09T19:51:00Z" w16du:dateUtc="2024-12-09T18:51:00Z">
          <w:r w:rsidR="00483367" w:rsidDel="009F4D7A">
            <w:rPr>
              <w:sz w:val="22"/>
              <w:szCs w:val="22"/>
            </w:rPr>
            <w:delText>r</w:delText>
          </w:r>
        </w:del>
        <w:del w:id="249" w:author="Coggon, Amelia Charlotte" w:date="2024-12-09T19:57:00Z" w16du:dateUtc="2024-12-09T18:57:00Z">
          <w:r w:rsidR="00483367" w:rsidDel="009F4D7A">
            <w:rPr>
              <w:sz w:val="22"/>
              <w:szCs w:val="22"/>
            </w:rPr>
            <w:delText>e</w:delText>
          </w:r>
        </w:del>
        <w:del w:id="250" w:author="Coggon, Amelia Charlotte" w:date="2024-12-09T19:51:00Z" w16du:dateUtc="2024-12-09T18:51:00Z">
          <w:r w:rsidR="00483367" w:rsidDel="009F4D7A">
            <w:rPr>
              <w:sz w:val="22"/>
              <w:szCs w:val="22"/>
            </w:rPr>
            <w:delText>f</w:delText>
          </w:r>
        </w:del>
        <w:commentRangeEnd w:id="246"/>
        <w:del w:id="251" w:author="Coggon, Amelia Charlotte" w:date="2024-12-09T19:57:00Z" w16du:dateUtc="2024-12-09T18:57:00Z">
          <w:r w:rsidR="00483367" w:rsidDel="009F4D7A">
            <w:rPr>
              <w:rStyle w:val="CommentReference"/>
              <w:rFonts w:asciiTheme="minorHAnsi" w:eastAsiaTheme="minorHAnsi" w:hAnsiTheme="minorHAnsi" w:cstheme="minorBidi"/>
              <w:lang w:eastAsia="en-US"/>
            </w:rPr>
            <w:commentReference w:id="246"/>
          </w:r>
        </w:del>
        <w:del w:id="252" w:author="Coggon, Amelia Charlotte" w:date="2024-12-09T19:51:00Z" w16du:dateUtc="2024-12-09T18:51:00Z">
          <w:r w:rsidR="00483367" w:rsidDel="009F4D7A">
            <w:rPr>
              <w:sz w:val="22"/>
              <w:szCs w:val="22"/>
            </w:rPr>
            <w:delText>)</w:delText>
          </w:r>
        </w:del>
      </w:ins>
      <w:ins w:id="253" w:author="SIMON Gaelle" w:date="2024-12-08T13:34:00Z" w16du:dateUtc="2024-12-08T12:34:00Z">
        <w:del w:id="254" w:author="Coggon, Amelia Charlotte" w:date="2024-12-09T19:57:00Z" w16du:dateUtc="2024-12-09T18:57:00Z">
          <w:r w:rsidR="00ED6B1D" w:rsidRPr="00B245E7" w:rsidDel="009F4D7A">
            <w:rPr>
              <w:sz w:val="22"/>
              <w:szCs w:val="22"/>
            </w:rPr>
            <w:delText>.</w:delText>
          </w:r>
        </w:del>
      </w:ins>
      <w:del w:id="255" w:author="Coggon, Amelia Charlotte" w:date="2024-12-09T19:57:00Z" w16du:dateUtc="2024-12-09T18:57:00Z">
        <w:r w:rsidR="00ED6B1D" w:rsidRPr="00B245E7" w:rsidDel="009F4D7A">
          <w:rPr>
            <w:sz w:val="22"/>
            <w:szCs w:val="22"/>
          </w:rPr>
          <w:delText xml:space="preserve">. </w:delText>
        </w:r>
      </w:del>
      <w:r w:rsidR="00ED6B1D" w:rsidRPr="00B245E7">
        <w:rPr>
          <w:sz w:val="22"/>
          <w:szCs w:val="22"/>
        </w:rPr>
        <w:t>In 2021 there was also a report of a variant virus from the H1N1 1A</w:t>
      </w:r>
      <w:r w:rsidR="00B91203" w:rsidRPr="00B245E7">
        <w:rPr>
          <w:sz w:val="22"/>
          <w:szCs w:val="22"/>
        </w:rPr>
        <w:t>.</w:t>
      </w:r>
      <w:r w:rsidR="00ED6B1D" w:rsidRPr="00B245E7">
        <w:rPr>
          <w:sz w:val="22"/>
          <w:szCs w:val="22"/>
        </w:rPr>
        <w:t>3.3.2</w:t>
      </w:r>
      <w:r w:rsidR="00B91203" w:rsidRPr="00B245E7">
        <w:rPr>
          <w:sz w:val="22"/>
          <w:szCs w:val="22"/>
        </w:rPr>
        <w:t xml:space="preserve"> clade</w:t>
      </w:r>
      <w:r w:rsidR="00ED6B1D" w:rsidRPr="00B245E7">
        <w:rPr>
          <w:sz w:val="22"/>
          <w:szCs w:val="22"/>
        </w:rPr>
        <w:t xml:space="preserve"> in Denmark</w:t>
      </w:r>
      <w:r w:rsidR="006E347D" w:rsidRPr="00B245E7">
        <w:rPr>
          <w:sz w:val="22"/>
          <w:szCs w:val="22"/>
        </w:rPr>
        <w:t xml:space="preserve"> </w:t>
      </w:r>
      <w:r w:rsidR="000435CC" w:rsidRPr="00B245E7">
        <w:rPr>
          <w:sz w:val="22"/>
          <w:szCs w:val="22"/>
        </w:rPr>
        <w:fldChar w:fldCharType="begin"/>
      </w:r>
      <w:r w:rsidR="000435CC" w:rsidRPr="00B245E7">
        <w:rPr>
          <w:sz w:val="22"/>
          <w:szCs w:val="22"/>
        </w:rPr>
        <w:instrText xml:space="preserve"> ADDIN ZOTERO_ITEM CSL_CITATION {"citationID":"U57CuI4m","properties":{"formattedCitation":"(Andersen {\\i{}et al.}, 2022)","plainCitation":"(Andersen et al., 2022)","noteIndex":0},"citationItems":[{"id":952,"uris":["http://zotero.org/users/local/SOJeSFbE/items/4T3YHYU5"],"itemData":{"id":952,"type":"article-journal","abstract":"During routine surveillance at the National Influenza Center, Denmark, we detected a zoonotic swine influenza A virus in a patient who became severely ill. We describe the clinical picture and the genetic characterization of this variant virus, which is distinct from another variant found previously in Denmark.","container-title":"Emerging Infectious Diseases","DOI":"10.3201/eid2812.220935","ISSN":"1080-6040","issue":"12","journalAbbreviation":"Emerg Infect Dis","note":"PMID: 36418004\nPMCID: PMC9707568","page":"2561-2564","source":"PubMed Central","title":"Severe Human Case of Zoonotic Infection with Swine-Origin Influenza A Virus, Denmark, 2021","volume":"28","author":[{"family":"Andersen","given":"Klara M."},{"family":"Vestergaard","given":"Lasse S."},{"family":"Nissen","given":"Jakob N."},{"family":"George","given":"Sophie J."},{"family":"Ryt-Hansen","given":"Pia"},{"family":"Hjulsager","given":"Charlotte K."},{"family":"Krog","given":"Jesper S."},{"family":"Skov","given":"Marianne N."},{"family":"Alexandersen","given":"Søren"},{"family":"Larsen","given":"Lars E."},{"family":"Trebbien","given":"Ramona"}],"issued":{"date-parts":[["2022",12]]}}}],"schema":"https://github.com/citation-style-language/schema/raw/master/csl-citation.json"} </w:instrText>
      </w:r>
      <w:r w:rsidR="000435CC" w:rsidRPr="00B245E7">
        <w:rPr>
          <w:sz w:val="22"/>
          <w:szCs w:val="22"/>
        </w:rPr>
        <w:fldChar w:fldCharType="separate"/>
      </w:r>
      <w:r w:rsidR="000435CC" w:rsidRPr="00B245E7">
        <w:rPr>
          <w:sz w:val="22"/>
          <w:szCs w:val="22"/>
        </w:rPr>
        <w:t xml:space="preserve">(Andersen </w:t>
      </w:r>
      <w:r w:rsidR="000435CC" w:rsidRPr="00B245E7">
        <w:rPr>
          <w:i/>
          <w:iCs/>
          <w:sz w:val="22"/>
          <w:szCs w:val="22"/>
        </w:rPr>
        <w:t>et al.</w:t>
      </w:r>
      <w:r w:rsidR="000435CC" w:rsidRPr="00B245E7">
        <w:rPr>
          <w:sz w:val="22"/>
          <w:szCs w:val="22"/>
        </w:rPr>
        <w:t>, 2022)</w:t>
      </w:r>
      <w:r w:rsidR="000435CC" w:rsidRPr="00B245E7">
        <w:rPr>
          <w:sz w:val="22"/>
          <w:szCs w:val="22"/>
        </w:rPr>
        <w:fldChar w:fldCharType="end"/>
      </w:r>
      <w:r w:rsidR="000435CC" w:rsidRPr="00B245E7">
        <w:rPr>
          <w:sz w:val="22"/>
          <w:szCs w:val="22"/>
        </w:rPr>
        <w:t xml:space="preserve"> </w:t>
      </w:r>
      <w:r w:rsidR="00ED6B1D" w:rsidRPr="00B245E7">
        <w:rPr>
          <w:sz w:val="22"/>
          <w:szCs w:val="22"/>
        </w:rPr>
        <w:t>and finally of a</w:t>
      </w:r>
      <w:r w:rsidR="00E8012C" w:rsidRPr="00B245E7">
        <w:rPr>
          <w:sz w:val="22"/>
          <w:szCs w:val="22"/>
        </w:rPr>
        <w:t xml:space="preserve"> subtyped, but unknown clade, of</w:t>
      </w:r>
      <w:r w:rsidR="00ED6B1D" w:rsidRPr="00B245E7">
        <w:rPr>
          <w:sz w:val="22"/>
          <w:szCs w:val="22"/>
        </w:rPr>
        <w:t xml:space="preserve"> H1N1 </w:t>
      </w:r>
      <w:r w:rsidR="00E8012C" w:rsidRPr="00B245E7">
        <w:rPr>
          <w:sz w:val="22"/>
          <w:szCs w:val="22"/>
        </w:rPr>
        <w:t>virus detected in</w:t>
      </w:r>
      <w:r w:rsidR="00ED6B1D" w:rsidRPr="00B245E7">
        <w:rPr>
          <w:sz w:val="22"/>
          <w:szCs w:val="22"/>
        </w:rPr>
        <w:t xml:space="preserve"> Austria</w:t>
      </w:r>
      <w:commentRangeEnd w:id="235"/>
      <w:r w:rsidR="00250463">
        <w:rPr>
          <w:rStyle w:val="CommentReference"/>
          <w:rFonts w:asciiTheme="minorHAnsi" w:eastAsiaTheme="minorHAnsi" w:hAnsiTheme="minorHAnsi" w:cstheme="minorBidi"/>
          <w:lang w:eastAsia="en-US"/>
        </w:rPr>
        <w:commentReference w:id="235"/>
      </w:r>
      <w:commentRangeEnd w:id="236"/>
      <w:r w:rsidR="00DA0B9F">
        <w:rPr>
          <w:rStyle w:val="CommentReference"/>
          <w:rFonts w:asciiTheme="minorHAnsi" w:eastAsiaTheme="minorHAnsi" w:hAnsiTheme="minorHAnsi" w:cstheme="minorBidi"/>
          <w:lang w:eastAsia="en-US"/>
        </w:rPr>
        <w:commentReference w:id="236"/>
      </w:r>
      <w:r w:rsidR="00ED6B1D" w:rsidRPr="00B245E7">
        <w:rPr>
          <w:sz w:val="22"/>
          <w:szCs w:val="22"/>
        </w:rPr>
        <w:t>.</w:t>
      </w:r>
    </w:p>
    <w:p w14:paraId="71363A86" w14:textId="77777777" w:rsidR="00ED6B1D" w:rsidRPr="00B245E7" w:rsidRDefault="00ED6B1D" w:rsidP="00B245E7">
      <w:pPr>
        <w:spacing w:line="360" w:lineRule="auto"/>
        <w:rPr>
          <w:sz w:val="22"/>
          <w:szCs w:val="22"/>
        </w:rPr>
      </w:pPr>
    </w:p>
    <w:p w14:paraId="26C60924" w14:textId="65104EED" w:rsidR="00ED6B1D" w:rsidRPr="00B245E7" w:rsidRDefault="00ED6B1D" w:rsidP="00B245E7">
      <w:pPr>
        <w:spacing w:line="360" w:lineRule="auto"/>
        <w:rPr>
          <w:sz w:val="22"/>
          <w:szCs w:val="22"/>
        </w:rPr>
      </w:pPr>
      <w:r w:rsidRPr="00B245E7">
        <w:rPr>
          <w:sz w:val="22"/>
          <w:szCs w:val="22"/>
        </w:rPr>
        <w:t xml:space="preserve">The risk of </w:t>
      </w:r>
      <w:r w:rsidR="00BE1A97" w:rsidRPr="00B245E7">
        <w:rPr>
          <w:sz w:val="22"/>
          <w:szCs w:val="22"/>
        </w:rPr>
        <w:t xml:space="preserve">a swine-to-human transmission event </w:t>
      </w:r>
      <w:r w:rsidRPr="00B245E7">
        <w:rPr>
          <w:sz w:val="22"/>
          <w:szCs w:val="22"/>
        </w:rPr>
        <w:t>is likely dependent on animal production systems that could differ in the relative degree of human-pig exposure, type of animal-human interface</w:t>
      </w:r>
      <w:r w:rsidR="000435CC" w:rsidRPr="00B245E7">
        <w:rPr>
          <w:sz w:val="22"/>
          <w:szCs w:val="22"/>
        </w:rPr>
        <w:t xml:space="preserve"> (</w:t>
      </w:r>
      <w:r w:rsidRPr="00B245E7">
        <w:rPr>
          <w:sz w:val="22"/>
          <w:szCs w:val="22"/>
        </w:rPr>
        <w:t xml:space="preserve">e.g., </w:t>
      </w:r>
      <w:commentRangeStart w:id="256"/>
      <w:r w:rsidRPr="00B245E7">
        <w:rPr>
          <w:sz w:val="22"/>
          <w:szCs w:val="22"/>
        </w:rPr>
        <w:t>live animal markets, exhibition practices</w:t>
      </w:r>
      <w:ins w:id="257" w:author="Ian Brown" w:date="2024-11-25T15:27:00Z">
        <w:r w:rsidR="00E626E2">
          <w:rPr>
            <w:sz w:val="22"/>
            <w:szCs w:val="22"/>
          </w:rPr>
          <w:t xml:space="preserve">, large commercial </w:t>
        </w:r>
      </w:ins>
      <w:ins w:id="258" w:author="Ian Brown" w:date="2024-11-25T15:28:00Z">
        <w:r w:rsidR="00E626E2">
          <w:rPr>
            <w:sz w:val="22"/>
            <w:szCs w:val="22"/>
          </w:rPr>
          <w:t>farms</w:t>
        </w:r>
      </w:ins>
      <w:commentRangeEnd w:id="256"/>
      <w:ins w:id="259" w:author="Ian Brown" w:date="2024-11-25T15:32:00Z">
        <w:r w:rsidR="00FF2079">
          <w:rPr>
            <w:rStyle w:val="CommentReference"/>
            <w:rFonts w:asciiTheme="minorHAnsi" w:eastAsiaTheme="minorHAnsi" w:hAnsiTheme="minorHAnsi" w:cstheme="minorBidi"/>
            <w:lang w:eastAsia="en-US"/>
          </w:rPr>
          <w:commentReference w:id="256"/>
        </w:r>
      </w:ins>
      <w:r w:rsidRPr="00B245E7">
        <w:rPr>
          <w:sz w:val="22"/>
          <w:szCs w:val="22"/>
        </w:rPr>
        <w:t>), viral ecology, the immune profile of the individual, and virus factors</w:t>
      </w:r>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{"citationID":"Vk3QbaoZ","properties":{"formattedCitation":"(Karesh {\\i{}et al.}, 2012)","plainCitation":"(Karesh et al., 2012)","noteIndex":0},"citationItems":[{"id":"7HjIxZio/0u3zlMsL","uris":["http://zotero.org/users/local/B2LbxeEm/items/4QYPI5U9"],"itemData":{"id":47,"type":"article-journal","abstract":"&lt;h2&gt;Summary&lt;/h2&gt;&lt;p&gt;More than 60% of human infectious diseases are caused by pathogens shared with wild or domestic animals. Zoonotic disease organisms include those that are endemic in human populations or enzootic in animal populations with frequent cross-species transmission to people. Some of these diseases have only emerged recently. Together, these organisms are responsible for a substantial burden of disease, with endemic and enzootic zoonoses causing about a billion cases of illness in people and millions of deaths every year. Emerging zoonoses are a growing threat to global health and have caused hundreds of billions of US dollars of economic damage in the past 20 years. We aimed to review how zoonotic diseases result from natural pathogen ecology, and how other circumstances, such as animal production, extraction of natural resources, and antimicrobial application change the dynamics of disease exposure to human beings. In view of present anthropogenic trends, a more effective approach to zoonotic disease prevention and control will require a broad view of medicine that emphasises evidence-based decision making and integrates ecological and evolutionary principles of animal, human, and environmental factors. This broad view is essential for the successful development of policies and practices that reduce probability of future zoonotic emergence, targeted surveillance and strategic prevention, and engagement of partners outside the medical community to help improve health outcomes and reduce disease threats.&lt;/p&gt;","container-title":"The Lancet","DOI":"10.1016/S0140-6736(12)61678-X","ISSN":"0140-6736, 1474-547X","issue":"9857","journalAbbreviation":"The Lancet","language":"English","note":"publisher: Elsevier\nPMID: 23200502","page":"1936-1945","source":"www.thelancet.com","title":"Ecology of zoonoses: natural and unnatural histories","title-short":"Ecology of zoonoses","volume":"380","author":[{"family":"Karesh","given":"William B."},{"family":"Dobson","given":"Andy"},{"family":"Lloyd-Smith","given":"James O."},{"family":"Lubroth","given":"Juan"},{"family":"Dixon","given":"Matthew A."},{"family":"Bennett","given":"Malcolm"},{"family":"Aldrich","given":"Stephen"},{"family":"Harrington","given":"Todd"},{"family":"Formenty","given":"Pierre"},{"family":"Loh","given":"Elizabeth H."},{"family":"Machalaba","given":"Catherine C."},{"family":"Thomas","given":"Mathew Jason"},{"family":"Heymann","given":"David L."}],"issued":{"date-parts":[["2012",12,1]]}}}],"schema":"https://github.com/citation-style-language/schema/raw/master/csl-citation.json"} </w:instrText>
      </w:r>
      <w:r w:rsidRPr="00B245E7">
        <w:rPr>
          <w:sz w:val="22"/>
          <w:szCs w:val="22"/>
        </w:rPr>
        <w:fldChar w:fldCharType="separate"/>
      </w:r>
      <w:r w:rsidR="00750D5F" w:rsidRPr="00B245E7">
        <w:rPr>
          <w:sz w:val="22"/>
          <w:szCs w:val="22"/>
        </w:rPr>
        <w:t xml:space="preserve">(Karesh </w:t>
      </w:r>
      <w:r w:rsidR="00750D5F" w:rsidRPr="00B245E7">
        <w:rPr>
          <w:i/>
          <w:iCs/>
          <w:sz w:val="22"/>
          <w:szCs w:val="22"/>
        </w:rPr>
        <w:t>et al.</w:t>
      </w:r>
      <w:r w:rsidR="00750D5F" w:rsidRPr="00B245E7">
        <w:rPr>
          <w:sz w:val="22"/>
          <w:szCs w:val="22"/>
        </w:rPr>
        <w:t>, 2012)</w:t>
      </w:r>
      <w:r w:rsidRPr="00B245E7">
        <w:rPr>
          <w:sz w:val="22"/>
          <w:szCs w:val="22"/>
        </w:rPr>
        <w:fldChar w:fldCharType="end"/>
      </w:r>
      <w:r w:rsidRPr="00B245E7">
        <w:rPr>
          <w:sz w:val="22"/>
          <w:szCs w:val="22"/>
        </w:rPr>
        <w:t xml:space="preserve">. </w:t>
      </w:r>
      <w:r w:rsidR="00E73B74" w:rsidRPr="00B245E7">
        <w:rPr>
          <w:sz w:val="22"/>
          <w:szCs w:val="22"/>
        </w:rPr>
        <w:t xml:space="preserve">Given </w:t>
      </w:r>
      <w:r w:rsidR="002F02DD" w:rsidRPr="00B245E7">
        <w:rPr>
          <w:sz w:val="22"/>
          <w:szCs w:val="22"/>
        </w:rPr>
        <w:t>the increase in genomic surveillance for IAV</w:t>
      </w:r>
      <w:r w:rsidRPr="00B245E7">
        <w:rPr>
          <w:sz w:val="22"/>
          <w:szCs w:val="22"/>
        </w:rPr>
        <w:t>,</w:t>
      </w:r>
      <w:r w:rsidR="002F02DD" w:rsidRPr="00B245E7">
        <w:rPr>
          <w:sz w:val="22"/>
          <w:szCs w:val="22"/>
        </w:rPr>
        <w:t xml:space="preserve"> </w:t>
      </w:r>
      <w:r w:rsidR="00900774" w:rsidRPr="00B245E7">
        <w:rPr>
          <w:sz w:val="22"/>
          <w:szCs w:val="22"/>
        </w:rPr>
        <w:t>it</w:t>
      </w:r>
      <w:r w:rsidR="0085559B" w:rsidRPr="00B245E7">
        <w:rPr>
          <w:sz w:val="22"/>
          <w:szCs w:val="22"/>
        </w:rPr>
        <w:t xml:space="preserve"> </w:t>
      </w:r>
      <w:r w:rsidR="00D63433" w:rsidRPr="00B245E7">
        <w:rPr>
          <w:sz w:val="22"/>
          <w:szCs w:val="22"/>
        </w:rPr>
        <w:t xml:space="preserve">is now possible to address </w:t>
      </w:r>
      <w:r w:rsidR="008D1CBB" w:rsidRPr="00B245E7">
        <w:rPr>
          <w:sz w:val="22"/>
          <w:szCs w:val="22"/>
        </w:rPr>
        <w:t>which</w:t>
      </w:r>
      <w:r w:rsidR="00D63433" w:rsidRPr="00B245E7">
        <w:rPr>
          <w:sz w:val="22"/>
          <w:szCs w:val="22"/>
        </w:rPr>
        <w:t xml:space="preserve"> viruses are circulating in pigs, how this genetic diversity influences antigenic profiles, and determine whether there are adequate </w:t>
      </w:r>
      <w:r w:rsidR="0045335C" w:rsidRPr="00B245E7">
        <w:rPr>
          <w:sz w:val="22"/>
          <w:szCs w:val="22"/>
        </w:rPr>
        <w:t>pandemic-preparedness strategies. Currently,</w:t>
      </w:r>
      <w:r w:rsidRPr="00B245E7">
        <w:rPr>
          <w:sz w:val="22"/>
          <w:szCs w:val="22"/>
        </w:rPr>
        <w:t xml:space="preserve"> most swine IAVs significantly differ from the current H1 and H3 components of human IAV vaccines</w:t>
      </w:r>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{"citationID":"2K2a7MBU","properties":{"formattedCitation":"(Anderson {\\i{}et al.}, 2021)","plainCitation":"(Anderson et al., 2021)","noteIndex":0},"citationItems":[{"id":"7HjIxZio/m6SPRS3X","uris":["http://zotero.org/users/local/B2LbxeEm/items/9CTLF8DY"],"itemData":{"id":51,"type":"article-journal","abstract":"Influenza A viruses (IAVs) are the causative agents of one of the most important viral respiratory diseases in pigs and humans. Human and swine IAV are prone to interspecies transmission, leading to regular incursions from human to pig and vice versa. This bidirectional transmission of IAV has heavily influenced the evolutionary history of IAV in both species. Transmission of distinct human seasonal lineages to pigs, followed by sustained within-host transmission and rapid adaptation and evolution, represent a considerable challenge for pig health and production. Consequently, although only subtypes of H1N1, H1N2, and H3N2 are endemic in swine around the world, extensive diversity can be found in the hemagglutinin (HA) and neuraminidase (NA) genes, as well as the remaining six genes. We review the complicated global epidemiology of IAV in swine and the inextricably entangled implications for public health and influenza pandemic planning.","container-title":"Cold Spring Harbor Perspectives in Medicine","DOI":"10.1101/cshperspect.a038737","ISSN":", 2157-1422","issue":"3","journalAbbreviation":"Cold Spring Harb Perspect Med","language":"en","note":"publisher: Cold Spring Harbor Laboratory Press\nPMID: 31988203","page":"a038737","source":"perspectivesinmedicine.cshlp.org","title":"Swine Influenza A Viruses and the Tangled Relationship with Humans","volume":"11","author":[{"family":"Anderson","given":"Tavis K."},{"family":"Chang","given":"Jennifer"},{"family":"Arendsee","given":"Zebulun W."},{"family":"Venkatesh","given":"Divya"},{"family":"Souza","given":"Carine K."},{"family":"Kimble","given":"J. Brian"},{"family":"Lewis","given":"Nicola S."},{"family":"Davis","given":"C. Todd"},{"family":"Vincent","given":"Amy L."}],"issued":{"date-parts":[["2021",1,3]]}}}],"schema":"https://github.com/citation-style-language/schema/raw/master/csl-citation.json"} </w:instrText>
      </w:r>
      <w:r w:rsidRPr="00B245E7">
        <w:rPr>
          <w:sz w:val="22"/>
          <w:szCs w:val="22"/>
        </w:rPr>
        <w:fldChar w:fldCharType="separate"/>
      </w:r>
      <w:r w:rsidR="00750D5F" w:rsidRPr="00B245E7">
        <w:rPr>
          <w:sz w:val="22"/>
          <w:szCs w:val="22"/>
        </w:rPr>
        <w:t xml:space="preserve">(Anderson </w:t>
      </w:r>
      <w:r w:rsidR="00750D5F" w:rsidRPr="00B245E7">
        <w:rPr>
          <w:i/>
          <w:iCs/>
          <w:sz w:val="22"/>
          <w:szCs w:val="22"/>
        </w:rPr>
        <w:t>et al.</w:t>
      </w:r>
      <w:r w:rsidR="00750D5F" w:rsidRPr="00B245E7">
        <w:rPr>
          <w:sz w:val="22"/>
          <w:szCs w:val="22"/>
        </w:rPr>
        <w:t>, 2021)</w:t>
      </w:r>
      <w:r w:rsidRPr="00B245E7">
        <w:rPr>
          <w:sz w:val="22"/>
          <w:szCs w:val="22"/>
        </w:rPr>
        <w:fldChar w:fldCharType="end"/>
      </w:r>
      <w:r w:rsidRPr="00B245E7">
        <w:rPr>
          <w:sz w:val="22"/>
          <w:szCs w:val="22"/>
        </w:rPr>
        <w:t xml:space="preserve">. Few of the genetic clades detected in swine globally include isolates </w:t>
      </w:r>
      <w:r w:rsidR="0045335C" w:rsidRPr="00B245E7">
        <w:rPr>
          <w:sz w:val="22"/>
          <w:szCs w:val="22"/>
        </w:rPr>
        <w:t xml:space="preserve">that are genetically </w:t>
      </w:r>
      <w:r w:rsidRPr="00B245E7">
        <w:rPr>
          <w:sz w:val="22"/>
          <w:szCs w:val="22"/>
        </w:rPr>
        <w:t xml:space="preserve">matched to a WHO </w:t>
      </w:r>
      <w:r w:rsidR="009D0712" w:rsidRPr="00B245E7">
        <w:rPr>
          <w:sz w:val="22"/>
          <w:szCs w:val="22"/>
        </w:rPr>
        <w:t>pre-</w:t>
      </w:r>
      <w:r w:rsidRPr="00B245E7">
        <w:rPr>
          <w:sz w:val="22"/>
          <w:szCs w:val="22"/>
        </w:rPr>
        <w:t>pandemic-preparedness candidate vaccine virus</w:t>
      </w:r>
      <w:r w:rsidR="000435CC" w:rsidRPr="00B245E7">
        <w:rPr>
          <w:sz w:val="22"/>
          <w:szCs w:val="22"/>
        </w:rPr>
        <w:t xml:space="preserve"> (</w:t>
      </w:r>
      <w:r w:rsidRPr="00B245E7">
        <w:rPr>
          <w:sz w:val="22"/>
          <w:szCs w:val="22"/>
        </w:rPr>
        <w:t xml:space="preserve">CVV) and the available CVVs might not provide protection given observed genetic and antigenic differences in circulating swine viruses. Here we characterise the evolution of </w:t>
      </w:r>
      <w:r w:rsidR="001F07B1" w:rsidRPr="00B245E7">
        <w:rPr>
          <w:sz w:val="22"/>
          <w:szCs w:val="22"/>
        </w:rPr>
        <w:t xml:space="preserve">the major </w:t>
      </w:r>
      <w:r w:rsidRPr="00B245E7">
        <w:rPr>
          <w:sz w:val="22"/>
          <w:szCs w:val="22"/>
        </w:rPr>
        <w:t xml:space="preserve">swine influenza </w:t>
      </w:r>
      <w:r w:rsidR="001F07B1" w:rsidRPr="00B245E7">
        <w:rPr>
          <w:sz w:val="22"/>
          <w:szCs w:val="22"/>
        </w:rPr>
        <w:t xml:space="preserve">A virus </w:t>
      </w:r>
      <w:r w:rsidRPr="00B245E7">
        <w:rPr>
          <w:sz w:val="22"/>
          <w:szCs w:val="22"/>
        </w:rPr>
        <w:t xml:space="preserve">lineages in Europe. We assess the diversity relative to vaccine strains used in pigs and </w:t>
      </w:r>
      <w:r w:rsidR="001F07B1" w:rsidRPr="00B245E7">
        <w:rPr>
          <w:sz w:val="22"/>
          <w:szCs w:val="22"/>
        </w:rPr>
        <w:t xml:space="preserve">human </w:t>
      </w:r>
      <w:r w:rsidRPr="00B245E7">
        <w:rPr>
          <w:sz w:val="22"/>
          <w:szCs w:val="22"/>
        </w:rPr>
        <w:t xml:space="preserve">seasonal and </w:t>
      </w:r>
      <w:r w:rsidR="001F07B1" w:rsidRPr="00B245E7">
        <w:rPr>
          <w:sz w:val="22"/>
          <w:szCs w:val="22"/>
        </w:rPr>
        <w:t>CVVs</w:t>
      </w:r>
      <w:r w:rsidRPr="00B245E7">
        <w:rPr>
          <w:sz w:val="22"/>
          <w:szCs w:val="22"/>
        </w:rPr>
        <w:t xml:space="preserve"> </w:t>
      </w:r>
      <w:r w:rsidR="001F07B1" w:rsidRPr="00B245E7">
        <w:rPr>
          <w:sz w:val="22"/>
          <w:szCs w:val="22"/>
        </w:rPr>
        <w:t>to</w:t>
      </w:r>
      <w:r w:rsidRPr="00B245E7">
        <w:rPr>
          <w:sz w:val="22"/>
          <w:szCs w:val="22"/>
        </w:rPr>
        <w:t xml:space="preserve"> evaluate </w:t>
      </w:r>
      <w:r w:rsidR="009D0712" w:rsidRPr="00B245E7">
        <w:rPr>
          <w:sz w:val="22"/>
          <w:szCs w:val="22"/>
        </w:rPr>
        <w:t>pre-</w:t>
      </w:r>
      <w:r w:rsidRPr="00B245E7">
        <w:rPr>
          <w:sz w:val="22"/>
          <w:szCs w:val="22"/>
        </w:rPr>
        <w:t>pandemic risk using human serology</w:t>
      </w:r>
      <w:r w:rsidR="001F07B1" w:rsidRPr="00B245E7">
        <w:rPr>
          <w:sz w:val="22"/>
          <w:szCs w:val="22"/>
        </w:rPr>
        <w:t xml:space="preserve"> panels</w:t>
      </w:r>
      <w:r w:rsidRPr="00B245E7">
        <w:rPr>
          <w:sz w:val="22"/>
          <w:szCs w:val="22"/>
        </w:rPr>
        <w:t>.</w:t>
      </w:r>
      <w:del w:id="260" w:author="Coggon, Amelia Charlotte" w:date="2024-12-09T19:58:00Z" w16du:dateUtc="2024-12-09T18:58:00Z">
        <w:r w:rsidRPr="00B245E7" w:rsidDel="00CF0D7B">
          <w:rPr>
            <w:sz w:val="22"/>
            <w:szCs w:val="22"/>
          </w:rPr>
          <w:delText xml:space="preserve"> </w:delText>
        </w:r>
      </w:del>
      <w:r w:rsidR="0045335C" w:rsidRPr="00B245E7">
        <w:rPr>
          <w:sz w:val="22"/>
          <w:szCs w:val="22"/>
        </w:rPr>
        <w:t xml:space="preserve"> </w:t>
      </w:r>
      <w:commentRangeStart w:id="261"/>
      <w:r w:rsidR="001F07B1" w:rsidRPr="00B245E7">
        <w:rPr>
          <w:sz w:val="22"/>
          <w:szCs w:val="22"/>
        </w:rPr>
        <w:t xml:space="preserve">Our </w:t>
      </w:r>
      <w:commentRangeEnd w:id="261"/>
      <w:r w:rsidR="00FD3F33" w:rsidRPr="00B245E7">
        <w:rPr>
          <w:rStyle w:val="CommentReference"/>
          <w:rFonts w:eastAsiaTheme="minorHAnsi"/>
          <w:sz w:val="22"/>
          <w:szCs w:val="22"/>
          <w:lang w:eastAsia="en-US"/>
        </w:rPr>
        <w:commentReference w:id="261"/>
      </w:r>
      <w:r w:rsidR="001F07B1" w:rsidRPr="00B245E7">
        <w:rPr>
          <w:sz w:val="22"/>
          <w:szCs w:val="22"/>
        </w:rPr>
        <w:t>data demonstrate that s</w:t>
      </w:r>
      <w:r w:rsidRPr="00B245E7">
        <w:rPr>
          <w:sz w:val="22"/>
          <w:szCs w:val="22"/>
        </w:rPr>
        <w:t xml:space="preserve">wine IAVs in Europe continue to diversify, </w:t>
      </w:r>
      <w:r w:rsidR="001F07B1" w:rsidRPr="00B245E7">
        <w:rPr>
          <w:sz w:val="22"/>
          <w:szCs w:val="22"/>
        </w:rPr>
        <w:t xml:space="preserve">and we </w:t>
      </w:r>
      <w:r w:rsidR="00FD3F33" w:rsidRPr="00B245E7">
        <w:rPr>
          <w:sz w:val="22"/>
          <w:szCs w:val="22"/>
        </w:rPr>
        <w:t>suggest</w:t>
      </w:r>
      <w:r w:rsidR="001F07B1" w:rsidRPr="00B245E7">
        <w:rPr>
          <w:sz w:val="22"/>
          <w:szCs w:val="22"/>
        </w:rPr>
        <w:t xml:space="preserve"> that </w:t>
      </w:r>
      <w:r w:rsidRPr="00B245E7">
        <w:rPr>
          <w:sz w:val="22"/>
          <w:szCs w:val="22"/>
        </w:rPr>
        <w:t xml:space="preserve">a comprehensive understanding of the current evolutionary diversity </w:t>
      </w:r>
      <w:r w:rsidR="001F07B1" w:rsidRPr="00B245E7">
        <w:rPr>
          <w:sz w:val="22"/>
          <w:szCs w:val="22"/>
        </w:rPr>
        <w:t xml:space="preserve">is required to provide </w:t>
      </w:r>
      <w:r w:rsidRPr="00B245E7">
        <w:rPr>
          <w:sz w:val="22"/>
          <w:szCs w:val="22"/>
        </w:rPr>
        <w:t>assessment</w:t>
      </w:r>
      <w:r w:rsidR="00EC05E9" w:rsidRPr="00B245E7">
        <w:rPr>
          <w:sz w:val="22"/>
          <w:szCs w:val="22"/>
        </w:rPr>
        <w:t>s</w:t>
      </w:r>
      <w:r w:rsidRPr="00B245E7">
        <w:rPr>
          <w:sz w:val="22"/>
          <w:szCs w:val="22"/>
        </w:rPr>
        <w:t xml:space="preserve"> </w:t>
      </w:r>
      <w:r w:rsidRPr="00B245E7">
        <w:rPr>
          <w:sz w:val="22"/>
          <w:szCs w:val="22"/>
        </w:rPr>
        <w:lastRenderedPageBreak/>
        <w:t>o</w:t>
      </w:r>
      <w:r w:rsidR="00EC05E9" w:rsidRPr="00B245E7">
        <w:rPr>
          <w:sz w:val="22"/>
          <w:szCs w:val="22"/>
        </w:rPr>
        <w:t>n</w:t>
      </w:r>
      <w:r w:rsidRPr="00B245E7">
        <w:rPr>
          <w:sz w:val="22"/>
          <w:szCs w:val="22"/>
        </w:rPr>
        <w:t xml:space="preserve"> </w:t>
      </w:r>
      <w:r w:rsidR="00FD3F33" w:rsidRPr="00B245E7">
        <w:rPr>
          <w:sz w:val="22"/>
          <w:szCs w:val="22"/>
        </w:rPr>
        <w:t xml:space="preserve">whether current </w:t>
      </w:r>
      <w:r w:rsidRPr="00B245E7">
        <w:rPr>
          <w:sz w:val="22"/>
          <w:szCs w:val="22"/>
        </w:rPr>
        <w:t>vaccine strain</w:t>
      </w:r>
      <w:r w:rsidR="00FD3F33" w:rsidRPr="00B245E7">
        <w:rPr>
          <w:sz w:val="22"/>
          <w:szCs w:val="22"/>
        </w:rPr>
        <w:t>s match</w:t>
      </w:r>
      <w:del w:id="262" w:author="Kristien Van Reeth" w:date="2024-11-30T21:59:00Z" w16du:dateUtc="2024-11-30T20:59:00Z">
        <w:r w:rsidR="00FD3F33" w:rsidRPr="00B245E7">
          <w:rPr>
            <w:sz w:val="22"/>
            <w:szCs w:val="22"/>
          </w:rPr>
          <w:delText>ing</w:delText>
        </w:r>
      </w:del>
      <w:r w:rsidR="00FD3F33" w:rsidRPr="00B245E7">
        <w:rPr>
          <w:sz w:val="22"/>
          <w:szCs w:val="22"/>
        </w:rPr>
        <w:t xml:space="preserve"> circulating diversity and how this diversity impacts</w:t>
      </w:r>
      <w:r w:rsidRPr="00B245E7">
        <w:rPr>
          <w:sz w:val="22"/>
          <w:szCs w:val="22"/>
        </w:rPr>
        <w:t xml:space="preserve"> </w:t>
      </w:r>
      <w:r w:rsidR="00FA11FA" w:rsidRPr="00B245E7">
        <w:rPr>
          <w:sz w:val="22"/>
          <w:szCs w:val="22"/>
        </w:rPr>
        <w:t>pre-</w:t>
      </w:r>
      <w:r w:rsidRPr="00B245E7">
        <w:rPr>
          <w:sz w:val="22"/>
          <w:szCs w:val="22"/>
        </w:rPr>
        <w:t>pandemic risk.</w:t>
      </w:r>
    </w:p>
    <w:p w14:paraId="4F5258EC" w14:textId="77777777" w:rsidR="00ED6B1D" w:rsidRPr="00B245E7" w:rsidRDefault="00ED6B1D" w:rsidP="00B245E7">
      <w:pPr>
        <w:spacing w:line="360" w:lineRule="auto"/>
        <w:rPr>
          <w:b/>
          <w:bCs/>
          <w:sz w:val="22"/>
          <w:szCs w:val="22"/>
        </w:rPr>
      </w:pPr>
    </w:p>
    <w:p w14:paraId="409EC733" w14:textId="2F3AF641" w:rsidR="004C5E80" w:rsidRPr="00B245E7" w:rsidRDefault="005A25F9" w:rsidP="00B245E7">
      <w:pPr>
        <w:spacing w:line="360" w:lineRule="auto"/>
        <w:rPr>
          <w:b/>
          <w:bCs/>
          <w:sz w:val="22"/>
          <w:szCs w:val="22"/>
        </w:rPr>
      </w:pPr>
      <w:r w:rsidRPr="00B245E7">
        <w:rPr>
          <w:b/>
          <w:bCs/>
          <w:sz w:val="22"/>
          <w:szCs w:val="22"/>
        </w:rPr>
        <w:t>Materials and methods</w:t>
      </w:r>
    </w:p>
    <w:p w14:paraId="536304C5" w14:textId="706A5A0E" w:rsidR="00010E22" w:rsidRPr="00B245E7" w:rsidRDefault="003E709B" w:rsidP="00B245E7">
      <w:pPr>
        <w:spacing w:line="360" w:lineRule="auto"/>
        <w:rPr>
          <w:b/>
          <w:sz w:val="22"/>
          <w:szCs w:val="22"/>
        </w:rPr>
      </w:pPr>
      <w:commentRangeStart w:id="263"/>
      <w:r w:rsidRPr="00B245E7">
        <w:rPr>
          <w:b/>
          <w:sz w:val="22"/>
          <w:szCs w:val="22"/>
        </w:rPr>
        <w:t>Viruses</w:t>
      </w:r>
      <w:r w:rsidR="005E3188" w:rsidRPr="00B245E7">
        <w:rPr>
          <w:b/>
          <w:sz w:val="22"/>
          <w:szCs w:val="22"/>
        </w:rPr>
        <w:t xml:space="preserve"> and </w:t>
      </w:r>
      <w:ins w:id="264" w:author="SIMON Gaelle" w:date="2024-11-29T19:36:00Z">
        <w:r w:rsidR="002960DF">
          <w:rPr>
            <w:b/>
            <w:sz w:val="22"/>
            <w:szCs w:val="22"/>
          </w:rPr>
          <w:t>sequence data</w:t>
        </w:r>
      </w:ins>
      <w:del w:id="265" w:author="SIMON Gaelle" w:date="2024-11-29T19:36:00Z">
        <w:r w:rsidR="005E3188" w:rsidRPr="00B245E7" w:rsidDel="002960DF">
          <w:rPr>
            <w:b/>
            <w:sz w:val="22"/>
            <w:szCs w:val="22"/>
          </w:rPr>
          <w:delText>surveillance</w:delText>
        </w:r>
        <w:commentRangeEnd w:id="263"/>
        <w:r w:rsidR="009B17F0" w:rsidDel="002960DF">
          <w:rPr>
            <w:rStyle w:val="CommentReference"/>
            <w:rFonts w:asciiTheme="minorHAnsi" w:eastAsiaTheme="minorHAnsi" w:hAnsiTheme="minorHAnsi" w:cstheme="minorBidi"/>
            <w:lang w:eastAsia="en-US"/>
          </w:rPr>
          <w:commentReference w:id="263"/>
        </w:r>
      </w:del>
      <w:del w:id="266" w:author="SIMON Gaelle" w:date="2024-12-08T13:34:00Z" w16du:dateUtc="2024-12-08T12:34:00Z">
        <w:r w:rsidR="005E3188" w:rsidRPr="00B245E7">
          <w:rPr>
            <w:b/>
            <w:sz w:val="22"/>
            <w:szCs w:val="22"/>
          </w:rPr>
          <w:delText>surveillance</w:delText>
        </w:r>
      </w:del>
    </w:p>
    <w:p w14:paraId="3400424C" w14:textId="1D2C0FA1" w:rsidR="008B6D30" w:rsidRPr="00B245E7" w:rsidRDefault="008B6D30" w:rsidP="001D6725">
      <w:pPr>
        <w:spacing w:line="360" w:lineRule="auto"/>
        <w:rPr>
          <w:sz w:val="22"/>
          <w:szCs w:val="22"/>
        </w:rPr>
      </w:pPr>
      <w:r w:rsidRPr="00B245E7">
        <w:rPr>
          <w:sz w:val="22"/>
          <w:szCs w:val="22"/>
        </w:rPr>
        <w:t xml:space="preserve">Viruses from circulating H1 and H3 strains in European pig populations </w:t>
      </w:r>
      <w:r w:rsidR="001A2A5F" w:rsidRPr="00B245E7">
        <w:rPr>
          <w:sz w:val="22"/>
          <w:szCs w:val="22"/>
        </w:rPr>
        <w:t xml:space="preserve">from </w:t>
      </w:r>
      <w:r w:rsidR="000435CC" w:rsidRPr="00B245E7">
        <w:rPr>
          <w:sz w:val="22"/>
          <w:szCs w:val="22"/>
        </w:rPr>
        <w:t xml:space="preserve">2010 </w:t>
      </w:r>
      <w:r w:rsidR="001A2A5F" w:rsidRPr="00B245E7">
        <w:rPr>
          <w:sz w:val="22"/>
          <w:szCs w:val="22"/>
        </w:rPr>
        <w:t xml:space="preserve">to </w:t>
      </w:r>
      <w:del w:id="267" w:author="Coggon, Amelia Charlotte" w:date="2024-12-08T13:35:00Z" w16du:dateUtc="2024-12-08T12:35:00Z">
        <w:r w:rsidR="000435CC" w:rsidRPr="00B245E7">
          <w:rPr>
            <w:sz w:val="22"/>
            <w:szCs w:val="22"/>
          </w:rPr>
          <w:delText>2021</w:delText>
        </w:r>
      </w:del>
      <w:ins w:id="268" w:author="SIMON Gaelle" w:date="2024-12-08T13:34:00Z" w16du:dateUtc="2024-12-08T12:34:00Z">
        <w:r w:rsidR="000435CC" w:rsidRPr="00B245E7">
          <w:rPr>
            <w:sz w:val="22"/>
            <w:szCs w:val="22"/>
          </w:rPr>
          <w:t>202</w:t>
        </w:r>
      </w:ins>
      <w:ins w:id="269" w:author="SIMON Gaelle" w:date="2024-11-29T18:46:00Z">
        <w:r w:rsidR="0062258C">
          <w:rPr>
            <w:sz w:val="22"/>
            <w:szCs w:val="22"/>
          </w:rPr>
          <w:t>0</w:t>
        </w:r>
      </w:ins>
      <w:ins w:id="270" w:author="Coggon, Amelia Charlotte" w:date="2024-12-08T14:10:00Z" w16du:dateUtc="2024-12-08T13:10:00Z">
        <w:r w:rsidR="00DA0B9F">
          <w:rPr>
            <w:sz w:val="22"/>
            <w:szCs w:val="22"/>
          </w:rPr>
          <w:t xml:space="preserve"> inclusive</w:t>
        </w:r>
      </w:ins>
      <w:del w:id="271" w:author="SIMON Gaelle" w:date="2024-11-29T18:46:00Z">
        <w:r w:rsidR="000435CC" w:rsidRPr="00B245E7" w:rsidDel="0062258C">
          <w:rPr>
            <w:sz w:val="22"/>
            <w:szCs w:val="22"/>
          </w:rPr>
          <w:delText>1</w:delText>
        </w:r>
      </w:del>
      <w:del w:id="272" w:author="SIMON Gaelle" w:date="2024-12-08T13:34:00Z" w16du:dateUtc="2024-12-08T12:34:00Z">
        <w:r w:rsidR="000435CC" w:rsidRPr="00B245E7">
          <w:rPr>
            <w:sz w:val="22"/>
            <w:szCs w:val="22"/>
          </w:rPr>
          <w:delText>2021</w:delText>
        </w:r>
      </w:del>
      <w:r w:rsidR="000435CC" w:rsidRPr="00B245E7">
        <w:rPr>
          <w:sz w:val="22"/>
          <w:szCs w:val="22"/>
        </w:rPr>
        <w:t xml:space="preserve"> </w:t>
      </w:r>
      <w:r w:rsidRPr="00B245E7">
        <w:rPr>
          <w:sz w:val="22"/>
          <w:szCs w:val="22"/>
        </w:rPr>
        <w:t xml:space="preserve">were shared by European collaborators within the </w:t>
      </w:r>
      <w:r w:rsidR="00BD3F62" w:rsidRPr="00B245E7">
        <w:rPr>
          <w:sz w:val="22"/>
          <w:szCs w:val="22"/>
        </w:rPr>
        <w:t>j</w:t>
      </w:r>
      <w:r w:rsidRPr="00B245E7">
        <w:rPr>
          <w:sz w:val="22"/>
          <w:szCs w:val="22"/>
        </w:rPr>
        <w:t>oint WOAH-FAO network of expertise on animal influenza</w:t>
      </w:r>
      <w:r w:rsidR="000435CC" w:rsidRPr="00B245E7">
        <w:rPr>
          <w:sz w:val="22"/>
          <w:szCs w:val="22"/>
        </w:rPr>
        <w:t xml:space="preserve"> (</w:t>
      </w:r>
      <w:r w:rsidRPr="00B245E7">
        <w:rPr>
          <w:sz w:val="22"/>
          <w:szCs w:val="22"/>
        </w:rPr>
        <w:t>OFFLU) swine influenza virus technical activity group.</w:t>
      </w:r>
      <w:r w:rsidR="00601615" w:rsidRPr="00B245E7">
        <w:rPr>
          <w:sz w:val="22"/>
          <w:szCs w:val="22"/>
        </w:rPr>
        <w:t xml:space="preserve"> Further sequences from </w:t>
      </w:r>
      <w:r w:rsidR="001D6725" w:rsidRPr="001D6725">
        <w:rPr>
          <w:sz w:val="22"/>
          <w:szCs w:val="22"/>
        </w:rPr>
        <w:t xml:space="preserve">Global Initiative on Sharing All Influenza Data </w:t>
      </w:r>
      <w:proofErr w:type="spellStart"/>
      <w:r w:rsidR="001D6725" w:rsidRPr="001D6725">
        <w:rPr>
          <w:sz w:val="22"/>
          <w:szCs w:val="22"/>
        </w:rPr>
        <w:t>EpiFlu</w:t>
      </w:r>
      <w:proofErr w:type="spellEnd"/>
      <w:r w:rsidR="001D6725" w:rsidRPr="001D6725">
        <w:rPr>
          <w:sz w:val="22"/>
          <w:szCs w:val="22"/>
        </w:rPr>
        <w:t xml:space="preserve"> Database</w:t>
      </w:r>
      <w:r w:rsidR="001D6725">
        <w:rPr>
          <w:sz w:val="22"/>
          <w:szCs w:val="22"/>
        </w:rPr>
        <w:t xml:space="preserve"> (www.gisaid.org) and </w:t>
      </w:r>
      <w:proofErr w:type="spellStart"/>
      <w:r w:rsidR="001D6725">
        <w:rPr>
          <w:sz w:val="22"/>
          <w:szCs w:val="22"/>
        </w:rPr>
        <w:t>Genbank</w:t>
      </w:r>
      <w:proofErr w:type="spellEnd"/>
      <w:r w:rsidR="001D6725">
        <w:rPr>
          <w:sz w:val="22"/>
          <w:szCs w:val="22"/>
        </w:rPr>
        <w:t xml:space="preserve"> </w:t>
      </w:r>
      <w:r w:rsidR="00FB7B36">
        <w:rPr>
          <w:sz w:val="22"/>
          <w:szCs w:val="22"/>
        </w:rPr>
        <w:t>(</w:t>
      </w:r>
      <w:r w:rsidR="00FB7B36" w:rsidRPr="00FB7B36">
        <w:rPr>
          <w:sz w:val="22"/>
          <w:szCs w:val="22"/>
        </w:rPr>
        <w:t>https://www.ncbi.nlm.nih.gov/</w:t>
      </w:r>
      <w:del w:id="273" w:author="Coggon, Amelia Charlotte" w:date="2024-12-08T14:11:00Z" w16du:dateUtc="2024-12-08T13:11:00Z">
        <w:r w:rsidR="00FB7B36" w:rsidRPr="00FB7B36" w:rsidDel="001F3A95">
          <w:rPr>
            <w:sz w:val="22"/>
            <w:szCs w:val="22"/>
          </w:rPr>
          <w:delText xml:space="preserve"> </w:delText>
        </w:r>
      </w:del>
      <w:r w:rsidR="00FB7B36" w:rsidRPr="00FB7B36">
        <w:rPr>
          <w:sz w:val="22"/>
          <w:szCs w:val="22"/>
        </w:rPr>
        <w:t>genomes/FLU/Database</w:t>
      </w:r>
      <w:r w:rsidR="00FB7B36">
        <w:rPr>
          <w:sz w:val="22"/>
          <w:szCs w:val="22"/>
        </w:rPr>
        <w:t xml:space="preserve">) </w:t>
      </w:r>
      <w:r w:rsidR="00601615" w:rsidRPr="00B245E7">
        <w:rPr>
          <w:sz w:val="22"/>
          <w:szCs w:val="22"/>
        </w:rPr>
        <w:t>were added to the dataset along with human variant sequence data</w:t>
      </w:r>
      <w:ins w:id="274" w:author="Coggon, Amelia Charlotte" w:date="2024-12-09T20:26:00Z" w16du:dateUtc="2024-12-09T19:26:00Z">
        <w:r w:rsidR="00B45014">
          <w:rPr>
            <w:sz w:val="22"/>
            <w:szCs w:val="22"/>
          </w:rPr>
          <w:t xml:space="preserve">. </w:t>
        </w:r>
      </w:ins>
      <w:del w:id="275" w:author="Coggon, Amelia Charlotte" w:date="2024-12-09T20:26:00Z" w16du:dateUtc="2024-12-09T19:26:00Z">
        <w:r w:rsidR="001D6725" w:rsidDel="00B45014">
          <w:rPr>
            <w:sz w:val="22"/>
            <w:szCs w:val="22"/>
          </w:rPr>
          <w:delText>.</w:delText>
        </w:r>
        <w:r w:rsidRPr="00B245E7" w:rsidDel="00B45014">
          <w:rPr>
            <w:sz w:val="22"/>
            <w:szCs w:val="22"/>
          </w:rPr>
          <w:delText xml:space="preserve"> </w:delText>
        </w:r>
      </w:del>
      <w:r w:rsidRPr="00B245E7">
        <w:rPr>
          <w:sz w:val="22"/>
          <w:szCs w:val="22"/>
        </w:rPr>
        <w:t xml:space="preserve">Geographical maps with the country of sampling and genetic information were generated in </w:t>
      </w:r>
      <w:proofErr w:type="spellStart"/>
      <w:r w:rsidRPr="00B245E7">
        <w:rPr>
          <w:sz w:val="22"/>
          <w:szCs w:val="22"/>
        </w:rPr>
        <w:t>MicroReact</w:t>
      </w:r>
      <w:proofErr w:type="spellEnd"/>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{"citationID":"I4JT6naG","properties":{"formattedCitation":"(Argim\\uc0\\u243{}n {\\i{}et al.}, 2016)","plainCitation":"(Argimón et al., 2016)","noteIndex":0},"citationItems":[{"id":"7HjIxZio/S8hVp4Kk","uris":["http://zotero.org/users/local/B2LbxeEm/items/WBM597AH"],"itemData":{"id":127,"type":"article-journal","abstract":"Visualization is frequently used to aid our interpretation of complex datasets. Within microbial genomics, visualizing the relationships between multiple genomes as a tree provides a framework onto which associated data (geographical, temporal, phenotypic and epidemiological) are added to generate hypotheses and to explore the dynamics of the system under investigation. Selected static images are then used within publications to highlight the key findings to a wider audience. However, these images are a very inadequate way of exploring and interpreting the richness of the data. There is, therefore, a need for flexible, interactive software that presents the population genomic outputs and associated data in a user-friendly manner for a wide range of end users, from trained bioinformaticians to front-line epidemiologists and health workers. Here, we present Microreact, a web application for the easy visualization of datasets consisting of any combination of trees, geographical, temporal and associated metadata. Data files can be uploaded to Microreact directly via the web browser or by linking to their location (e.g. from Google Drive/Dropbox or via API), and an integrated visualization via trees, maps, timelines and tables provides interactive querying of the data. The visualization can be shared as a permanent web link among collaborators, or embedded within publications to enable readers to explore and download the data. Microreact can act as an end point for any tool or bioinformatic pipeline that ultimately generates a tree, and provides a simple, yet powerful, visualization method that will aid research and discovery and the open sharing of datasets.","container-title":"Microbial Genomics","DOI":"10.1099/mgen.0.000093","ISSN":"2057-5858","issue":"11","journalAbbreviation":"Microb Genom","note":"PMID: 28348833\nPMCID: PMC5320705","source":"PubMed Central","title":"Microreact: visualizing and sharing data for genomic epidemiology and phylogeography","title-short":"Microreact","URL":"https://www.ncbi.nlm.nih.gov/pmc/articles/PMC5320705/","volume":"2","author":[{"family":"Argimón","given":"Silvia"},{"family":"Abudahab","given":"Khalil"},{"family":"Goater","given":"Richard J. E."},{"family":"Fedosejev","given":"Artemij"},{"family":"Bhai","given":"Jyothish"},{"family":"Glasner","given":"Corinna"},{"family":"Feil","given":"Edward J."},{"family":"Holden","given":"Matthew T. G."},{"family":"Yeats","given":"Corin A."},{"family":"Grundmann","given":"Hajo"},{"family":"Spratt","given":"Brian G."},{"family":"Aanensen","given":"David M."}],"accessed":{"date-parts":[["2021",6,8]]},"issued":{"date-parts":[["2016",11,30]]}}}],"schema":"https://github.com/citation-style-language/schema/raw/master/csl-citation.json"} </w:instrText>
      </w:r>
      <w:r w:rsidRPr="00B245E7">
        <w:rPr>
          <w:sz w:val="22"/>
          <w:szCs w:val="22"/>
        </w:rPr>
        <w:fldChar w:fldCharType="separate"/>
      </w:r>
      <w:r w:rsidR="00750D5F" w:rsidRPr="00B245E7">
        <w:rPr>
          <w:sz w:val="22"/>
          <w:szCs w:val="22"/>
        </w:rPr>
        <w:t>(</w:t>
      </w:r>
      <w:proofErr w:type="spellStart"/>
      <w:r w:rsidR="00750D5F" w:rsidRPr="00B245E7">
        <w:rPr>
          <w:sz w:val="22"/>
          <w:szCs w:val="22"/>
        </w:rPr>
        <w:t>Argimón</w:t>
      </w:r>
      <w:proofErr w:type="spellEnd"/>
      <w:r w:rsidR="00750D5F" w:rsidRPr="00B245E7">
        <w:rPr>
          <w:sz w:val="22"/>
          <w:szCs w:val="22"/>
        </w:rPr>
        <w:t xml:space="preserve"> </w:t>
      </w:r>
      <w:r w:rsidR="00750D5F" w:rsidRPr="00B245E7">
        <w:rPr>
          <w:i/>
          <w:iCs/>
          <w:sz w:val="22"/>
          <w:szCs w:val="22"/>
        </w:rPr>
        <w:t>et al.</w:t>
      </w:r>
      <w:r w:rsidR="00750D5F" w:rsidRPr="00B245E7">
        <w:rPr>
          <w:sz w:val="22"/>
          <w:szCs w:val="22"/>
        </w:rPr>
        <w:t>, 2016)</w:t>
      </w:r>
      <w:r w:rsidRPr="00B245E7">
        <w:rPr>
          <w:sz w:val="22"/>
          <w:szCs w:val="22"/>
        </w:rPr>
        <w:fldChar w:fldCharType="end"/>
      </w:r>
      <w:r w:rsidRPr="00B245E7">
        <w:rPr>
          <w:sz w:val="22"/>
          <w:szCs w:val="22"/>
        </w:rPr>
        <w:t xml:space="preserve">. Viruses </w:t>
      </w:r>
      <w:ins w:id="276" w:author="Coggon, Amelia Charlotte" w:date="2024-12-09T20:27:00Z" w16du:dateUtc="2024-12-09T19:27:00Z">
        <w:r w:rsidR="00B45014">
          <w:rPr>
            <w:sz w:val="22"/>
            <w:szCs w:val="22"/>
          </w:rPr>
          <w:t xml:space="preserve">(Supplementary </w:t>
        </w:r>
      </w:ins>
      <w:ins w:id="277" w:author="Coggon, Amelia Charlotte" w:date="2024-12-09T20:40:00Z" w16du:dateUtc="2024-12-09T19:40:00Z">
        <w:r w:rsidR="00C56BE3">
          <w:rPr>
            <w:sz w:val="22"/>
            <w:szCs w:val="22"/>
          </w:rPr>
          <w:t>data</w:t>
        </w:r>
      </w:ins>
      <w:ins w:id="278" w:author="Coggon, Amelia Charlotte" w:date="2024-12-09T20:27:00Z" w16du:dateUtc="2024-12-09T19:27:00Z">
        <w:r w:rsidR="00B45014">
          <w:rPr>
            <w:sz w:val="22"/>
            <w:szCs w:val="22"/>
          </w:rPr>
          <w:t xml:space="preserve"> 1) </w:t>
        </w:r>
      </w:ins>
      <w:r w:rsidRPr="00B245E7">
        <w:rPr>
          <w:sz w:val="22"/>
          <w:szCs w:val="22"/>
        </w:rPr>
        <w:t xml:space="preserve">were propagated in </w:t>
      </w:r>
      <w:proofErr w:type="spellStart"/>
      <w:r w:rsidRPr="00B245E7">
        <w:rPr>
          <w:sz w:val="22"/>
          <w:szCs w:val="22"/>
        </w:rPr>
        <w:t>Madin</w:t>
      </w:r>
      <w:proofErr w:type="spellEnd"/>
      <w:r w:rsidRPr="00B245E7">
        <w:rPr>
          <w:sz w:val="22"/>
          <w:szCs w:val="22"/>
        </w:rPr>
        <w:t>-Darby canine kidney</w:t>
      </w:r>
      <w:r w:rsidR="000435CC" w:rsidRPr="00B245E7">
        <w:rPr>
          <w:sz w:val="22"/>
          <w:szCs w:val="22"/>
        </w:rPr>
        <w:t xml:space="preserve"> (</w:t>
      </w:r>
      <w:r w:rsidRPr="00B245E7">
        <w:rPr>
          <w:sz w:val="22"/>
          <w:szCs w:val="22"/>
        </w:rPr>
        <w:t xml:space="preserve">MDCK) cells or embryonated fowls’ eggs. </w:t>
      </w:r>
      <w:commentRangeStart w:id="279"/>
      <w:r w:rsidRPr="00B245E7">
        <w:rPr>
          <w:sz w:val="22"/>
          <w:szCs w:val="22"/>
        </w:rPr>
        <w:t xml:space="preserve">Cell culture supernatant or allantoic fluid was harvested and clarified by centrifugation. </w:t>
      </w:r>
      <w:ins w:id="280" w:author="Coggon, Amelia Charlotte" w:date="2024-12-10T17:31:00Z" w16du:dateUtc="2024-12-10T16:31:00Z">
        <w:r w:rsidR="007F0824">
          <w:rPr>
            <w:sz w:val="22"/>
            <w:szCs w:val="22"/>
          </w:rPr>
          <w:t>V</w:t>
        </w:r>
      </w:ins>
      <w:ins w:id="281" w:author="Coggon, Amelia Charlotte" w:date="2024-12-10T17:31:00Z">
        <w:r w:rsidR="007F0824" w:rsidRPr="007F0824">
          <w:rPr>
            <w:sz w:val="22"/>
            <w:szCs w:val="22"/>
          </w:rPr>
          <w:t xml:space="preserve">iruses were </w:t>
        </w:r>
      </w:ins>
      <w:ins w:id="282" w:author="Coggon, Amelia Charlotte" w:date="2024-12-10T17:31:00Z" w16du:dateUtc="2024-12-10T16:31:00Z">
        <w:r w:rsidR="007F0824">
          <w:rPr>
            <w:sz w:val="22"/>
            <w:szCs w:val="22"/>
          </w:rPr>
          <w:t>the</w:t>
        </w:r>
      </w:ins>
      <w:ins w:id="283" w:author="Coggon, Amelia Charlotte" w:date="2024-12-16T11:58:00Z" w16du:dateUtc="2024-12-16T11:58:00Z">
        <w:r w:rsidR="00A01483">
          <w:rPr>
            <w:sz w:val="22"/>
            <w:szCs w:val="22"/>
          </w:rPr>
          <w:t xml:space="preserve">n </w:t>
        </w:r>
      </w:ins>
      <w:ins w:id="284" w:author="Coggon, Amelia Charlotte" w:date="2024-12-10T17:31:00Z">
        <w:r w:rsidR="007F0824" w:rsidRPr="007F0824">
          <w:rPr>
            <w:sz w:val="22"/>
            <w:szCs w:val="22"/>
          </w:rPr>
          <w:t>ultracentrifug</w:t>
        </w:r>
      </w:ins>
      <w:ins w:id="285" w:author="Coggon, Amelia Charlotte" w:date="2024-12-16T11:58:00Z" w16du:dateUtc="2024-12-16T11:58:00Z">
        <w:r w:rsidR="00A01483">
          <w:rPr>
            <w:sz w:val="22"/>
            <w:szCs w:val="22"/>
          </w:rPr>
          <w:t>ed</w:t>
        </w:r>
      </w:ins>
      <w:ins w:id="286" w:author="Coggon, Amelia Charlotte" w:date="2024-12-10T17:31:00Z" w16du:dateUtc="2024-12-10T16:31:00Z">
        <w:r w:rsidR="007F0824">
          <w:rPr>
            <w:sz w:val="22"/>
            <w:szCs w:val="22"/>
          </w:rPr>
          <w:t xml:space="preserve"> and </w:t>
        </w:r>
      </w:ins>
      <w:del w:id="287" w:author="Coggon, Amelia Charlotte" w:date="2024-12-10T17:31:00Z" w16du:dateUtc="2024-12-10T16:31:00Z">
        <w:r w:rsidRPr="00B245E7" w:rsidDel="007F0824">
          <w:rPr>
            <w:sz w:val="22"/>
            <w:szCs w:val="22"/>
          </w:rPr>
          <w:delText xml:space="preserve">Virus </w:delText>
        </w:r>
      </w:del>
      <w:r w:rsidRPr="00B245E7">
        <w:rPr>
          <w:sz w:val="22"/>
          <w:szCs w:val="22"/>
        </w:rPr>
        <w:t>pellets were resuspended overnight at 4</w:t>
      </w:r>
      <w:r w:rsidRPr="00B245E7">
        <w:rPr>
          <w:rFonts w:eastAsia="Symbol"/>
          <w:sz w:val="22"/>
          <w:szCs w:val="22"/>
        </w:rPr>
        <w:sym w:font="Symbol" w:char="F0B0"/>
      </w:r>
      <w:commentRangeEnd w:id="279"/>
      <w:r w:rsidR="001C07F9">
        <w:rPr>
          <w:rStyle w:val="CommentReference"/>
          <w:rFonts w:asciiTheme="minorHAnsi" w:eastAsiaTheme="minorHAnsi" w:hAnsiTheme="minorHAnsi" w:cstheme="minorBidi"/>
          <w:lang w:eastAsia="en-US"/>
        </w:rPr>
        <w:commentReference w:id="279"/>
      </w:r>
      <w:r w:rsidRPr="00B245E7">
        <w:rPr>
          <w:sz w:val="22"/>
          <w:szCs w:val="22"/>
        </w:rPr>
        <w:t xml:space="preserve">C in sterile phosphate buffered saline at pH 7.4 and stored </w:t>
      </w:r>
      <w:commentRangeStart w:id="288"/>
      <w:r w:rsidRPr="00B245E7">
        <w:rPr>
          <w:sz w:val="22"/>
          <w:szCs w:val="22"/>
        </w:rPr>
        <w:t xml:space="preserve">at </w:t>
      </w:r>
      <w:ins w:id="289" w:author="Coggon, Amelia Charlotte" w:date="2024-12-08T14:10:00Z" w16du:dateUtc="2024-12-08T13:10:00Z">
        <w:r w:rsidR="00DA0B9F">
          <w:rPr>
            <w:sz w:val="22"/>
            <w:szCs w:val="22"/>
          </w:rPr>
          <w:t>-</w:t>
        </w:r>
      </w:ins>
      <w:r w:rsidRPr="00B245E7">
        <w:rPr>
          <w:sz w:val="22"/>
          <w:szCs w:val="22"/>
        </w:rPr>
        <w:t>70</w:t>
      </w:r>
      <w:r w:rsidRPr="00B245E7">
        <w:rPr>
          <w:rFonts w:eastAsia="Symbol"/>
          <w:sz w:val="22"/>
          <w:szCs w:val="22"/>
        </w:rPr>
        <w:sym w:font="Symbol" w:char="F0B0"/>
      </w:r>
      <w:r w:rsidRPr="00B245E7">
        <w:rPr>
          <w:sz w:val="22"/>
          <w:szCs w:val="22"/>
        </w:rPr>
        <w:t>C.</w:t>
      </w:r>
      <w:commentRangeEnd w:id="288"/>
      <w:r w:rsidR="001C07F9">
        <w:rPr>
          <w:rStyle w:val="CommentReference"/>
          <w:rFonts w:asciiTheme="minorHAnsi" w:eastAsiaTheme="minorHAnsi" w:hAnsiTheme="minorHAnsi" w:cstheme="minorBidi"/>
          <w:lang w:eastAsia="en-US"/>
        </w:rPr>
        <w:commentReference w:id="288"/>
      </w:r>
    </w:p>
    <w:p w14:paraId="7CF8E822" w14:textId="4B1F12A0" w:rsidR="00A70CFD" w:rsidRPr="00B245E7" w:rsidRDefault="00A70CFD" w:rsidP="00B245E7">
      <w:pPr>
        <w:spacing w:line="360" w:lineRule="auto"/>
        <w:rPr>
          <w:sz w:val="22"/>
          <w:szCs w:val="22"/>
        </w:rPr>
      </w:pPr>
    </w:p>
    <w:p w14:paraId="4093E0F1" w14:textId="03CF2541" w:rsidR="00010E22" w:rsidRPr="00B245E7" w:rsidRDefault="00010E22" w:rsidP="00B245E7">
      <w:pPr>
        <w:spacing w:line="360" w:lineRule="auto"/>
        <w:rPr>
          <w:b/>
          <w:sz w:val="22"/>
          <w:szCs w:val="22"/>
        </w:rPr>
      </w:pPr>
      <w:r w:rsidRPr="00B245E7">
        <w:rPr>
          <w:b/>
          <w:sz w:val="22"/>
          <w:szCs w:val="22"/>
        </w:rPr>
        <w:t>Phylogenetic</w:t>
      </w:r>
      <w:r w:rsidR="00DF4A82" w:rsidRPr="00B245E7">
        <w:rPr>
          <w:b/>
          <w:sz w:val="22"/>
          <w:szCs w:val="22"/>
        </w:rPr>
        <w:t xml:space="preserve"> analysi</w:t>
      </w:r>
      <w:r w:rsidRPr="00B245E7">
        <w:rPr>
          <w:b/>
          <w:sz w:val="22"/>
          <w:szCs w:val="22"/>
        </w:rPr>
        <w:t>s</w:t>
      </w:r>
      <w:r w:rsidR="00EF5657" w:rsidRPr="00B245E7">
        <w:rPr>
          <w:b/>
          <w:sz w:val="22"/>
          <w:szCs w:val="22"/>
        </w:rPr>
        <w:t xml:space="preserve"> </w:t>
      </w:r>
      <w:r w:rsidR="00087EC0" w:rsidRPr="00B245E7">
        <w:rPr>
          <w:b/>
          <w:sz w:val="22"/>
          <w:szCs w:val="22"/>
        </w:rPr>
        <w:t>and strain selection</w:t>
      </w:r>
    </w:p>
    <w:p w14:paraId="5354C76A" w14:textId="363EDCF9" w:rsidR="008B6D30" w:rsidRPr="00B245E7" w:rsidRDefault="008B6D30" w:rsidP="00B245E7">
      <w:pPr>
        <w:spacing w:line="360" w:lineRule="auto"/>
        <w:rPr>
          <w:sz w:val="22"/>
          <w:szCs w:val="22"/>
        </w:rPr>
      </w:pPr>
      <w:r w:rsidRPr="00B245E7">
        <w:rPr>
          <w:sz w:val="22"/>
          <w:szCs w:val="22"/>
        </w:rPr>
        <w:t xml:space="preserve">Sequence alignments were generated for H1 and H3 segments using </w:t>
      </w:r>
      <w:r w:rsidR="00DF4A82" w:rsidRPr="00B245E7">
        <w:rPr>
          <w:sz w:val="22"/>
          <w:szCs w:val="22"/>
        </w:rPr>
        <w:t xml:space="preserve">default settings in </w:t>
      </w:r>
      <w:r w:rsidRPr="00B245E7">
        <w:rPr>
          <w:sz w:val="22"/>
          <w:szCs w:val="22"/>
        </w:rPr>
        <w:t xml:space="preserve">MAFFT </w:t>
      </w:r>
      <w:r w:rsidR="00DF4A82" w:rsidRPr="00B245E7">
        <w:rPr>
          <w:sz w:val="22"/>
          <w:szCs w:val="22"/>
        </w:rPr>
        <w:t>v</w:t>
      </w:r>
      <w:r w:rsidRPr="00B245E7">
        <w:rPr>
          <w:sz w:val="22"/>
          <w:szCs w:val="22"/>
        </w:rPr>
        <w:t>7.</w:t>
      </w:r>
      <w:r w:rsidR="00F30676" w:rsidRPr="00B245E7">
        <w:rPr>
          <w:sz w:val="22"/>
          <w:szCs w:val="22"/>
        </w:rPr>
        <w:t>490</w:t>
      </w:r>
      <w:r w:rsidR="003E4888" w:rsidRPr="00B245E7">
        <w:rPr>
          <w:sz w:val="22"/>
          <w:szCs w:val="22"/>
        </w:rPr>
        <w:t xml:space="preserve"> </w:t>
      </w:r>
      <w:commentRangeStart w:id="290"/>
      <w:r w:rsidRPr="00B245E7">
        <w:rPr>
          <w:sz w:val="22"/>
          <w:szCs w:val="22"/>
        </w:rPr>
        <w:fldChar w:fldCharType="begin"/>
      </w:r>
      <w:r w:rsidR="007135D9">
        <w:rPr>
          <w:sz w:val="22"/>
          <w:szCs w:val="22"/>
        </w:rPr>
        <w:instrText xml:space="preserve"> ADDIN ZOTERO_ITEM CSL_CITATION {"citationID":"IZ2O5C3C","properties":{"formattedCitation":"(Katoh and Standley, 2013)","plainCitation":"(Katoh and Standley, 2013)","noteIndex":0},"citationItems":[{"id":"7HjIxZio/oEYsjbwv","uris":["http://zotero.org/users/local/B2LbxeEm/items/UUXTX4AM"],"itemData":{"id":101,"type":"article-journal","abstract":"We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245E7">
        <w:rPr>
          <w:sz w:val="22"/>
          <w:szCs w:val="22"/>
        </w:rPr>
        <w:fldChar w:fldCharType="separate"/>
      </w:r>
      <w:r w:rsidR="00750D5F" w:rsidRPr="00B245E7">
        <w:rPr>
          <w:sz w:val="22"/>
          <w:szCs w:val="22"/>
        </w:rPr>
        <w:t>(Katoh and Standley, 2013)</w:t>
      </w:r>
      <w:r w:rsidRPr="00B245E7">
        <w:rPr>
          <w:sz w:val="22"/>
          <w:szCs w:val="22"/>
        </w:rPr>
        <w:fldChar w:fldCharType="end"/>
      </w:r>
      <w:commentRangeEnd w:id="290"/>
      <w:r w:rsidR="00083362" w:rsidRPr="00B245E7">
        <w:rPr>
          <w:rStyle w:val="CommentReference"/>
          <w:rFonts w:eastAsiaTheme="minorHAnsi"/>
          <w:sz w:val="22"/>
          <w:szCs w:val="22"/>
          <w:lang w:eastAsia="en-US"/>
        </w:rPr>
        <w:commentReference w:id="290"/>
      </w:r>
      <w:r w:rsidRPr="00B245E7">
        <w:rPr>
          <w:sz w:val="22"/>
          <w:szCs w:val="22"/>
        </w:rPr>
        <w:t xml:space="preserve">. Maximum Likelihood (ML) phylogenetic trees were inferred for the H1 segments using IQ-Tree </w:t>
      </w:r>
      <w:r w:rsidR="002F054D" w:rsidRPr="00B245E7">
        <w:rPr>
          <w:sz w:val="22"/>
          <w:szCs w:val="22"/>
        </w:rPr>
        <w:t>v</w:t>
      </w:r>
      <w:r w:rsidR="00F30676" w:rsidRPr="00B245E7">
        <w:rPr>
          <w:sz w:val="22"/>
          <w:szCs w:val="22"/>
        </w:rPr>
        <w:t>2.2.6</w:t>
      </w:r>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{"citationID":"MHvh4VB2","properties":{"formattedCitation":"(Nguyen {\\i{}et al.}, 2015)","plainCitation":"(Nguyen et al., 2015)","noteIndex":0},"citationItems":[{"id":"7HjIxZio/nl1nHcN5","uris":["http://zotero.org/users/local/B2LbxeEm/items/IP3LPU7T"],"itemData":{"id":104,"type":"article-journal","abstract":"Large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Pr="00B245E7">
        <w:rPr>
          <w:sz w:val="22"/>
          <w:szCs w:val="22"/>
        </w:rPr>
        <w:fldChar w:fldCharType="separate"/>
      </w:r>
      <w:r w:rsidR="00750D5F" w:rsidRPr="00B245E7">
        <w:rPr>
          <w:sz w:val="22"/>
          <w:szCs w:val="22"/>
        </w:rPr>
        <w:t xml:space="preserve">(Nguyen </w:t>
      </w:r>
      <w:r w:rsidR="00750D5F" w:rsidRPr="00B245E7">
        <w:rPr>
          <w:i/>
          <w:iCs/>
          <w:sz w:val="22"/>
          <w:szCs w:val="22"/>
        </w:rPr>
        <w:t>et al.</w:t>
      </w:r>
      <w:r w:rsidR="00750D5F" w:rsidRPr="00B245E7">
        <w:rPr>
          <w:sz w:val="22"/>
          <w:szCs w:val="22"/>
        </w:rPr>
        <w:t>, 2015)</w:t>
      </w:r>
      <w:r w:rsidRPr="00B245E7">
        <w:rPr>
          <w:sz w:val="22"/>
          <w:szCs w:val="22"/>
        </w:rPr>
        <w:fldChar w:fldCharType="end"/>
      </w:r>
      <w:r w:rsidRPr="00B245E7">
        <w:rPr>
          <w:sz w:val="22"/>
          <w:szCs w:val="22"/>
        </w:rPr>
        <w:t xml:space="preserve">. Phylogenetic trees were </w:t>
      </w:r>
      <w:r w:rsidR="00083362" w:rsidRPr="00B245E7">
        <w:rPr>
          <w:sz w:val="22"/>
          <w:szCs w:val="22"/>
        </w:rPr>
        <w:t>visuali</w:t>
      </w:r>
      <w:r w:rsidR="008D1CBB" w:rsidRPr="00B245E7">
        <w:rPr>
          <w:sz w:val="22"/>
          <w:szCs w:val="22"/>
        </w:rPr>
        <w:t>s</w:t>
      </w:r>
      <w:r w:rsidR="00083362" w:rsidRPr="00B245E7">
        <w:rPr>
          <w:sz w:val="22"/>
          <w:szCs w:val="22"/>
        </w:rPr>
        <w:t xml:space="preserve">ed </w:t>
      </w:r>
      <w:r w:rsidRPr="00B245E7">
        <w:rPr>
          <w:sz w:val="22"/>
          <w:szCs w:val="22"/>
        </w:rPr>
        <w:t>in RStudio 4</w:t>
      </w:r>
      <w:r w:rsidR="00F30676" w:rsidRPr="00B245E7">
        <w:rPr>
          <w:sz w:val="22"/>
          <w:szCs w:val="22"/>
        </w:rPr>
        <w:t>.3.0</w:t>
      </w:r>
      <w:r w:rsidRPr="00B245E7">
        <w:rPr>
          <w:sz w:val="22"/>
          <w:szCs w:val="22"/>
        </w:rPr>
        <w:t>.</w:t>
      </w:r>
      <w:r w:rsidR="00F30676" w:rsidRPr="00B245E7">
        <w:rPr>
          <w:sz w:val="22"/>
          <w:szCs w:val="22"/>
        </w:rPr>
        <w:t xml:space="preserve"> </w:t>
      </w:r>
      <w:r w:rsidRPr="00B245E7">
        <w:rPr>
          <w:sz w:val="22"/>
          <w:szCs w:val="22"/>
        </w:rPr>
        <w:t xml:space="preserve">using the </w:t>
      </w:r>
      <w:proofErr w:type="spellStart"/>
      <w:r w:rsidRPr="00B245E7">
        <w:rPr>
          <w:sz w:val="22"/>
          <w:szCs w:val="22"/>
        </w:rPr>
        <w:t>ggtree</w:t>
      </w:r>
      <w:proofErr w:type="spellEnd"/>
      <w:r w:rsidRPr="00B245E7">
        <w:rPr>
          <w:sz w:val="22"/>
          <w:szCs w:val="22"/>
        </w:rPr>
        <w:t xml:space="preserve"> package</w:t>
      </w:r>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{"citationID":"UXfYfuLg","properties":{"formattedCitation":"(Yu, 2020)","plainCitation":"(Yu, 2020)","noteIndex":0},"citationItems":[{"id":"7HjIxZio/a89AUb6P","uris":["http://zotero.org/users/local/B2LbxeEm/items/TYADC7H6"],"itemData":{"id":107,"type":"article-journal","abstract":"Ggtree is an R/Bioconductor package for visualizing tree-like structures and associated data. After 5 years of continual development, ggtree has been evolved as a package suite that contains treeio for tree data input and output, tidytree for tree data manipulation, and ggtree for tree data visualization. Ggtree was originally designed to work with phylogenetic trees, and has been expanded to support other tree-like structures, which extends the application of ggtree to present tree data in other disciplines. This article contains five basic protocols describing how to visualize trees using the grammar of graphics syntax, how to visualize hierarchical clustering results with associated data, how to estimate bootstrap values and visualize the values on the tree, how to estimate continuous and discrete ancestral traits and visualize ancestral states on the tree, and how to visualize a multiple sequence alignment with a phylogenetic tree. The ggtree package is freely available at https://www.bioconductor.org/packages/ggtree. © 2020 by John Wiley &amp; Sons, Inc. Basic Protocol 1: Using grammar of graphics for visualizing trees Basic Protocol 2: Visualizing hierarchical clustering using ggtree Basic Protocol 3: Visualizing bootstrap values as symbolic points Basic Protocol 4: Visualizing ancestral status Basic Protocol 5: Visualizing a multiple sequence alignment with a phylogenetic tree","container-title":"Current Protocols in Bioinformatics","DOI":"https://doi.org/10.1002/cpbi.96","ISSN":"1934-340X","issue":"1","language":"en","note":"_eprint: https://currentprotocols.onlinelibrary.wiley.com/doi/pdf/10.1002/cpbi.96","page":"e96","source":"Wiley Online Library","title":"Using ggtree to Visualize Data on Tree-Like Structures","volume":"69","author":[{"family":"Yu","given":"Guangchuang"}],"issued":{"date-parts":[["2020"]]}}}],"schema":"https://github.com/citation-style-language/schema/raw/master/csl-citation.json"} </w:instrText>
      </w:r>
      <w:r w:rsidRPr="00B245E7">
        <w:rPr>
          <w:sz w:val="22"/>
          <w:szCs w:val="22"/>
        </w:rPr>
        <w:fldChar w:fldCharType="separate"/>
      </w:r>
      <w:r w:rsidR="00750D5F" w:rsidRPr="00B245E7">
        <w:rPr>
          <w:sz w:val="22"/>
          <w:szCs w:val="22"/>
        </w:rPr>
        <w:t>(Yu, 2020)</w:t>
      </w:r>
      <w:r w:rsidRPr="00B245E7">
        <w:rPr>
          <w:sz w:val="22"/>
          <w:szCs w:val="22"/>
        </w:rPr>
        <w:fldChar w:fldCharType="end"/>
      </w:r>
      <w:r w:rsidRPr="00B245E7">
        <w:rPr>
          <w:sz w:val="22"/>
          <w:szCs w:val="22"/>
        </w:rPr>
        <w:t xml:space="preserve">. The lineage of the H1 and H3 viruses was assessed using the </w:t>
      </w:r>
      <w:r w:rsidR="00083362" w:rsidRPr="00B245E7">
        <w:rPr>
          <w:sz w:val="22"/>
          <w:szCs w:val="22"/>
        </w:rPr>
        <w:t>s</w:t>
      </w:r>
      <w:r w:rsidRPr="00B245E7">
        <w:rPr>
          <w:sz w:val="22"/>
          <w:szCs w:val="22"/>
        </w:rPr>
        <w:t>wine H1 Clade Classification system</w:t>
      </w:r>
      <w:r w:rsidR="003E4888"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{"citationID":"tXxabBjP","properties":{"formattedCitation":"(Anderson {\\i{}et al.}, 2016)","plainCitation":"(Anderson et al., 2016)","noteIndex":0},"citationItems":[{"id":"7HjIxZio/ifhh3ElY","uris":["http://zotero.org/users/local/B2LbxeEm/items/J3D63TNJ"],"itemData":{"id":109,"type":"article-journal","abstract":"A fundamental goal in the biological sciences is the definition of groups of organisms based on evolutionary history and the naming of those groups. For influenza A viruses (IAVs) in swine, understanding the hemagglutinin (HA) genetic lineage of a circulating strain aids in vaccine antigen selection and allows for inferences about vaccine efficacy. Previous reporting of H1 virus HA in swine relied on colloquial names, frequently with incriminating and stigmatizing geographic toponyms, making comparisons between studies challenging. To overcome this, we developed an adaptable nomenclature using measurable criteria for historical and contemporary evolutionary patterns of H1 global swine IAVs. We also developed a web-accessible tool that classifies viruses according to this nomenclature. This classification system will aid agricultural production and pandemic preparedness through the identification of important changes in swine IAVs and provides terminology enabling discussion of swine IAVs in a common context among animal and human health initiatives., The H1 subtype of influenza A viruses (IAVs) has been circulating in swine since the 1918 human influenza pandemic. Over time, and aided by further introductions from nonswine hosts, swine H1 viruses have diversified into three genetic lineages. Due to limited global data, these H1 lineages were named based on colloquial context, leading to a proliferation of inconsistent regional naming conventions. In this study, we propose rigorous phylogenetic criteria to establish a globally consistent nomenclature of swine H1 virus hemagglutinin (HA) evolution. These criteria applied to a data set of 7,070 H1 HA sequences led to 28 distinct clades as the basis for the nomenclature. We developed and implemented a web-accessible annotation tool that can assign these biologically informative categories to new sequence data. The annotation tool assigned the combined data set of 7,070 H1 sequences to the correct clade more than 99% of the time. Our analyses indicated that 87% of the swine H1 viruses from 2010 to the present had HAs that belonged to 7 contemporary cocirculating clades. Our nomenclature and web-accessible classification tool provide an accurate method for researchers, diagnosticians, and health officials to assign clade designations to HA sequences. The tool can be updated readily to track evolving nomenclature as new clades emerge, ensuring continued relevance. A common global nomenclature facilitates comparisons of IAVs infecting humans and pigs, within and between regions, and can provide insight into the diversity of swine H1 influenza virus and its impact on vaccine strain selection, diagnostic reagents, and test performance, thereby simplifying communication of such data., IMPORTANCE A fundamental goal in the biological sciences is the definition of groups of organisms based on evolutionary history and the naming of those groups. For influenza A viruses (IAVs) in swine, understanding the hemagglutinin (HA) genetic lineage of a circulating strain aids in vaccine antigen selection and allows for inferences about vaccine efficacy. Previous reporting of H1 virus HA in swine relied on colloquial names, frequently with incriminating and stigmatizing geographic toponyms, making comparisons between studies challenging. To overcome this, we developed an adaptable nomenclature using measurable criteria for historical and contemporary evolutionary patterns of H1 global swine IAVs. We also developed a web-accessible tool that classifies viruses according to this nomenclature. This classification system will aid agricultural production and pandemic preparedness through the identification of important changes in swine IAVs and provides terminology enabling discussion of swine IAVs in a common context among animal and human health initiatives.","container-title":"mSphere","DOI":"10.1128/mSphere.00275-16","ISSN":"2379-5042","issue":"6","journalAbbreviation":"mSphere","note":"PMID: 27981236\nPMCID: PMC5156671","source":"PubMed Central","title":"A Phylogeny-Based Global Nomenclature System and Automated Annotation Tool for H1 Hemagglutinin Genes from Swine Influenza A Viruses","URL":"https://www.ncbi.nlm.nih.gov/pmc/articles/PMC5156671/","volume":"1","author":[{"family":"Anderson","given":"Tavis K."},{"family":"Macken","given":"Catherine A."},{"family":"Lewis","given":"Nicola S."},{"family":"Scheuermann","given":"Richard H."},{"family":"Van Reeth","given":"Kristien"},{"family":"Brown","given":"Ian H."},{"family":"Swenson","given":"Sabrina L."},{"family":"Simon","given":"Gaëlle"},{"family":"Saito","given":"Takehiko"},{"family":"Berhane","given":"Yohannes"},{"family":"Ciacci-Zanella","given":"Janice"},{"family":"Pereda","given":"Ariel"},{"family":"Davis","given":"C. Todd"},{"family":"Donis","given":"Ruben O."},{"family":"Webby","given":"Richard J."},{"family":"Vincent","given":"Amy L."}],"accessed":{"date-parts":[["2021",5,27]]},"issued":{"date-parts":[["2016",12,14]]}}}],"schema":"https://github.com/citation-style-language/schema/raw/master/csl-citation.json"} </w:instrText>
      </w:r>
      <w:r w:rsidRPr="00B245E7">
        <w:rPr>
          <w:sz w:val="22"/>
          <w:szCs w:val="22"/>
        </w:rPr>
        <w:fldChar w:fldCharType="separate"/>
      </w:r>
      <w:r w:rsidR="00750D5F" w:rsidRPr="00B245E7">
        <w:rPr>
          <w:sz w:val="22"/>
          <w:szCs w:val="22"/>
        </w:rPr>
        <w:t xml:space="preserve">(Anderson </w:t>
      </w:r>
      <w:r w:rsidR="00750D5F" w:rsidRPr="00B245E7">
        <w:rPr>
          <w:i/>
          <w:iCs/>
          <w:sz w:val="22"/>
          <w:szCs w:val="22"/>
        </w:rPr>
        <w:t>et al.</w:t>
      </w:r>
      <w:r w:rsidR="00750D5F" w:rsidRPr="00B245E7">
        <w:rPr>
          <w:sz w:val="22"/>
          <w:szCs w:val="22"/>
        </w:rPr>
        <w:t>, 2016)</w:t>
      </w:r>
      <w:r w:rsidRPr="00B245E7">
        <w:rPr>
          <w:sz w:val="22"/>
          <w:szCs w:val="22"/>
        </w:rPr>
        <w:fldChar w:fldCharType="end"/>
      </w:r>
      <w:r w:rsidRPr="00B245E7">
        <w:rPr>
          <w:sz w:val="22"/>
          <w:szCs w:val="22"/>
        </w:rPr>
        <w:t xml:space="preserve"> and </w:t>
      </w:r>
      <w:r w:rsidR="00083362" w:rsidRPr="00B245E7">
        <w:rPr>
          <w:sz w:val="22"/>
          <w:szCs w:val="22"/>
        </w:rPr>
        <w:t xml:space="preserve">internal gene segments were classified using the </w:t>
      </w:r>
      <w:proofErr w:type="spellStart"/>
      <w:r w:rsidR="00083362" w:rsidRPr="00B245E7">
        <w:rPr>
          <w:sz w:val="22"/>
          <w:szCs w:val="22"/>
        </w:rPr>
        <w:t>o</w:t>
      </w:r>
      <w:r w:rsidRPr="00B245E7">
        <w:rPr>
          <w:sz w:val="22"/>
          <w:szCs w:val="22"/>
        </w:rPr>
        <w:t>ctoF</w:t>
      </w:r>
      <w:r w:rsidR="00083362" w:rsidRPr="00B245E7">
        <w:rPr>
          <w:sz w:val="22"/>
          <w:szCs w:val="22"/>
        </w:rPr>
        <w:t>LU</w:t>
      </w:r>
      <w:proofErr w:type="spellEnd"/>
      <w:r w:rsidR="003E4888" w:rsidRPr="00B245E7">
        <w:rPr>
          <w:sz w:val="22"/>
          <w:szCs w:val="22"/>
        </w:rPr>
        <w:t xml:space="preserve"> </w:t>
      </w:r>
      <w:r w:rsidR="00083362" w:rsidRPr="00B245E7">
        <w:rPr>
          <w:sz w:val="22"/>
          <w:szCs w:val="22"/>
        </w:rPr>
        <w:t xml:space="preserve">pipeline </w:t>
      </w:r>
      <w:r w:rsidRPr="00B245E7">
        <w:rPr>
          <w:sz w:val="22"/>
          <w:szCs w:val="22"/>
        </w:rPr>
        <w:fldChar w:fldCharType="begin"/>
      </w:r>
      <w:r w:rsidR="007135D9">
        <w:rPr>
          <w:sz w:val="22"/>
          <w:szCs w:val="22"/>
        </w:rPr>
        <w:instrText xml:space="preserve"> ADDIN ZOTERO_ITEM CSL_CITATION {"citationID":"Y6aFQwSr","properties":{"formattedCitation":"(Chang {\\i{}et al.}, 2019)","plainCitation":"(Chang et al., 2019)","noteIndex":0},"citationItems":[{"id":"7HjIxZio/fLyDLehH","uris":["http://zotero.org/users/local/B2LbxeEm/items/5YBBD48I"],"itemData":{"id":138,"type":"article-journal","abstract":"The diversity of the 8 genes of influenza A viruses (IAV) in swine reflects introductions from nonswine hosts and subsequent antigenic drift and shift. Here, we curated a data set and present a pipeline that assigns evolutionary lineage and genetic clade to query gene segments., The diversity of the 8 genes of influenza A viruses (IAV) in swine reflects introductions from nonswine hosts and subsequent antigenic drift and shift. Here, we curated a data set and present a pipeline that assigns evolutionary lineage and genetic clade to query gene segments.","container-title":"Microbiology Resource Announcements","DOI":"10.1128/MRA.00673-19","ISSN":"2576-098X","issue":"32","journalAbbreviation":"Microbiol Resour Announc","note":"PMID: 31395641\nPMCID: PMC6687928","source":"PubMed Central","title":"octoFLU: Automated Classification for the Evolutionary Origin of Influenza A Virus Gene Sequences Detected in U.S. Swine","title-short":"octoFLU","URL":"https://www.ncbi.nlm.nih.gov/pmc/articles/PMC6687928/","volume":"8","author":[{"family":"Chang","given":"Jennifer"},{"family":"Anderson","given":"Tavis K."},{"family":"Zeller","given":"Michael A."},{"family":"Gauger","given":"Phillip C."},{"family":"Vincent","given":"Amy L."}],"accessed":{"date-parts":[["2021",6,14]]},"issued":{"date-parts":[["2019",8,8]]}}}],"schema":"https://github.com/citation-style-language/schema/raw/master/csl-citation.json"} </w:instrText>
      </w:r>
      <w:r w:rsidRPr="00B245E7">
        <w:rPr>
          <w:sz w:val="22"/>
          <w:szCs w:val="22"/>
        </w:rPr>
        <w:fldChar w:fldCharType="separate"/>
      </w:r>
      <w:r w:rsidR="00750D5F" w:rsidRPr="00B245E7">
        <w:rPr>
          <w:sz w:val="22"/>
          <w:szCs w:val="22"/>
        </w:rPr>
        <w:t xml:space="preserve">(Chang </w:t>
      </w:r>
      <w:r w:rsidR="00750D5F" w:rsidRPr="00B245E7">
        <w:rPr>
          <w:i/>
          <w:iCs/>
          <w:sz w:val="22"/>
          <w:szCs w:val="22"/>
        </w:rPr>
        <w:t>et al.</w:t>
      </w:r>
      <w:r w:rsidR="00750D5F" w:rsidRPr="00B245E7">
        <w:rPr>
          <w:sz w:val="22"/>
          <w:szCs w:val="22"/>
        </w:rPr>
        <w:t>, 2019)</w:t>
      </w:r>
      <w:r w:rsidRPr="00B245E7">
        <w:rPr>
          <w:sz w:val="22"/>
          <w:szCs w:val="22"/>
        </w:rPr>
        <w:fldChar w:fldCharType="end"/>
      </w:r>
      <w:r w:rsidRPr="00B245E7">
        <w:rPr>
          <w:sz w:val="22"/>
          <w:szCs w:val="22"/>
        </w:rPr>
        <w:t xml:space="preserve">. </w:t>
      </w:r>
      <w:r w:rsidR="00083362" w:rsidRPr="00B245E7">
        <w:rPr>
          <w:sz w:val="22"/>
          <w:szCs w:val="22"/>
        </w:rPr>
        <w:t xml:space="preserve">For each of the identified </w:t>
      </w:r>
      <w:ins w:id="291" w:author="Coggon, Amelia Charlotte" w:date="2024-12-08T14:14:00Z" w16du:dateUtc="2024-12-08T13:14:00Z">
        <w:r w:rsidR="00A37702">
          <w:rPr>
            <w:sz w:val="22"/>
            <w:szCs w:val="22"/>
          </w:rPr>
          <w:t xml:space="preserve">H1 and H3 </w:t>
        </w:r>
      </w:ins>
      <w:r w:rsidR="00083362" w:rsidRPr="00B245E7">
        <w:rPr>
          <w:sz w:val="22"/>
          <w:szCs w:val="22"/>
        </w:rPr>
        <w:t xml:space="preserve">contemporary clades, an </w:t>
      </w:r>
      <w:commentRangeStart w:id="292"/>
      <w:r w:rsidR="00083362" w:rsidRPr="00B245E7">
        <w:rPr>
          <w:sz w:val="22"/>
          <w:szCs w:val="22"/>
        </w:rPr>
        <w:t>HA1</w:t>
      </w:r>
      <w:ins w:id="293" w:author="Coggon, Amelia Charlotte" w:date="2024-12-08T15:14:00Z" w16du:dateUtc="2024-12-08T14:14:00Z">
        <w:r w:rsidR="00201E50">
          <w:rPr>
            <w:sz w:val="22"/>
            <w:szCs w:val="22"/>
          </w:rPr>
          <w:t xml:space="preserve"> protein</w:t>
        </w:r>
      </w:ins>
      <w:r w:rsidR="00083362" w:rsidRPr="00B245E7">
        <w:rPr>
          <w:sz w:val="22"/>
          <w:szCs w:val="22"/>
        </w:rPr>
        <w:t xml:space="preserve"> </w:t>
      </w:r>
      <w:commentRangeEnd w:id="292"/>
      <w:r w:rsidR="00B565F5">
        <w:rPr>
          <w:rStyle w:val="CommentReference"/>
          <w:rFonts w:asciiTheme="minorHAnsi" w:eastAsiaTheme="minorHAnsi" w:hAnsiTheme="minorHAnsi" w:cstheme="minorBidi"/>
          <w:lang w:eastAsia="en-US"/>
        </w:rPr>
        <w:commentReference w:id="292"/>
      </w:r>
      <w:r w:rsidR="00083362" w:rsidRPr="00B245E7">
        <w:rPr>
          <w:sz w:val="22"/>
          <w:szCs w:val="22"/>
        </w:rPr>
        <w:t xml:space="preserve">consensus sequence was generated. </w:t>
      </w:r>
      <w:r w:rsidRPr="00B245E7">
        <w:rPr>
          <w:sz w:val="22"/>
          <w:szCs w:val="22"/>
        </w:rPr>
        <w:t xml:space="preserve">Tabular comparisons of amino acid similarity between current </w:t>
      </w:r>
      <w:r w:rsidR="00C56D2A" w:rsidRPr="00B245E7">
        <w:rPr>
          <w:sz w:val="22"/>
          <w:szCs w:val="22"/>
        </w:rPr>
        <w:t xml:space="preserve">candidate </w:t>
      </w:r>
      <w:r w:rsidRPr="00B245E7">
        <w:rPr>
          <w:sz w:val="22"/>
          <w:szCs w:val="22"/>
        </w:rPr>
        <w:t>vaccine viruses (CVVs) or human seasonal vaccine</w:t>
      </w:r>
      <w:r w:rsidR="00C56D2A" w:rsidRPr="00B245E7">
        <w:rPr>
          <w:sz w:val="22"/>
          <w:szCs w:val="22"/>
        </w:rPr>
        <w:t>s</w:t>
      </w:r>
      <w:r w:rsidRPr="00B245E7">
        <w:rPr>
          <w:sz w:val="22"/>
          <w:szCs w:val="22"/>
        </w:rPr>
        <w:t xml:space="preserve"> and </w:t>
      </w:r>
      <w:r w:rsidR="00423BAD" w:rsidRPr="00B245E7">
        <w:rPr>
          <w:sz w:val="22"/>
          <w:szCs w:val="22"/>
        </w:rPr>
        <w:t xml:space="preserve">representative </w:t>
      </w:r>
      <w:r w:rsidRPr="00B245E7">
        <w:rPr>
          <w:sz w:val="22"/>
          <w:szCs w:val="22"/>
        </w:rPr>
        <w:t xml:space="preserve">swine strains were generated using </w:t>
      </w:r>
      <w:proofErr w:type="spellStart"/>
      <w:r w:rsidRPr="00B245E7">
        <w:rPr>
          <w:sz w:val="22"/>
          <w:szCs w:val="22"/>
        </w:rPr>
        <w:t>flutile</w:t>
      </w:r>
      <w:proofErr w:type="spellEnd"/>
      <w:r w:rsidRPr="00B245E7">
        <w:rPr>
          <w:sz w:val="22"/>
          <w:szCs w:val="22"/>
        </w:rPr>
        <w:t xml:space="preserve"> </w:t>
      </w:r>
      <w:r w:rsidR="002154F4" w:rsidRPr="00B245E7">
        <w:rPr>
          <w:sz w:val="22"/>
          <w:szCs w:val="22"/>
        </w:rPr>
        <w:t>v0.13.0 (</w:t>
      </w:r>
      <w:hyperlink r:id="rId13" w:tgtFrame="_blank" w:history="1">
        <w:r w:rsidR="002154F4" w:rsidRPr="00B245E7">
          <w:rPr>
            <w:rStyle w:val="Hyperlink"/>
            <w:sz w:val="22"/>
            <w:szCs w:val="22"/>
          </w:rPr>
          <w:t>https://github.com/flu-crew/flutile</w:t>
        </w:r>
      </w:hyperlink>
      <w:r w:rsidR="002154F4" w:rsidRPr="00B245E7">
        <w:rPr>
          <w:sz w:val="22"/>
          <w:szCs w:val="22"/>
        </w:rPr>
        <w:t>)</w:t>
      </w:r>
      <w:r w:rsidRPr="00B245E7">
        <w:rPr>
          <w:sz w:val="22"/>
          <w:szCs w:val="22"/>
        </w:rPr>
        <w:t xml:space="preserve">. Swine viruses that represent </w:t>
      </w:r>
      <w:ins w:id="294" w:author="Coggon, Amelia Charlotte" w:date="2024-12-08T14:15:00Z" w16du:dateUtc="2024-12-08T13:15:00Z">
        <w:r w:rsidR="00A37702">
          <w:rPr>
            <w:sz w:val="22"/>
            <w:szCs w:val="22"/>
          </w:rPr>
          <w:t xml:space="preserve">H1 </w:t>
        </w:r>
      </w:ins>
      <w:commentRangeStart w:id="295"/>
      <w:r w:rsidRPr="00B245E7">
        <w:rPr>
          <w:sz w:val="22"/>
          <w:szCs w:val="22"/>
        </w:rPr>
        <w:t xml:space="preserve">clades </w:t>
      </w:r>
      <w:commentRangeEnd w:id="295"/>
      <w:r w:rsidR="00963BD2">
        <w:rPr>
          <w:rStyle w:val="CommentReference"/>
          <w:rFonts w:asciiTheme="minorHAnsi" w:eastAsiaTheme="minorHAnsi" w:hAnsiTheme="minorHAnsi" w:cstheme="minorBidi"/>
          <w:lang w:eastAsia="en-US"/>
        </w:rPr>
        <w:commentReference w:id="295"/>
      </w:r>
      <w:r w:rsidRPr="00B245E7">
        <w:rPr>
          <w:sz w:val="22"/>
          <w:szCs w:val="22"/>
        </w:rPr>
        <w:t xml:space="preserve">that </w:t>
      </w:r>
      <w:ins w:id="296" w:author="Coggon, Amelia Charlotte" w:date="2024-12-08T14:15:00Z" w16du:dateUtc="2024-12-08T13:15:00Z">
        <w:r w:rsidR="00A37702">
          <w:rPr>
            <w:sz w:val="22"/>
            <w:szCs w:val="22"/>
          </w:rPr>
          <w:t xml:space="preserve">circulated </w:t>
        </w:r>
      </w:ins>
      <w:del w:id="297" w:author="Coggon, Amelia Charlotte" w:date="2024-12-08T14:15:00Z" w16du:dateUtc="2024-12-08T13:15:00Z">
        <w:r w:rsidRPr="00B245E7" w:rsidDel="00A37702">
          <w:rPr>
            <w:sz w:val="22"/>
            <w:szCs w:val="22"/>
          </w:rPr>
          <w:delText xml:space="preserve">are </w:delText>
        </w:r>
        <w:commentRangeStart w:id="298"/>
        <w:r w:rsidRPr="00B245E7" w:rsidDel="00A37702">
          <w:rPr>
            <w:sz w:val="22"/>
            <w:szCs w:val="22"/>
          </w:rPr>
          <w:delText xml:space="preserve">currently </w:delText>
        </w:r>
        <w:commentRangeEnd w:id="298"/>
        <w:r w:rsidR="00B565F5" w:rsidDel="00A37702">
          <w:rPr>
            <w:rStyle w:val="CommentReference"/>
            <w:rFonts w:asciiTheme="minorHAnsi" w:eastAsiaTheme="minorHAnsi" w:hAnsiTheme="minorHAnsi" w:cstheme="minorBidi"/>
            <w:lang w:eastAsia="en-US"/>
          </w:rPr>
          <w:commentReference w:id="298"/>
        </w:r>
      </w:del>
      <w:del w:id="299" w:author="Coggon, Amelia Charlotte" w:date="2024-12-08T14:16:00Z" w16du:dateUtc="2024-12-08T13:16:00Z">
        <w:r w:rsidRPr="00B245E7" w:rsidDel="00A37702">
          <w:rPr>
            <w:sz w:val="22"/>
            <w:szCs w:val="22"/>
          </w:rPr>
          <w:delText xml:space="preserve">circulating </w:delText>
        </w:r>
      </w:del>
      <w:r w:rsidRPr="00B245E7">
        <w:rPr>
          <w:sz w:val="22"/>
          <w:szCs w:val="22"/>
        </w:rPr>
        <w:t xml:space="preserve">within European pig populations </w:t>
      </w:r>
      <w:ins w:id="300" w:author="Coggon, Amelia Charlotte" w:date="2024-12-08T15:15:00Z" w16du:dateUtc="2024-12-08T14:15:00Z">
        <w:r w:rsidR="00201E50">
          <w:rPr>
            <w:sz w:val="22"/>
            <w:szCs w:val="22"/>
          </w:rPr>
          <w:t xml:space="preserve">within this study period </w:t>
        </w:r>
      </w:ins>
      <w:r w:rsidRPr="00B245E7">
        <w:rPr>
          <w:sz w:val="22"/>
          <w:szCs w:val="22"/>
        </w:rPr>
        <w:t>were selected for further antigenic characterization.</w:t>
      </w:r>
    </w:p>
    <w:p w14:paraId="0AA680E4" w14:textId="77777777" w:rsidR="008D7174" w:rsidRPr="00B245E7" w:rsidRDefault="008D7174" w:rsidP="00B245E7">
      <w:pPr>
        <w:spacing w:line="360" w:lineRule="auto"/>
        <w:rPr>
          <w:sz w:val="22"/>
          <w:szCs w:val="22"/>
        </w:rPr>
      </w:pPr>
    </w:p>
    <w:p w14:paraId="7318522D" w14:textId="55CB01C8" w:rsidR="00B573FD" w:rsidRPr="00B245E7" w:rsidRDefault="00B573FD" w:rsidP="00B245E7">
      <w:pPr>
        <w:spacing w:line="360" w:lineRule="auto"/>
        <w:rPr>
          <w:b/>
          <w:sz w:val="22"/>
          <w:szCs w:val="22"/>
        </w:rPr>
      </w:pPr>
      <w:r w:rsidRPr="00B245E7">
        <w:rPr>
          <w:b/>
          <w:sz w:val="22"/>
          <w:szCs w:val="22"/>
        </w:rPr>
        <w:t xml:space="preserve">Antisera </w:t>
      </w:r>
      <w:r w:rsidR="00956243" w:rsidRPr="00B245E7">
        <w:rPr>
          <w:b/>
          <w:sz w:val="22"/>
          <w:szCs w:val="22"/>
        </w:rPr>
        <w:t>p</w:t>
      </w:r>
      <w:r w:rsidRPr="00B245E7">
        <w:rPr>
          <w:b/>
          <w:sz w:val="22"/>
          <w:szCs w:val="22"/>
        </w:rPr>
        <w:t xml:space="preserve">roduction </w:t>
      </w:r>
    </w:p>
    <w:p w14:paraId="3F7ABEA8" w14:textId="25F5ECD2" w:rsidR="008B6D30" w:rsidRPr="00B245E7" w:rsidRDefault="008B6D30" w:rsidP="00B245E7">
      <w:pPr>
        <w:spacing w:line="360" w:lineRule="auto"/>
        <w:rPr>
          <w:sz w:val="22"/>
          <w:szCs w:val="22"/>
        </w:rPr>
      </w:pPr>
      <w:commentRangeStart w:id="301"/>
      <w:r w:rsidRPr="00B245E7">
        <w:rPr>
          <w:sz w:val="22"/>
          <w:szCs w:val="22"/>
        </w:rPr>
        <w:t xml:space="preserve">Swine antisera to H1 viruses were generated as previously described </w:t>
      </w:r>
      <w:r w:rsidR="00B74F85" w:rsidRPr="00B245E7">
        <w:rPr>
          <w:sz w:val="22"/>
          <w:szCs w:val="22"/>
        </w:rPr>
        <w:t xml:space="preserve">in </w:t>
      </w:r>
      <w:r w:rsidR="00B74F85" w:rsidRPr="00B245E7">
        <w:rPr>
          <w:sz w:val="22"/>
          <w:szCs w:val="22"/>
        </w:rPr>
        <w:fldChar w:fldCharType="begin"/>
      </w:r>
      <w:r w:rsidR="007135D9">
        <w:rPr>
          <w:sz w:val="22"/>
          <w:szCs w:val="22"/>
        </w:rPr>
        <w:instrText xml:space="preserve"> ADDIN ZOTERO_ITEM CSL_CITATION {"citationID":"okf8c9o4","properties":{"formattedCitation":"(Chastagner {\\i{}et al.}, 2018)","plainCitation":"(Chastagner et al., 2018)","dontUpdate":true,"noteIndex":0},"citationItems":[{"id":"7HjIxZio/DMuOg8TR","uris":["http://zotero.org/users/local/B2LbxeEm/items/DLZCMCAT"],"itemData":{"id":90,"type":"article-journal","abstract":"The H1N1 influenza virus responsible for the most recent pandemic in 2009 (H1N1pdm) has spread to swine populations worldwide while it replaced the previous seasonal H1N1 virus in humans. In France, surveillance of swine influenza A viruses in pig herds with respiratory outbreaks led to the detection of 44 H1N1pdm strains between 2009 and 2017, regardless of the season, and findings were not correlated with pig density. From these isolates, 17 whole-genome sequences were obtained, as were 6 additional hemagglutinin (HA)/neuraminidase (NA) sequences, in order to perform spatial and temporal analyses of genetic diversity and to compare evolutionary patterns of H1N1pdm in pigs to patterns for human strains. Following mutation accumulation and fixation over time, phylogenetic analyses revealed for the first time the divergence of a swine-specific genogroup within the H1N1pdm lineage. The divergence is thought to have occurred around 2011, although this was demonstrated only through strains isolated in 2015 to 2016 in the southern half of France. To date, these H1N1pdm swine strains have not been related to any increased virulence in swine herds and have not exhibited any antigenic drift compared to seasonal human strains. However, further monitoring is encouraged, as diverging evolutionary patterns in these two species, i.e., swine and humans, may lead to the emergence of viruses with a potentially higher risk to both animal and human health.\nIMPORTANCE Pigs are a “mixing vessel” for influenza A viruses (IAVs) because of their ability to be infected by avian and human IAVs and their propensity to facilitate viral genomic reassortment events. Also, as IAVs may evolve differently in swine and humans, pigs can become a reservoir for old human strains against which the human population has become immunologically naive. Thus, viruses from the novel swine-specific H1N1pdm genogroup may continue to diverge from seasonal H1N1pdm strains and/or from other H1N1pdm viruses infecting pigs and lead to the emergence of viruses that would not be covered by human vaccines and/or swine vaccines based on antigens closely related to the original H1N1pdm virus. This discovery confirms the importance of encouraging swine IAV monitoring because H1N1pdm swine viruses could carry an increased risk to both human and swine health in the future as a whole H1N1pdm virus or gene provider in subsequent reassortant viruses.","container-title":"Journal of Virology","DOI":"10.1128/JVI.00988-18","ISSN":"0022-538X, 1098-5514","issue":"24","language":"en","note":"publisher: American Society for Microbiology Journals\nsection: Genetic Diversity and Evolution\nPMID: 30258006","source":"jvi.asm.org","title":"Spatiotemporal Distribution and Evolution of the A/H1N1 2009 Pandemic Influenza Virus in Pigs in France from 2009 to 2017: Identification of a Potential Swine-Specific Lineage","title-short":"Spatiotemporal Distribution and Evolution of the A/H1N1 2009 Pandemic Influenza Virus in Pigs in France from 2009 to 2017","URL":"https://jvi.asm.org/content/92/24/e00988-18","volume":"92","author":[{"family":"Chastagner","given":"Amélie"},{"family":"Hervé","given":"Séverine"},{"family":"Bonin","given":"Emilie"},{"family":"Quéguiner","given":"Stéphane"},{"family":"Hirchaud","given":"Edouard"},{"family":"Henritzi","given":"Dinah"},{"family":"Béven","given":"Véronique"},{"family":"Gorin","given":"Stéphane"},{"family":"Barbier","given":"Nicolas"},{"family":"Blanchard","given":"Yannick"},{"family":"Simon","given":"Gaëlle"}],"accessed":{"date-parts":[["2021",5,17]]},"issued":{"date-parts":[["2018",12,15]]}}}],"schema":"https://github.com/citation-style-language/schema/raw/master/csl-citation.json"} </w:instrText>
      </w:r>
      <w:r w:rsidR="00B74F85" w:rsidRPr="00B245E7">
        <w:rPr>
          <w:sz w:val="22"/>
          <w:szCs w:val="22"/>
        </w:rPr>
        <w:fldChar w:fldCharType="separate"/>
      </w:r>
      <w:r w:rsidR="00B74F85" w:rsidRPr="00B245E7">
        <w:rPr>
          <w:sz w:val="22"/>
          <w:szCs w:val="22"/>
        </w:rPr>
        <w:t xml:space="preserve">Chastagner </w:t>
      </w:r>
      <w:r w:rsidR="00B74F85" w:rsidRPr="00B245E7">
        <w:rPr>
          <w:i/>
          <w:iCs/>
          <w:sz w:val="22"/>
          <w:szCs w:val="22"/>
        </w:rPr>
        <w:t>et al.</w:t>
      </w:r>
      <w:r w:rsidR="00B74F85" w:rsidRPr="00B245E7">
        <w:rPr>
          <w:sz w:val="22"/>
          <w:szCs w:val="22"/>
        </w:rPr>
        <w:t>, (2018)</w:t>
      </w:r>
      <w:r w:rsidR="00B74F85" w:rsidRPr="00B245E7">
        <w:rPr>
          <w:sz w:val="22"/>
          <w:szCs w:val="22"/>
        </w:rPr>
        <w:fldChar w:fldCharType="end"/>
      </w:r>
      <w:r w:rsidR="00B74F85" w:rsidRPr="00B245E7">
        <w:rPr>
          <w:sz w:val="22"/>
          <w:szCs w:val="22"/>
        </w:rPr>
        <w:t xml:space="preserve"> </w:t>
      </w:r>
      <w:r w:rsidRPr="00B245E7">
        <w:rPr>
          <w:sz w:val="22"/>
          <w:szCs w:val="22"/>
        </w:rPr>
        <w:t xml:space="preserve">at the </w:t>
      </w:r>
      <w:ins w:id="302" w:author="Harder, Timm" w:date="2024-12-08T13:33:00Z" w16du:dateUtc="2024-12-08T12:33:00Z">
        <w:r w:rsidR="00B74F85" w:rsidRPr="00B245E7">
          <w:rPr>
            <w:sz w:val="22"/>
            <w:szCs w:val="22"/>
          </w:rPr>
          <w:t>A</w:t>
        </w:r>
      </w:ins>
      <w:ins w:id="303" w:author="Ian Brown" w:date="2024-11-25T15:35:00Z">
        <w:r w:rsidR="00FF2079">
          <w:rPr>
            <w:sz w:val="22"/>
            <w:szCs w:val="22"/>
          </w:rPr>
          <w:t xml:space="preserve">nimal and </w:t>
        </w:r>
      </w:ins>
      <w:ins w:id="304" w:author="Harder, Timm" w:date="2024-12-08T13:33:00Z" w16du:dateUtc="2024-12-08T12:33:00Z">
        <w:r w:rsidR="00B74F85" w:rsidRPr="00B245E7">
          <w:rPr>
            <w:sz w:val="22"/>
            <w:szCs w:val="22"/>
          </w:rPr>
          <w:t>P</w:t>
        </w:r>
      </w:ins>
      <w:ins w:id="305" w:author="Ian Brown" w:date="2024-11-25T15:35:00Z">
        <w:r w:rsidR="00FF2079">
          <w:rPr>
            <w:sz w:val="22"/>
            <w:szCs w:val="22"/>
          </w:rPr>
          <w:t xml:space="preserve">lant Health Agency </w:t>
        </w:r>
      </w:ins>
      <w:ins w:id="306" w:author="Ian Brown" w:date="2024-11-25T15:36:00Z">
        <w:r w:rsidR="00FF2079">
          <w:rPr>
            <w:sz w:val="22"/>
            <w:szCs w:val="22"/>
          </w:rPr>
          <w:t>(</w:t>
        </w:r>
      </w:ins>
      <w:commentRangeStart w:id="307"/>
      <w:ins w:id="308" w:author="Ian Brown" w:date="2024-11-25T15:35:00Z">
        <w:r w:rsidR="00B74F85" w:rsidRPr="00B245E7">
          <w:rPr>
            <w:sz w:val="22"/>
            <w:szCs w:val="22"/>
          </w:rPr>
          <w:t>AP</w:t>
        </w:r>
      </w:ins>
      <w:r w:rsidR="00B74F85" w:rsidRPr="00B245E7">
        <w:rPr>
          <w:sz w:val="22"/>
          <w:szCs w:val="22"/>
        </w:rPr>
        <w:t>HA</w:t>
      </w:r>
      <w:commentRangeEnd w:id="307"/>
      <w:ins w:id="309" w:author="Coggon, Amelia Charlotte" w:date="2024-12-08T13:35:00Z" w16du:dateUtc="2024-12-08T12:35:00Z">
        <w:r w:rsidR="00B565F5">
          <w:rPr>
            <w:rStyle w:val="CommentReference"/>
            <w:rFonts w:asciiTheme="minorHAnsi" w:eastAsiaTheme="minorHAnsi" w:hAnsiTheme="minorHAnsi" w:cstheme="minorBidi"/>
            <w:lang w:eastAsia="en-US"/>
          </w:rPr>
          <w:commentReference w:id="307"/>
        </w:r>
      </w:ins>
      <w:ins w:id="310" w:author="Ian Brown" w:date="2024-11-25T15:36:00Z">
        <w:r w:rsidR="00FF2079">
          <w:rPr>
            <w:sz w:val="22"/>
            <w:szCs w:val="22"/>
          </w:rPr>
          <w:t>), UK</w:t>
        </w:r>
      </w:ins>
      <w:r w:rsidRPr="00B245E7">
        <w:rPr>
          <w:sz w:val="22"/>
          <w:szCs w:val="22"/>
        </w:rPr>
        <w:t>. Additional European-specific antisera</w:t>
      </w:r>
      <w:r w:rsidR="008B7B3F" w:rsidRPr="00B245E7">
        <w:rPr>
          <w:sz w:val="22"/>
          <w:szCs w:val="22"/>
        </w:rPr>
        <w:t xml:space="preserve"> raised against French strains</w:t>
      </w:r>
      <w:r w:rsidR="003E4888" w:rsidRPr="00B245E7">
        <w:rPr>
          <w:sz w:val="22"/>
          <w:szCs w:val="22"/>
        </w:rPr>
        <w:t xml:space="preserve"> </w:t>
      </w:r>
      <w:r w:rsidR="008B7B3F" w:rsidRPr="00B245E7">
        <w:rPr>
          <w:sz w:val="22"/>
          <w:szCs w:val="22"/>
        </w:rPr>
        <w:t xml:space="preserve">collected between 1982 and 2015 </w:t>
      </w:r>
      <w:r w:rsidRPr="00B245E7">
        <w:rPr>
          <w:sz w:val="22"/>
          <w:szCs w:val="22"/>
        </w:rPr>
        <w:t>w</w:t>
      </w:r>
      <w:r w:rsidR="00B74F85" w:rsidRPr="00B245E7">
        <w:rPr>
          <w:sz w:val="22"/>
          <w:szCs w:val="22"/>
        </w:rPr>
        <w:t>ere</w:t>
      </w:r>
      <w:r w:rsidRPr="00B245E7">
        <w:rPr>
          <w:sz w:val="22"/>
          <w:szCs w:val="22"/>
        </w:rPr>
        <w:t xml:space="preserve"> provided by</w:t>
      </w:r>
      <w:r w:rsidR="00B74F85" w:rsidRPr="00B245E7">
        <w:rPr>
          <w:sz w:val="22"/>
          <w:szCs w:val="22"/>
        </w:rPr>
        <w:t xml:space="preserve"> the</w:t>
      </w:r>
      <w:r w:rsidRPr="00B245E7">
        <w:rPr>
          <w:sz w:val="22"/>
          <w:szCs w:val="22"/>
        </w:rPr>
        <w:t xml:space="preserve"> French Agency for Food, Environmental and Occupational Health &amp; Safety</w:t>
      </w:r>
      <w:r w:rsidR="00D56FA7" w:rsidRPr="00B245E7">
        <w:rPr>
          <w:sz w:val="22"/>
          <w:szCs w:val="22"/>
        </w:rPr>
        <w:t xml:space="preserve"> (</w:t>
      </w:r>
      <w:r w:rsidR="008B7B3F" w:rsidRPr="00B245E7">
        <w:rPr>
          <w:sz w:val="22"/>
          <w:szCs w:val="22"/>
        </w:rPr>
        <w:t>ANSES</w:t>
      </w:r>
      <w:r w:rsidR="00D56FA7" w:rsidRPr="00B245E7">
        <w:rPr>
          <w:sz w:val="22"/>
          <w:szCs w:val="22"/>
        </w:rPr>
        <w:t>)</w:t>
      </w:r>
      <w:ins w:id="311" w:author="Coggon, Amelia Charlotte" w:date="2024-12-08T14:16:00Z" w16du:dateUtc="2024-12-08T13:16:00Z">
        <w:r w:rsidR="00A37702">
          <w:rPr>
            <w:sz w:val="22"/>
            <w:szCs w:val="22"/>
          </w:rPr>
          <w:t xml:space="preserve"> (</w:t>
        </w:r>
      </w:ins>
      <w:ins w:id="312" w:author="Coggon, Amelia Charlotte" w:date="2024-12-09T20:27:00Z" w16du:dateUtc="2024-12-09T19:27:00Z">
        <w:r w:rsidR="00B45014">
          <w:rPr>
            <w:sz w:val="22"/>
            <w:szCs w:val="22"/>
          </w:rPr>
          <w:t xml:space="preserve">Supplementary </w:t>
        </w:r>
      </w:ins>
      <w:ins w:id="313" w:author="Coggon, Amelia Charlotte" w:date="2024-12-09T20:40:00Z" w16du:dateUtc="2024-12-09T19:40:00Z">
        <w:r w:rsidR="00C56BE3">
          <w:rPr>
            <w:sz w:val="22"/>
            <w:szCs w:val="22"/>
          </w:rPr>
          <w:t>data</w:t>
        </w:r>
      </w:ins>
      <w:ins w:id="314" w:author="Coggon, Amelia Charlotte" w:date="2024-12-08T14:16:00Z" w16du:dateUtc="2024-12-08T13:16:00Z">
        <w:r w:rsidR="00A37702">
          <w:rPr>
            <w:sz w:val="22"/>
            <w:szCs w:val="22"/>
          </w:rPr>
          <w:t xml:space="preserve"> </w:t>
        </w:r>
      </w:ins>
      <w:ins w:id="315" w:author="Coggon, Amelia Charlotte" w:date="2024-12-09T20:24:00Z" w16du:dateUtc="2024-12-09T19:24:00Z">
        <w:r w:rsidR="00B45014">
          <w:rPr>
            <w:sz w:val="22"/>
            <w:szCs w:val="22"/>
          </w:rPr>
          <w:t>1</w:t>
        </w:r>
      </w:ins>
      <w:ins w:id="316" w:author="Coggon, Amelia Charlotte" w:date="2024-12-08T14:16:00Z" w16du:dateUtc="2024-12-08T13:16:00Z">
        <w:r w:rsidR="00A37702">
          <w:rPr>
            <w:sz w:val="22"/>
            <w:szCs w:val="22"/>
          </w:rPr>
          <w:t>)</w:t>
        </w:r>
      </w:ins>
      <w:r w:rsidRPr="00B245E7">
        <w:rPr>
          <w:sz w:val="22"/>
          <w:szCs w:val="22"/>
        </w:rPr>
        <w:t xml:space="preserve">. </w:t>
      </w:r>
      <w:commentRangeEnd w:id="301"/>
      <w:r w:rsidR="002960DF">
        <w:rPr>
          <w:rStyle w:val="CommentReference"/>
          <w:rFonts w:asciiTheme="minorHAnsi" w:eastAsiaTheme="minorHAnsi" w:hAnsiTheme="minorHAnsi" w:cstheme="minorBidi"/>
          <w:lang w:eastAsia="en-US"/>
        </w:rPr>
        <w:commentReference w:id="301"/>
      </w:r>
      <w:r w:rsidRPr="00B245E7">
        <w:rPr>
          <w:sz w:val="22"/>
          <w:szCs w:val="22"/>
        </w:rPr>
        <w:t>Briefly, pathogen-free pigs</w:t>
      </w:r>
      <w:r w:rsidR="003E4888" w:rsidRPr="00B245E7">
        <w:rPr>
          <w:sz w:val="22"/>
          <w:szCs w:val="22"/>
        </w:rPr>
        <w:t xml:space="preserve"> </w:t>
      </w:r>
      <w:r w:rsidR="000435CC" w:rsidRPr="00B245E7">
        <w:rPr>
          <w:sz w:val="22"/>
          <w:szCs w:val="22"/>
        </w:rPr>
        <w:t>(</w:t>
      </w:r>
      <w:r w:rsidRPr="00B245E7">
        <w:rPr>
          <w:sz w:val="22"/>
          <w:szCs w:val="22"/>
        </w:rPr>
        <w:t>9 weeks-old) were inoculated intranasally with live virus</w:t>
      </w:r>
      <w:r w:rsidR="003E4888" w:rsidRPr="00B245E7">
        <w:rPr>
          <w:sz w:val="22"/>
          <w:szCs w:val="22"/>
        </w:rPr>
        <w:t xml:space="preserve"> </w:t>
      </w:r>
      <w:r w:rsidR="000435CC" w:rsidRPr="00B245E7">
        <w:rPr>
          <w:sz w:val="22"/>
          <w:szCs w:val="22"/>
        </w:rPr>
        <w:t>(</w:t>
      </w:r>
      <w:r w:rsidRPr="00B245E7">
        <w:rPr>
          <w:sz w:val="22"/>
          <w:szCs w:val="22"/>
        </w:rPr>
        <w:t>4mL 10</w:t>
      </w:r>
      <w:r w:rsidRPr="00B245E7">
        <w:rPr>
          <w:sz w:val="22"/>
          <w:szCs w:val="22"/>
          <w:vertAlign w:val="superscript"/>
        </w:rPr>
        <w:t>7</w:t>
      </w:r>
      <w:r w:rsidRPr="00B245E7">
        <w:rPr>
          <w:sz w:val="22"/>
          <w:szCs w:val="22"/>
        </w:rPr>
        <w:t>-10</w:t>
      </w:r>
      <w:r w:rsidRPr="00B245E7">
        <w:rPr>
          <w:sz w:val="22"/>
          <w:szCs w:val="22"/>
          <w:vertAlign w:val="superscript"/>
        </w:rPr>
        <w:t>8</w:t>
      </w:r>
      <w:r w:rsidRPr="00B245E7">
        <w:rPr>
          <w:sz w:val="22"/>
          <w:szCs w:val="22"/>
        </w:rPr>
        <w:t xml:space="preserve"> ELD</w:t>
      </w:r>
      <w:r w:rsidRPr="00B245E7">
        <w:rPr>
          <w:sz w:val="22"/>
          <w:szCs w:val="22"/>
          <w:vertAlign w:val="subscript"/>
        </w:rPr>
        <w:t>50</w:t>
      </w:r>
      <w:r w:rsidRPr="00B245E7">
        <w:rPr>
          <w:sz w:val="22"/>
          <w:szCs w:val="22"/>
        </w:rPr>
        <w:t xml:space="preserve">). </w:t>
      </w:r>
      <w:r w:rsidRPr="00B245E7">
        <w:rPr>
          <w:sz w:val="22"/>
          <w:szCs w:val="22"/>
        </w:rPr>
        <w:lastRenderedPageBreak/>
        <w:t xml:space="preserve">Three weeks later, the animals were inoculated intramuscularly with same dose of virus diluted in the adjuvant </w:t>
      </w:r>
      <w:proofErr w:type="spellStart"/>
      <w:r w:rsidRPr="00B245E7">
        <w:rPr>
          <w:sz w:val="22"/>
          <w:szCs w:val="22"/>
        </w:rPr>
        <w:t>Montanide</w:t>
      </w:r>
      <w:proofErr w:type="spellEnd"/>
      <w:r w:rsidRPr="00B245E7">
        <w:rPr>
          <w:sz w:val="22"/>
          <w:szCs w:val="22"/>
        </w:rPr>
        <w:t xml:space="preserve"> ISA206</w:t>
      </w:r>
      <w:r w:rsidR="003E4888" w:rsidRPr="00B245E7">
        <w:rPr>
          <w:sz w:val="22"/>
          <w:szCs w:val="22"/>
        </w:rPr>
        <w:t xml:space="preserve"> </w:t>
      </w:r>
      <w:r w:rsidR="000435CC" w:rsidRPr="00B245E7">
        <w:rPr>
          <w:sz w:val="22"/>
          <w:szCs w:val="22"/>
        </w:rPr>
        <w:t>(</w:t>
      </w:r>
      <w:r w:rsidRPr="00B245E7">
        <w:rPr>
          <w:sz w:val="22"/>
          <w:szCs w:val="22"/>
        </w:rPr>
        <w:t xml:space="preserve">3mL). Two weeks later, </w:t>
      </w:r>
      <w:ins w:id="317" w:author="Coggon, Amelia Charlotte" w:date="2024-12-08T14:16:00Z" w16du:dateUtc="2024-12-08T13:16:00Z">
        <w:r w:rsidR="00A37702">
          <w:rPr>
            <w:sz w:val="22"/>
            <w:szCs w:val="22"/>
          </w:rPr>
          <w:t xml:space="preserve">monovalent </w:t>
        </w:r>
      </w:ins>
      <w:r w:rsidRPr="00B245E7">
        <w:rPr>
          <w:sz w:val="22"/>
          <w:szCs w:val="22"/>
        </w:rPr>
        <w:t xml:space="preserve">swine antisera were </w:t>
      </w:r>
      <w:commentRangeStart w:id="318"/>
      <w:commentRangeStart w:id="319"/>
      <w:commentRangeStart w:id="320"/>
      <w:commentRangeStart w:id="321"/>
      <w:commentRangeStart w:id="322"/>
      <w:commentRangeStart w:id="323"/>
      <w:r w:rsidRPr="00B245E7">
        <w:rPr>
          <w:sz w:val="22"/>
          <w:szCs w:val="22"/>
        </w:rPr>
        <w:t>collected</w:t>
      </w:r>
      <w:commentRangeEnd w:id="318"/>
      <w:r w:rsidR="00D56FA7" w:rsidRPr="00B245E7">
        <w:rPr>
          <w:rStyle w:val="CommentReference"/>
          <w:rFonts w:eastAsiaTheme="minorHAnsi"/>
          <w:sz w:val="22"/>
          <w:szCs w:val="22"/>
          <w:lang w:eastAsia="en-US"/>
        </w:rPr>
        <w:commentReference w:id="318"/>
      </w:r>
      <w:commentRangeEnd w:id="319"/>
      <w:r w:rsidR="005F33F5" w:rsidRPr="00B245E7">
        <w:rPr>
          <w:rStyle w:val="CommentReference"/>
          <w:rFonts w:eastAsiaTheme="minorHAnsi"/>
          <w:sz w:val="22"/>
          <w:szCs w:val="22"/>
          <w:lang w:eastAsia="en-US"/>
        </w:rPr>
        <w:commentReference w:id="319"/>
      </w:r>
      <w:commentRangeEnd w:id="320"/>
      <w:r w:rsidR="008B7B3F" w:rsidRPr="00B245E7">
        <w:rPr>
          <w:rStyle w:val="CommentReference"/>
          <w:rFonts w:eastAsiaTheme="minorHAnsi"/>
          <w:sz w:val="22"/>
          <w:szCs w:val="22"/>
          <w:lang w:eastAsia="en-US"/>
        </w:rPr>
        <w:commentReference w:id="320"/>
      </w:r>
      <w:commentRangeEnd w:id="321"/>
      <w:commentRangeEnd w:id="322"/>
      <w:r w:rsidR="00FF2079">
        <w:rPr>
          <w:rStyle w:val="CommentReference"/>
          <w:rFonts w:asciiTheme="minorHAnsi" w:eastAsiaTheme="minorHAnsi" w:hAnsiTheme="minorHAnsi" w:cstheme="minorBidi"/>
          <w:lang w:eastAsia="en-US"/>
        </w:rPr>
        <w:commentReference w:id="321"/>
      </w:r>
      <w:commentRangeEnd w:id="323"/>
      <w:r w:rsidR="004F2A54">
        <w:rPr>
          <w:rStyle w:val="CommentReference"/>
          <w:rFonts w:asciiTheme="minorHAnsi" w:eastAsiaTheme="minorHAnsi" w:hAnsiTheme="minorHAnsi" w:cstheme="minorBidi"/>
          <w:lang w:eastAsia="en-US"/>
        </w:rPr>
        <w:commentReference w:id="322"/>
      </w:r>
      <w:r w:rsidR="00963BD2">
        <w:rPr>
          <w:rStyle w:val="CommentReference"/>
          <w:rFonts w:asciiTheme="minorHAnsi" w:eastAsiaTheme="minorHAnsi" w:hAnsiTheme="minorHAnsi" w:cstheme="minorBidi"/>
          <w:lang w:eastAsia="en-US"/>
        </w:rPr>
        <w:commentReference w:id="323"/>
      </w:r>
      <w:r w:rsidRPr="00B245E7">
        <w:rPr>
          <w:sz w:val="22"/>
          <w:szCs w:val="22"/>
        </w:rPr>
        <w:t>.</w:t>
      </w:r>
    </w:p>
    <w:p w14:paraId="62F10753" w14:textId="77777777" w:rsidR="008B6D30" w:rsidRPr="00B245E7" w:rsidRDefault="008B6D30" w:rsidP="00B245E7">
      <w:pPr>
        <w:spacing w:line="360" w:lineRule="auto"/>
        <w:rPr>
          <w:sz w:val="22"/>
          <w:szCs w:val="22"/>
        </w:rPr>
      </w:pPr>
    </w:p>
    <w:p w14:paraId="11AF5EAF" w14:textId="75DF4451" w:rsidR="004F367C" w:rsidRPr="00B245E7" w:rsidRDefault="00860060" w:rsidP="00B245E7">
      <w:pPr>
        <w:spacing w:line="360" w:lineRule="auto"/>
        <w:rPr>
          <w:sz w:val="22"/>
          <w:szCs w:val="22"/>
          <w:highlight w:val="yellow"/>
        </w:rPr>
      </w:pPr>
      <w:commentRangeStart w:id="324"/>
      <w:r w:rsidRPr="00B245E7">
        <w:rPr>
          <w:sz w:val="22"/>
          <w:szCs w:val="22"/>
        </w:rPr>
        <w:t xml:space="preserve">Ferret antisera produced </w:t>
      </w:r>
      <w:commentRangeEnd w:id="324"/>
      <w:r w:rsidR="002960DF">
        <w:rPr>
          <w:rStyle w:val="CommentReference"/>
          <w:rFonts w:asciiTheme="minorHAnsi" w:eastAsiaTheme="minorHAnsi" w:hAnsiTheme="minorHAnsi" w:cstheme="minorBidi"/>
          <w:lang w:eastAsia="en-US"/>
        </w:rPr>
        <w:commentReference w:id="324"/>
      </w:r>
      <w:r w:rsidRPr="00B245E7">
        <w:rPr>
          <w:sz w:val="22"/>
          <w:szCs w:val="22"/>
        </w:rPr>
        <w:t xml:space="preserve">against CVV strains (A/Ohio/09/2015, A/Michigan/383/2018) were provided by the Virology, Surveillance and Diagnosis Branch, Influenza Division, </w:t>
      </w:r>
      <w:proofErr w:type="spellStart"/>
      <w:r w:rsidRPr="00B245E7">
        <w:rPr>
          <w:sz w:val="22"/>
          <w:szCs w:val="22"/>
        </w:rPr>
        <w:t>Centers</w:t>
      </w:r>
      <w:proofErr w:type="spellEnd"/>
      <w:r w:rsidRPr="00B245E7">
        <w:rPr>
          <w:sz w:val="22"/>
          <w:szCs w:val="22"/>
        </w:rPr>
        <w:t xml:space="preserve"> for Disease Control and Prevention (CDC), Atlanta, Georgia. Ferret antisera produced against human seasonal </w:t>
      </w:r>
      <w:r w:rsidR="00D56FA7" w:rsidRPr="00B245E7">
        <w:rPr>
          <w:sz w:val="22"/>
          <w:szCs w:val="22"/>
        </w:rPr>
        <w:t xml:space="preserve">vaccine </w:t>
      </w:r>
      <w:r w:rsidRPr="00B245E7">
        <w:rPr>
          <w:sz w:val="22"/>
          <w:szCs w:val="22"/>
        </w:rPr>
        <w:t xml:space="preserve">strains, variant strains and CVVs </w:t>
      </w:r>
      <w:r w:rsidR="008B7B3F" w:rsidRPr="00B245E7">
        <w:rPr>
          <w:sz w:val="22"/>
          <w:szCs w:val="22"/>
        </w:rPr>
        <w:t>(A/California/4/2009, A/Brisbane/02/2018, A/Brazil/11/1978, A/Pavia/65/2016, A/Michigan/45/2015, A/Netherlands/3315/2016</w:t>
      </w:r>
      <w:r w:rsidRPr="00B245E7">
        <w:rPr>
          <w:sz w:val="22"/>
          <w:szCs w:val="22"/>
        </w:rPr>
        <w:t>) were provided by the Worldwide Influ</w:t>
      </w:r>
      <w:r w:rsidR="00D56FA7" w:rsidRPr="00B245E7">
        <w:rPr>
          <w:sz w:val="22"/>
          <w:szCs w:val="22"/>
        </w:rPr>
        <w:t>e</w:t>
      </w:r>
      <w:r w:rsidRPr="00B245E7">
        <w:rPr>
          <w:sz w:val="22"/>
          <w:szCs w:val="22"/>
        </w:rPr>
        <w:t>nza Centre at the Francis Crick Institute. Ferret post-infection monovalent antisera produced against European viruses (</w:t>
      </w:r>
      <w:r w:rsidR="00B245E7" w:rsidRPr="00B245E7">
        <w:rPr>
          <w:sz w:val="22"/>
          <w:szCs w:val="22"/>
        </w:rPr>
        <w:t>A/Swine/Germany/</w:t>
      </w:r>
      <w:ins w:id="325" w:author="Harder, Timm" w:date="2024-12-08T13:33:00Z" w16du:dateUtc="2024-12-08T12:33:00Z">
        <w:r w:rsidR="00B245E7" w:rsidRPr="00B245E7">
          <w:rPr>
            <w:sz w:val="22"/>
            <w:szCs w:val="22"/>
          </w:rPr>
          <w:t>A</w:t>
        </w:r>
      </w:ins>
      <w:del w:id="326" w:author="Harder, Timm" w:date="2024-12-03T13:42:00Z">
        <w:r w:rsidR="00B245E7" w:rsidRPr="00B245E7" w:rsidDel="00B66C7E">
          <w:rPr>
            <w:sz w:val="22"/>
            <w:szCs w:val="22"/>
          </w:rPr>
          <w:delText>r</w:delText>
        </w:r>
      </w:del>
      <w:ins w:id="327" w:author="Harder, Timm" w:date="2024-12-03T13:42:00Z">
        <w:r w:rsidR="00B66C7E">
          <w:rPr>
            <w:sz w:val="22"/>
            <w:szCs w:val="22"/>
          </w:rPr>
          <w:t>R</w:t>
        </w:r>
      </w:ins>
      <w:ins w:id="328" w:author="Harder, Timm" w:date="2024-12-08T13:33:00Z" w16du:dateUtc="2024-12-08T12:33:00Z">
        <w:r w:rsidR="00B245E7" w:rsidRPr="00B245E7">
          <w:rPr>
            <w:sz w:val="22"/>
            <w:szCs w:val="22"/>
          </w:rPr>
          <w:t>2749</w:t>
        </w:r>
      </w:ins>
      <w:del w:id="329" w:author="Harder, Timm" w:date="2024-12-08T13:33:00Z" w16du:dateUtc="2024-12-08T12:33:00Z">
        <w:r w:rsidR="00B245E7" w:rsidRPr="00B245E7">
          <w:rPr>
            <w:sz w:val="22"/>
            <w:szCs w:val="22"/>
          </w:rPr>
          <w:delText>Ar2749</w:delText>
        </w:r>
      </w:del>
      <w:r w:rsidR="00B245E7" w:rsidRPr="00B245E7">
        <w:rPr>
          <w:sz w:val="22"/>
          <w:szCs w:val="22"/>
        </w:rPr>
        <w:t>/2015, A/Swine/Netherlands/</w:t>
      </w:r>
      <w:ins w:id="330" w:author="Harder, Timm" w:date="2024-12-08T13:33:00Z" w16du:dateUtc="2024-12-08T12:33:00Z">
        <w:r w:rsidR="00B245E7" w:rsidRPr="00B245E7">
          <w:rPr>
            <w:sz w:val="22"/>
            <w:szCs w:val="22"/>
          </w:rPr>
          <w:t>A</w:t>
        </w:r>
      </w:ins>
      <w:del w:id="331" w:author="Harder, Timm" w:date="2024-12-03T13:42:00Z">
        <w:r w:rsidR="00B245E7" w:rsidRPr="00B245E7" w:rsidDel="00B66C7E">
          <w:rPr>
            <w:sz w:val="22"/>
            <w:szCs w:val="22"/>
          </w:rPr>
          <w:delText>r</w:delText>
        </w:r>
      </w:del>
      <w:ins w:id="332" w:author="Harder, Timm" w:date="2024-12-03T13:42:00Z">
        <w:r w:rsidR="00B66C7E">
          <w:rPr>
            <w:sz w:val="22"/>
            <w:szCs w:val="22"/>
          </w:rPr>
          <w:t>R</w:t>
        </w:r>
      </w:ins>
      <w:ins w:id="333" w:author="Harder, Timm" w:date="2024-12-08T13:33:00Z" w16du:dateUtc="2024-12-08T12:33:00Z">
        <w:r w:rsidR="00B245E7" w:rsidRPr="00B245E7">
          <w:rPr>
            <w:sz w:val="22"/>
            <w:szCs w:val="22"/>
          </w:rPr>
          <w:t>647</w:t>
        </w:r>
      </w:ins>
      <w:del w:id="334" w:author="Harder, Timm" w:date="2024-12-08T13:33:00Z" w16du:dateUtc="2024-12-08T12:33:00Z">
        <w:r w:rsidR="00B245E7" w:rsidRPr="00B245E7">
          <w:rPr>
            <w:sz w:val="22"/>
            <w:szCs w:val="22"/>
          </w:rPr>
          <w:delText>Ar647</w:delText>
        </w:r>
      </w:del>
      <w:r w:rsidR="00B245E7" w:rsidRPr="00B245E7">
        <w:rPr>
          <w:sz w:val="22"/>
          <w:szCs w:val="22"/>
        </w:rPr>
        <w:t>/2015, A/Swine/Netherlands/</w:t>
      </w:r>
      <w:ins w:id="335" w:author="Harder, Timm" w:date="2024-12-08T13:33:00Z" w16du:dateUtc="2024-12-08T12:33:00Z">
        <w:r w:rsidR="00B245E7" w:rsidRPr="00B245E7">
          <w:rPr>
            <w:sz w:val="22"/>
            <w:szCs w:val="22"/>
          </w:rPr>
          <w:t>A</w:t>
        </w:r>
      </w:ins>
      <w:del w:id="336" w:author="Harder, Timm" w:date="2024-12-03T13:42:00Z">
        <w:r w:rsidR="00B245E7" w:rsidRPr="00B245E7" w:rsidDel="00B66C7E">
          <w:rPr>
            <w:sz w:val="22"/>
            <w:szCs w:val="22"/>
          </w:rPr>
          <w:delText>r</w:delText>
        </w:r>
      </w:del>
      <w:ins w:id="337" w:author="Harder, Timm" w:date="2024-12-03T13:42:00Z">
        <w:r w:rsidR="00B66C7E">
          <w:rPr>
            <w:sz w:val="22"/>
            <w:szCs w:val="22"/>
          </w:rPr>
          <w:t>R</w:t>
        </w:r>
      </w:ins>
      <w:ins w:id="338" w:author="Harder, Timm" w:date="2024-12-08T13:33:00Z" w16du:dateUtc="2024-12-08T12:33:00Z">
        <w:r w:rsidR="00B245E7" w:rsidRPr="00B245E7">
          <w:rPr>
            <w:sz w:val="22"/>
            <w:szCs w:val="22"/>
          </w:rPr>
          <w:t>647</w:t>
        </w:r>
      </w:ins>
      <w:del w:id="339" w:author="Harder, Timm" w:date="2024-12-08T13:33:00Z" w16du:dateUtc="2024-12-08T12:33:00Z">
        <w:r w:rsidR="00B245E7" w:rsidRPr="00B245E7">
          <w:rPr>
            <w:sz w:val="22"/>
            <w:szCs w:val="22"/>
          </w:rPr>
          <w:delText>Ar647</w:delText>
        </w:r>
      </w:del>
      <w:r w:rsidR="00B245E7" w:rsidRPr="00B245E7">
        <w:rPr>
          <w:sz w:val="22"/>
          <w:szCs w:val="22"/>
        </w:rPr>
        <w:t>/2015, A/Swine/Germany/</w:t>
      </w:r>
      <w:ins w:id="340" w:author="Harder, Timm" w:date="2024-12-08T13:33:00Z" w16du:dateUtc="2024-12-08T12:33:00Z">
        <w:r w:rsidR="00B245E7" w:rsidRPr="00B245E7">
          <w:rPr>
            <w:sz w:val="22"/>
            <w:szCs w:val="22"/>
          </w:rPr>
          <w:t>A</w:t>
        </w:r>
      </w:ins>
      <w:del w:id="341" w:author="Harder, Timm" w:date="2024-12-03T13:42:00Z">
        <w:r w:rsidR="00B245E7" w:rsidRPr="00B245E7" w:rsidDel="00B66C7E">
          <w:rPr>
            <w:sz w:val="22"/>
            <w:szCs w:val="22"/>
          </w:rPr>
          <w:delText>r</w:delText>
        </w:r>
      </w:del>
      <w:ins w:id="342" w:author="Harder, Timm" w:date="2024-12-03T13:42:00Z">
        <w:r w:rsidR="00B66C7E">
          <w:rPr>
            <w:sz w:val="22"/>
            <w:szCs w:val="22"/>
          </w:rPr>
          <w:t>R</w:t>
        </w:r>
      </w:ins>
      <w:ins w:id="343" w:author="Harder, Timm" w:date="2024-12-08T13:33:00Z" w16du:dateUtc="2024-12-08T12:33:00Z">
        <w:r w:rsidR="00B245E7" w:rsidRPr="00B245E7">
          <w:rPr>
            <w:sz w:val="22"/>
            <w:szCs w:val="22"/>
          </w:rPr>
          <w:t>2749</w:t>
        </w:r>
      </w:ins>
      <w:del w:id="344" w:author="Harder, Timm" w:date="2024-12-08T13:33:00Z" w16du:dateUtc="2024-12-08T12:33:00Z">
        <w:r w:rsidR="00B245E7" w:rsidRPr="00B245E7">
          <w:rPr>
            <w:sz w:val="22"/>
            <w:szCs w:val="22"/>
          </w:rPr>
          <w:delText>Ar2749</w:delText>
        </w:r>
      </w:del>
      <w:r w:rsidR="00B245E7" w:rsidRPr="00B245E7">
        <w:rPr>
          <w:sz w:val="22"/>
          <w:szCs w:val="22"/>
        </w:rPr>
        <w:t>/2015</w:t>
      </w:r>
      <w:r w:rsidRPr="00B245E7">
        <w:rPr>
          <w:sz w:val="22"/>
          <w:szCs w:val="22"/>
        </w:rPr>
        <w:t>)</w:t>
      </w:r>
      <w:r w:rsidRPr="00B245E7">
        <w:rPr>
          <w:rFonts w:eastAsiaTheme="minorHAnsi"/>
          <w:sz w:val="22"/>
          <w:szCs w:val="22"/>
          <w:lang w:eastAsia="en-US"/>
        </w:rPr>
        <w:t xml:space="preserve"> </w:t>
      </w:r>
      <w:r w:rsidRPr="00B245E7">
        <w:rPr>
          <w:sz w:val="22"/>
          <w:szCs w:val="22"/>
        </w:rPr>
        <w:t>were provided from the</w:t>
      </w:r>
      <w:ins w:id="345" w:author="Coggon, Amelia Charlotte" w:date="2024-12-09T20:25:00Z" w16du:dateUtc="2024-12-09T19:25:00Z">
        <w:r w:rsidR="00B45014">
          <w:rPr>
            <w:sz w:val="22"/>
            <w:szCs w:val="22"/>
          </w:rPr>
          <w:t xml:space="preserve"> </w:t>
        </w:r>
      </w:ins>
      <w:del w:id="346" w:author="Harder, Timm" w:date="2024-12-03T13:38:00Z">
        <w:r w:rsidRPr="00B245E7">
          <w:rPr>
            <w:sz w:val="22"/>
            <w:szCs w:val="22"/>
          </w:rPr>
          <w:delText xml:space="preserve"> Department of Experimental Animal Facilities and Biorisk Management</w:delText>
        </w:r>
      </w:del>
      <w:ins w:id="347" w:author="Harder, Timm" w:date="2024-12-03T13:39:00Z">
        <w:r w:rsidR="00B66C7E">
          <w:rPr>
            <w:sz w:val="22"/>
            <w:szCs w:val="22"/>
          </w:rPr>
          <w:t>National Reference Laboratory for Avian Influenza</w:t>
        </w:r>
      </w:ins>
      <w:r w:rsidRPr="00B245E7">
        <w:rPr>
          <w:sz w:val="22"/>
          <w:szCs w:val="22"/>
        </w:rPr>
        <w:t xml:space="preserve">, FLI, Germany </w:t>
      </w:r>
      <w:r w:rsidRPr="00B245E7">
        <w:rPr>
          <w:sz w:val="22"/>
          <w:szCs w:val="22"/>
        </w:rPr>
        <w:fldChar w:fldCharType="begin"/>
      </w:r>
      <w:r w:rsidR="007135D9">
        <w:rPr>
          <w:sz w:val="22"/>
          <w:szCs w:val="22"/>
        </w:rPr>
        <w:instrText xml:space="preserve"> ADDIN ZOTERO_ITEM CSL_CITATION {"citationID":"8oUKQbDa","properties":{"formattedCitation":"(Henritzi {\\i{}et al.}, 2020)","plainCitation":"(Henritzi et al., 2020)","noteIndex":0},"citationItems":[{"id":"7HjIxZio/yePTIKU8","uris":["http://zotero.org/users/local/B2LbxeEm/items/4GHJ2YFN"],"itemData":{"id":77,"type":"article-journal","abstract":"Swine influenza A viruses (swIAVs) can play a crucial role in the generation of new human pandemic viruses. In this study, in-depth passive surveillance comprising nearly 2,500 European swine holdings and more than 18,000 individual samples identified a year-round presence of up to four major swIAV lineages on more than 50% of farms surveilled. Phylogenetic analyses show that intensive reassortment with human pandemic A(H1N1)/2009 (H1pdm) virus produced an expanding and novel repertoire of at least 31 distinct swIAV genotypes and 12 distinct hemagglutinin/neuraminidase combinations with largely unknown consequences for virulence and host tropism. Several viral isolates were resistant to the human antiviral MxA protein, a prerequisite for zoonotic transmission and stable introduction into human populations. A pronounced antigenic variation was noted in swIAV, and several H1pdm lineages antigenically distinct from current seasonal human H1pdm co-circulate in swine. Thus, European swine populations represent reservoirs for emerging IAV strains with zoonotic and, possibly, pre-pandemic potential.","container-title":"Cell Host &amp; Microbe","DOI":"10.1016/j.chom.2020.07.006","ISSN":"1931-3128","issue":"4","journalAbbreviation":"Cell Host &amp; Microbe","language":"en","page":"614-627.e6","source":"ScienceDirect","title":"Surveillance of European Domestic Pig Populations Identifies an Emerging Reservoir of Potentially Zoonotic Swine Influenza A Viruses","volume":"28","author":[{"family":"Henritzi","given":"Dinah"},{"family":"Petric","given":"Philipp Peter"},{"family":"Lewis","given":"Nicola Sarah"},{"family":"Graaf","given":"Annika"},{"family":"Pessia","given":"Alberto"},{"family":"Starick","given":"Elke"},{"family":"Breithaupt","given":"Angele"},{"family":"Strebelow","given":"Günter"},{"family":"Luttermann","given":"Christine"},{"family":"Parker","given":"Larissa Mareike Kristin"},{"family":"Schröder","given":"Charlotte"},{"family":"Hammerschmidt","given":"Bärbel"},{"family":"Herrler","given":"Georg"},{"family":"Beilage","given":"Elisabeth","dropping-particle":"große"},{"family":"Stadlbauer","given":"Daniel"},{"family":"Simon","given":"Viviana"},{"family":"Krammer","given":"Florian"},{"family":"Wacheck","given":"Silke"},{"family":"Pesch","given":"Stefan"},{"family":"Schwemmle","given":"Martin"},{"family":"Beer","given":"Martin"},{"family":"Harder","given":"Timm Clemens"}],"issued":{"date-parts":[["2020",10,7]]}}}],"schema":"https://github.com/citation-style-language/schema/raw/master/csl-citation.json"} </w:instrText>
      </w:r>
      <w:r w:rsidRPr="00B245E7">
        <w:rPr>
          <w:sz w:val="22"/>
          <w:szCs w:val="22"/>
        </w:rPr>
        <w:fldChar w:fldCharType="separate"/>
      </w:r>
      <w:r w:rsidRPr="00B245E7">
        <w:rPr>
          <w:sz w:val="22"/>
          <w:szCs w:val="22"/>
        </w:rPr>
        <w:t xml:space="preserve">(Henritzi </w:t>
      </w:r>
      <w:r w:rsidRPr="00B245E7">
        <w:rPr>
          <w:i/>
          <w:iCs/>
          <w:sz w:val="22"/>
          <w:szCs w:val="22"/>
        </w:rPr>
        <w:t>et al.</w:t>
      </w:r>
      <w:r w:rsidRPr="00B245E7">
        <w:rPr>
          <w:sz w:val="22"/>
          <w:szCs w:val="22"/>
        </w:rPr>
        <w:t>, 2020)</w:t>
      </w:r>
      <w:r w:rsidRPr="00B245E7">
        <w:rPr>
          <w:sz w:val="22"/>
          <w:szCs w:val="22"/>
        </w:rPr>
        <w:fldChar w:fldCharType="end"/>
      </w:r>
      <w:ins w:id="348" w:author="Coggon, Amelia Charlotte" w:date="2024-12-08T14:17:00Z" w16du:dateUtc="2024-12-08T13:17:00Z">
        <w:r w:rsidR="00A37702">
          <w:rPr>
            <w:sz w:val="22"/>
            <w:szCs w:val="22"/>
          </w:rPr>
          <w:t>.</w:t>
        </w:r>
      </w:ins>
      <w:del w:id="349" w:author="Coggon, Amelia Charlotte" w:date="2024-12-08T14:17:00Z" w16du:dateUtc="2024-12-08T13:17:00Z">
        <w:r w:rsidRPr="00B245E7" w:rsidDel="00A37702">
          <w:rPr>
            <w:sz w:val="22"/>
            <w:szCs w:val="22"/>
          </w:rPr>
          <w:delText>.</w:delText>
        </w:r>
      </w:del>
      <w:r w:rsidR="007061CD" w:rsidRPr="00B245E7">
        <w:rPr>
          <w:sz w:val="22"/>
          <w:szCs w:val="22"/>
        </w:rPr>
        <w:t xml:space="preserve"> The remaining f</w:t>
      </w:r>
      <w:r w:rsidR="008B6D30" w:rsidRPr="00B245E7">
        <w:rPr>
          <w:sz w:val="22"/>
          <w:szCs w:val="22"/>
        </w:rPr>
        <w:t xml:space="preserve">erret post-infection monovalent antisera were </w:t>
      </w:r>
      <w:r w:rsidR="007061CD" w:rsidRPr="00B245E7">
        <w:rPr>
          <w:sz w:val="22"/>
          <w:szCs w:val="22"/>
        </w:rPr>
        <w:t xml:space="preserve">generated </w:t>
      </w:r>
      <w:r w:rsidR="008B7B3F" w:rsidRPr="00B245E7">
        <w:rPr>
          <w:sz w:val="22"/>
          <w:szCs w:val="22"/>
        </w:rPr>
        <w:t>at USDA</w:t>
      </w:r>
      <w:r w:rsidR="008B6D30" w:rsidRPr="00B245E7">
        <w:rPr>
          <w:sz w:val="22"/>
          <w:szCs w:val="22"/>
        </w:rPr>
        <w:t xml:space="preserve"> National Animal Disease </w:t>
      </w:r>
      <w:proofErr w:type="spellStart"/>
      <w:r w:rsidR="008B6D30" w:rsidRPr="00B245E7">
        <w:rPr>
          <w:sz w:val="22"/>
          <w:szCs w:val="22"/>
        </w:rPr>
        <w:t>Center</w:t>
      </w:r>
      <w:proofErr w:type="spellEnd"/>
      <w:r w:rsidR="008B6D30" w:rsidRPr="00B245E7">
        <w:rPr>
          <w:sz w:val="22"/>
          <w:szCs w:val="22"/>
        </w:rPr>
        <w:t xml:space="preserve">, Ames, </w:t>
      </w:r>
      <w:r w:rsidR="008B7B3F" w:rsidRPr="00B245E7">
        <w:rPr>
          <w:sz w:val="22"/>
          <w:szCs w:val="22"/>
        </w:rPr>
        <w:t>Iowa by</w:t>
      </w:r>
      <w:r w:rsidR="007061CD" w:rsidRPr="00B245E7">
        <w:rPr>
          <w:sz w:val="22"/>
          <w:szCs w:val="22"/>
        </w:rPr>
        <w:t xml:space="preserve"> live exposure inoculation of pathogen-free ferrets. Ferrets were exsanguinated and sera was collected 2-3 weeks post infection</w:t>
      </w:r>
      <w:ins w:id="350" w:author="Coggon, Amelia Charlotte" w:date="2024-12-14T19:57:00Z" w16du:dateUtc="2024-12-14T18:57:00Z">
        <w:r w:rsidR="00DB652B">
          <w:rPr>
            <w:sz w:val="22"/>
            <w:szCs w:val="22"/>
          </w:rPr>
          <w:t xml:space="preserve"> (Supplementary data 2)</w:t>
        </w:r>
      </w:ins>
      <w:r w:rsidR="007061CD" w:rsidRPr="00B245E7">
        <w:rPr>
          <w:sz w:val="22"/>
          <w:szCs w:val="22"/>
        </w:rPr>
        <w:t>.</w:t>
      </w:r>
    </w:p>
    <w:p w14:paraId="142C513A" w14:textId="77777777" w:rsidR="007061CD" w:rsidRPr="00B245E7" w:rsidRDefault="007061CD" w:rsidP="00B245E7">
      <w:pPr>
        <w:spacing w:line="360" w:lineRule="auto"/>
        <w:rPr>
          <w:sz w:val="22"/>
          <w:szCs w:val="22"/>
          <w:highlight w:val="yellow"/>
        </w:rPr>
      </w:pPr>
    </w:p>
    <w:p w14:paraId="3D18A427" w14:textId="6A60A0D8" w:rsidR="004F367C" w:rsidRPr="00B245E7" w:rsidRDefault="003E709B" w:rsidP="00B245E7">
      <w:pPr>
        <w:spacing w:line="360" w:lineRule="auto"/>
        <w:rPr>
          <w:b/>
          <w:sz w:val="22"/>
          <w:szCs w:val="22"/>
        </w:rPr>
      </w:pPr>
      <w:r w:rsidRPr="00B245E7">
        <w:rPr>
          <w:b/>
          <w:sz w:val="22"/>
          <w:szCs w:val="22"/>
        </w:rPr>
        <w:t>Haemagglutination inhibition assays</w:t>
      </w:r>
    </w:p>
    <w:p w14:paraId="273893F7" w14:textId="2155415D" w:rsidR="008B6D30" w:rsidRPr="00B245E7" w:rsidRDefault="008B6D30" w:rsidP="00B245E7">
      <w:pPr>
        <w:spacing w:line="360" w:lineRule="auto"/>
        <w:rPr>
          <w:sz w:val="22"/>
          <w:szCs w:val="22"/>
          <w:lang w:val="en-US"/>
        </w:rPr>
      </w:pPr>
      <w:r w:rsidRPr="00B245E7">
        <w:rPr>
          <w:sz w:val="22"/>
          <w:szCs w:val="22"/>
        </w:rPr>
        <w:t xml:space="preserve">Hemagglutination </w:t>
      </w:r>
      <w:r w:rsidR="00957D72" w:rsidRPr="00B245E7">
        <w:rPr>
          <w:sz w:val="22"/>
          <w:szCs w:val="22"/>
        </w:rPr>
        <w:t xml:space="preserve">inhibition </w:t>
      </w:r>
      <w:r w:rsidRPr="00B245E7">
        <w:rPr>
          <w:sz w:val="22"/>
          <w:szCs w:val="22"/>
        </w:rPr>
        <w:t>assays were generated according to standard methods previously described</w:t>
      </w:r>
      <w:r w:rsidR="000D1EFC"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{"citationID":"dZmeDfB6","properties":{"formattedCitation":"(Lorusso {\\i{}et al.}, 2011)","plainCitation":"(Lorusso et al., 2011)","noteIndex":0},"citationItems":[{"id":"7HjIxZio/AnO9kLgc","uris":["http://zotero.org/users/local/B2LbxeEm/items/QTNTB8GY"],"itemData":{"id":79,"type":"article-journal","abstract":"Prior to the introduction of the 2009 pandemic H1N1 virus from humans into pigs, four phylogenetic clusters (α-, β-, γ- and δ) of the haemagglutinin (HA) gene from H1 influenza viruses could be found in US swine. Information regarding the antigenic relatedness of the H1 viruses was lacking due to the dynamic and variable nature of swine lineage H1. We characterized 12 H1 isolates from 2008 by using 454 genome-sequencing technology and phylogenetic analysis of all eight gene segments and by serological cross-reactivity in the haemagglutination inhibition (HI) assay. Genetic diversity was demonstrated in all gene segments, but most notably in the HA gene. The gene segments from the 2009 pandemic H1N1 formed clusters separate from North American swine lineage viruses, suggesting progenitors of the pandemic virus were not present in US pigs immediately prior to 2009. Serological cross-reactivity paired with antigenic cartography demonstrated that the viruses in the different phylogenetic clusters are also antigenically divergent.","container-title":"The Journal of General Virology","DOI":"10.1099/vir.0.027557-0","ISSN":"0022-1317","issue":"Pt 4","journalAbbreviation":"J Gen Virol","note":"PMID: 21177926\nPMCID: PMC3133703","page":"919-930","source":"PubMed Central","title":"Genetic and antigenic characterization of H1 influenza viruses from United States swine from 2008","volume":"92","author":[{"family":"Lorusso","given":"Alessio"},{"family":"Vincent","given":"Amy L."},{"family":"Harland","given":"Michelle L."},{"family":"Alt","given":"David"},{"family":"Bayles","given":"Darrell O."},{"family":"Swenson","given":"Sabrina L."},{"family":"Gramer","given":"Marie R."},{"family":"Russell","given":"Colin A."},{"family":"Smith","given":"Derek J."},{"family":"Lager","given":"Kelly M."},{"family":"Lewis","given":"Nicola S."}],"issued":{"date-parts":[["2011",4]]}}}],"schema":"https://github.com/citation-style-language/schema/raw/master/csl-citation.json"} </w:instrText>
      </w:r>
      <w:r w:rsidRPr="00B245E7">
        <w:rPr>
          <w:sz w:val="22"/>
          <w:szCs w:val="22"/>
        </w:rPr>
        <w:fldChar w:fldCharType="separate"/>
      </w:r>
      <w:r w:rsidR="00750D5F" w:rsidRPr="00B245E7">
        <w:rPr>
          <w:sz w:val="22"/>
          <w:szCs w:val="22"/>
        </w:rPr>
        <w:t xml:space="preserve">(Lorusso </w:t>
      </w:r>
      <w:r w:rsidR="00750D5F" w:rsidRPr="00B245E7">
        <w:rPr>
          <w:i/>
          <w:iCs/>
          <w:sz w:val="22"/>
          <w:szCs w:val="22"/>
        </w:rPr>
        <w:t>et al.</w:t>
      </w:r>
      <w:r w:rsidR="00750D5F" w:rsidRPr="00B245E7">
        <w:rPr>
          <w:sz w:val="22"/>
          <w:szCs w:val="22"/>
        </w:rPr>
        <w:t>, 2011)</w:t>
      </w:r>
      <w:r w:rsidRPr="00B245E7">
        <w:rPr>
          <w:sz w:val="22"/>
          <w:szCs w:val="22"/>
        </w:rPr>
        <w:fldChar w:fldCharType="end"/>
      </w:r>
      <w:r w:rsidRPr="00B245E7">
        <w:rPr>
          <w:sz w:val="22"/>
          <w:szCs w:val="22"/>
        </w:rPr>
        <w:t xml:space="preserve">. Swine </w:t>
      </w:r>
      <w:ins w:id="351" w:author="Coggon, Amelia Charlotte" w:date="2024-12-11T17:23:00Z" w16du:dateUtc="2024-12-11T16:23:00Z">
        <w:r w:rsidR="00023310">
          <w:rPr>
            <w:sz w:val="22"/>
            <w:szCs w:val="22"/>
          </w:rPr>
          <w:t xml:space="preserve">and human </w:t>
        </w:r>
      </w:ins>
      <w:r w:rsidRPr="00B245E7">
        <w:rPr>
          <w:sz w:val="22"/>
          <w:szCs w:val="22"/>
        </w:rPr>
        <w:t>antisera were treated with receptor-destroying enzyme</w:t>
      </w:r>
      <w:r w:rsidR="00957D72" w:rsidRPr="00B245E7">
        <w:rPr>
          <w:sz w:val="22"/>
          <w:szCs w:val="22"/>
        </w:rPr>
        <w:t xml:space="preserve"> </w:t>
      </w:r>
      <w:r w:rsidR="000435CC" w:rsidRPr="00B245E7">
        <w:rPr>
          <w:sz w:val="22"/>
          <w:szCs w:val="22"/>
        </w:rPr>
        <w:t>(</w:t>
      </w:r>
      <w:r w:rsidRPr="00B245E7">
        <w:rPr>
          <w:sz w:val="22"/>
          <w:szCs w:val="22"/>
        </w:rPr>
        <w:t>RDE) and heat inactivated at 56</w:t>
      </w:r>
      <w:r w:rsidRPr="00B245E7">
        <w:rPr>
          <w:sz w:val="22"/>
          <w:szCs w:val="22"/>
          <w:lang w:val="en-US"/>
        </w:rPr>
        <w:t xml:space="preserve">°C for 30min and adsorbed with 50% </w:t>
      </w:r>
      <w:r w:rsidR="008B7B3F" w:rsidRPr="00B245E7">
        <w:rPr>
          <w:sz w:val="22"/>
          <w:szCs w:val="22"/>
          <w:lang w:val="en-US"/>
        </w:rPr>
        <w:t xml:space="preserve">turkey </w:t>
      </w:r>
      <w:commentRangeStart w:id="352"/>
      <w:commentRangeEnd w:id="352"/>
      <w:r w:rsidR="005B63F9" w:rsidRPr="00B245E7">
        <w:rPr>
          <w:rStyle w:val="CommentReference"/>
          <w:rFonts w:eastAsiaTheme="minorHAnsi"/>
          <w:sz w:val="22"/>
          <w:szCs w:val="22"/>
          <w:lang w:eastAsia="en-US"/>
        </w:rPr>
        <w:commentReference w:id="352"/>
      </w:r>
      <w:r w:rsidRPr="00B245E7">
        <w:rPr>
          <w:sz w:val="22"/>
          <w:szCs w:val="22"/>
          <w:lang w:val="en-US"/>
        </w:rPr>
        <w:t>red blood cells</w:t>
      </w:r>
      <w:ins w:id="353" w:author="SIMON Gaelle" w:date="2024-11-29T17:27:00Z">
        <w:r w:rsidRPr="00B245E7">
          <w:rPr>
            <w:sz w:val="22"/>
            <w:szCs w:val="22"/>
            <w:lang w:val="en-US"/>
          </w:rPr>
          <w:t xml:space="preserve"> </w:t>
        </w:r>
        <w:r w:rsidR="00963BD2">
          <w:rPr>
            <w:sz w:val="22"/>
            <w:szCs w:val="22"/>
            <w:lang w:val="en-US"/>
          </w:rPr>
          <w:t>(RBC)</w:t>
        </w:r>
      </w:ins>
      <w:ins w:id="354" w:author="SIMON Gaelle" w:date="2024-12-08T13:34:00Z" w16du:dateUtc="2024-12-08T12:34:00Z">
        <w:r w:rsidRPr="00B245E7">
          <w:rPr>
            <w:sz w:val="22"/>
            <w:szCs w:val="22"/>
            <w:lang w:val="en-US"/>
          </w:rPr>
          <w:t xml:space="preserve"> </w:t>
        </w:r>
      </w:ins>
      <w:r w:rsidRPr="00B245E7">
        <w:rPr>
          <w:sz w:val="22"/>
          <w:szCs w:val="22"/>
          <w:lang w:val="en-US"/>
        </w:rPr>
        <w:t xml:space="preserve">to remove nonspecific inhibitors of haemagglutinin. </w:t>
      </w:r>
      <w:commentRangeStart w:id="355"/>
      <w:ins w:id="356" w:author="Coggon, Amelia Charlotte" w:date="2024-12-11T17:23:00Z" w16du:dateUtc="2024-12-11T16:23:00Z">
        <w:r w:rsidR="00023310">
          <w:rPr>
            <w:sz w:val="22"/>
            <w:szCs w:val="22"/>
            <w:lang w:val="en-US"/>
          </w:rPr>
          <w:t xml:space="preserve">Ferret antisera were heat inactivated </w:t>
        </w:r>
        <w:r w:rsidR="00023310" w:rsidRPr="00B245E7">
          <w:rPr>
            <w:sz w:val="22"/>
            <w:szCs w:val="22"/>
          </w:rPr>
          <w:t>at 56</w:t>
        </w:r>
        <w:r w:rsidR="00023310" w:rsidRPr="00B245E7">
          <w:rPr>
            <w:sz w:val="22"/>
            <w:szCs w:val="22"/>
            <w:lang w:val="en-US"/>
          </w:rPr>
          <w:t>°C for 30min</w:t>
        </w:r>
        <w:r w:rsidR="00023310">
          <w:rPr>
            <w:sz w:val="22"/>
            <w:szCs w:val="22"/>
            <w:lang w:val="en-US"/>
          </w:rPr>
          <w:t>,</w:t>
        </w:r>
        <w:r w:rsidR="00023310" w:rsidRPr="00B245E7">
          <w:rPr>
            <w:sz w:val="22"/>
            <w:szCs w:val="22"/>
            <w:lang w:val="en-US"/>
          </w:rPr>
          <w:t xml:space="preserve"> </w:t>
        </w:r>
        <w:r w:rsidR="00023310">
          <w:rPr>
            <w:sz w:val="22"/>
            <w:szCs w:val="22"/>
            <w:lang w:val="en-US"/>
          </w:rPr>
          <w:t xml:space="preserve">treated with 20% kaolin, </w:t>
        </w:r>
        <w:r w:rsidR="00023310" w:rsidRPr="00B245E7">
          <w:rPr>
            <w:sz w:val="22"/>
            <w:szCs w:val="22"/>
            <w:lang w:val="en-US"/>
          </w:rPr>
          <w:t xml:space="preserve">and adsorbed with </w:t>
        </w:r>
        <w:r w:rsidR="00023310">
          <w:rPr>
            <w:sz w:val="22"/>
            <w:szCs w:val="22"/>
            <w:lang w:val="en-US"/>
          </w:rPr>
          <w:t>0.75% guinea pig</w:t>
        </w:r>
        <w:r w:rsidR="00023310" w:rsidRPr="00B245E7">
          <w:rPr>
            <w:sz w:val="22"/>
            <w:szCs w:val="22"/>
            <w:lang w:val="en-US"/>
          </w:rPr>
          <w:t xml:space="preserve"> </w:t>
        </w:r>
        <w:commentRangeStart w:id="357"/>
        <w:commentRangeEnd w:id="357"/>
        <w:r w:rsidR="00023310" w:rsidRPr="00B245E7">
          <w:rPr>
            <w:rStyle w:val="CommentReference"/>
            <w:rFonts w:eastAsiaTheme="minorHAnsi"/>
            <w:sz w:val="22"/>
            <w:szCs w:val="22"/>
            <w:lang w:eastAsia="en-US"/>
          </w:rPr>
          <w:commentReference w:id="357"/>
        </w:r>
        <w:r w:rsidR="00023310" w:rsidRPr="00B245E7">
          <w:rPr>
            <w:sz w:val="22"/>
            <w:szCs w:val="22"/>
            <w:lang w:val="en-US"/>
          </w:rPr>
          <w:t>red blood cells to remove nonspecific inhibitors of haemagglutinin</w:t>
        </w:r>
        <w:r w:rsidR="00023310">
          <w:rPr>
            <w:sz w:val="22"/>
            <w:szCs w:val="22"/>
            <w:lang w:val="en-US"/>
          </w:rPr>
          <w:t>.</w:t>
        </w:r>
        <w:commentRangeEnd w:id="355"/>
        <w:r w:rsidR="00023310">
          <w:rPr>
            <w:rStyle w:val="CommentReference"/>
            <w:rFonts w:asciiTheme="minorHAnsi" w:eastAsiaTheme="minorHAnsi" w:hAnsiTheme="minorHAnsi" w:cstheme="minorBidi"/>
            <w:lang w:eastAsia="en-US"/>
          </w:rPr>
          <w:commentReference w:id="355"/>
        </w:r>
        <w:r w:rsidR="00023310" w:rsidRPr="00B245E7">
          <w:rPr>
            <w:sz w:val="22"/>
            <w:szCs w:val="22"/>
            <w:lang w:val="en-US"/>
          </w:rPr>
          <w:t xml:space="preserve"> </w:t>
        </w:r>
      </w:ins>
      <w:r w:rsidRPr="00B245E7">
        <w:rPr>
          <w:sz w:val="22"/>
          <w:szCs w:val="22"/>
          <w:lang w:val="en-US"/>
        </w:rPr>
        <w:t xml:space="preserve">Serial 2-fold dilutions starting at 1:10 were tested for their ability to inhibit the agglutination of 0.5% </w:t>
      </w:r>
      <w:commentRangeStart w:id="358"/>
      <w:del w:id="359" w:author="Coggon, Amelia Charlotte" w:date="2024-12-11T17:24:00Z" w16du:dateUtc="2024-12-11T16:24:00Z">
        <w:r w:rsidRPr="00B245E7" w:rsidDel="00023310">
          <w:rPr>
            <w:sz w:val="22"/>
            <w:szCs w:val="22"/>
            <w:lang w:val="en-US"/>
          </w:rPr>
          <w:delText xml:space="preserve">chicken </w:delText>
        </w:r>
      </w:del>
      <w:ins w:id="360" w:author="Coggon, Amelia Charlotte" w:date="2024-12-11T17:24:00Z" w16du:dateUtc="2024-12-11T16:24:00Z">
        <w:r w:rsidR="00023310">
          <w:rPr>
            <w:sz w:val="22"/>
            <w:szCs w:val="22"/>
            <w:lang w:val="en-US"/>
          </w:rPr>
          <w:t>turkey</w:t>
        </w:r>
        <w:r w:rsidR="00023310" w:rsidRPr="00B245E7">
          <w:rPr>
            <w:sz w:val="22"/>
            <w:szCs w:val="22"/>
            <w:lang w:val="en-US"/>
          </w:rPr>
          <w:t xml:space="preserve"> </w:t>
        </w:r>
      </w:ins>
      <w:ins w:id="361" w:author="SIMON Gaelle" w:date="2024-11-29T17:27:00Z">
        <w:r w:rsidR="00963BD2">
          <w:rPr>
            <w:sz w:val="22"/>
            <w:szCs w:val="22"/>
            <w:lang w:val="en-US"/>
          </w:rPr>
          <w:t>RBC</w:t>
        </w:r>
      </w:ins>
      <w:del w:id="362" w:author="SIMON Gaelle" w:date="2024-11-29T17:27:00Z">
        <w:r w:rsidRPr="00B245E7">
          <w:rPr>
            <w:sz w:val="22"/>
            <w:szCs w:val="22"/>
            <w:lang w:val="en-US"/>
          </w:rPr>
          <w:delText xml:space="preserve">red blood </w:delText>
        </w:r>
      </w:del>
      <w:commentRangeEnd w:id="358"/>
      <w:r w:rsidR="00963BD2">
        <w:rPr>
          <w:rStyle w:val="CommentReference"/>
          <w:rFonts w:asciiTheme="minorHAnsi" w:eastAsiaTheme="minorHAnsi" w:hAnsiTheme="minorHAnsi" w:cstheme="minorBidi"/>
          <w:lang w:eastAsia="en-US"/>
        </w:rPr>
        <w:commentReference w:id="358"/>
      </w:r>
      <w:del w:id="363" w:author="SIMON Gaelle" w:date="2024-11-29T17:27:00Z">
        <w:r w:rsidRPr="00B245E7">
          <w:rPr>
            <w:sz w:val="22"/>
            <w:szCs w:val="22"/>
            <w:lang w:val="en-US"/>
          </w:rPr>
          <w:delText>cells</w:delText>
        </w:r>
      </w:del>
      <w:r w:rsidRPr="00B245E7">
        <w:rPr>
          <w:sz w:val="22"/>
          <w:szCs w:val="22"/>
          <w:lang w:val="en-US"/>
        </w:rPr>
        <w:t xml:space="preserve"> with 4</w:t>
      </w:r>
      <w:ins w:id="364" w:author="Coggon, Amelia Charlotte" w:date="2024-12-11T17:24:00Z" w16du:dateUtc="2024-12-11T16:24:00Z">
        <w:r w:rsidR="00023310">
          <w:rPr>
            <w:sz w:val="22"/>
            <w:szCs w:val="22"/>
            <w:lang w:val="en-US"/>
          </w:rPr>
          <w:t>-8</w:t>
        </w:r>
      </w:ins>
      <w:r w:rsidRPr="00B245E7">
        <w:rPr>
          <w:sz w:val="22"/>
          <w:szCs w:val="22"/>
          <w:lang w:val="en-US"/>
        </w:rPr>
        <w:t xml:space="preserve"> </w:t>
      </w:r>
      <w:ins w:id="365" w:author="Coggon, Amelia Charlotte" w:date="2024-12-11T17:24:00Z" w16du:dateUtc="2024-12-11T16:24:00Z">
        <w:r w:rsidR="00023310" w:rsidRPr="00B245E7">
          <w:rPr>
            <w:sz w:val="22"/>
            <w:szCs w:val="22"/>
            <w:lang w:val="en-US"/>
          </w:rPr>
          <w:t xml:space="preserve">hemagglutinating </w:t>
        </w:r>
      </w:ins>
      <w:del w:id="366" w:author="Coggon, Amelia Charlotte" w:date="2024-12-11T17:24:00Z" w16du:dateUtc="2024-12-11T16:24:00Z">
        <w:r w:rsidRPr="00B245E7" w:rsidDel="00023310">
          <w:rPr>
            <w:sz w:val="22"/>
            <w:szCs w:val="22"/>
            <w:lang w:val="en-US"/>
          </w:rPr>
          <w:delText xml:space="preserve">haemagglutinating </w:delText>
        </w:r>
      </w:del>
      <w:r w:rsidRPr="00B245E7">
        <w:rPr>
          <w:sz w:val="22"/>
          <w:szCs w:val="22"/>
          <w:lang w:val="en-US"/>
        </w:rPr>
        <w:t xml:space="preserve">units of virus. </w:t>
      </w:r>
      <w:commentRangeStart w:id="367"/>
      <w:r w:rsidRPr="00B245E7">
        <w:rPr>
          <w:sz w:val="22"/>
          <w:szCs w:val="22"/>
          <w:lang w:val="en-US"/>
        </w:rPr>
        <w:t xml:space="preserve">HI assays </w:t>
      </w:r>
      <w:ins w:id="368" w:author="Coggon, Amelia Charlotte" w:date="2024-12-11T17:24:00Z" w16du:dateUtc="2024-12-11T16:24:00Z">
        <w:r w:rsidR="00023310">
          <w:rPr>
            <w:sz w:val="22"/>
            <w:szCs w:val="22"/>
            <w:lang w:val="en-US"/>
          </w:rPr>
          <w:t xml:space="preserve">were </w:t>
        </w:r>
      </w:ins>
      <w:r w:rsidRPr="00B245E7">
        <w:rPr>
          <w:sz w:val="22"/>
          <w:szCs w:val="22"/>
          <w:lang w:val="en-US"/>
        </w:rPr>
        <w:t>performed</w:t>
      </w:r>
      <w:ins w:id="369" w:author="Coggon, Amelia Charlotte" w:date="2024-12-11T17:27:00Z" w16du:dateUtc="2024-12-11T16:27:00Z">
        <w:r w:rsidR="00023310">
          <w:rPr>
            <w:sz w:val="22"/>
            <w:szCs w:val="22"/>
            <w:lang w:val="en-US"/>
          </w:rPr>
          <w:t xml:space="preserve"> according to </w:t>
        </w:r>
      </w:ins>
      <w:ins w:id="370" w:author="Coggon, Amelia Charlotte" w:date="2024-12-11T17:28:00Z" w16du:dateUtc="2024-12-11T16:28:00Z">
        <w:r w:rsidR="00023310">
          <w:rPr>
            <w:sz w:val="22"/>
            <w:szCs w:val="22"/>
            <w:lang w:val="en-US"/>
          </w:rPr>
          <w:t xml:space="preserve">standard techniques </w:t>
        </w:r>
        <w:r w:rsidR="00023310" w:rsidRPr="00023310">
          <w:rPr>
            <w:sz w:val="22"/>
            <w:szCs w:val="22"/>
            <w:lang w:val="en-US"/>
          </w:rPr>
          <w:t>as described in the World Organization for</w:t>
        </w:r>
        <w:r w:rsidR="00023310">
          <w:rPr>
            <w:sz w:val="22"/>
            <w:szCs w:val="22"/>
            <w:lang w:val="en-US"/>
          </w:rPr>
          <w:t xml:space="preserve"> </w:t>
        </w:r>
        <w:r w:rsidR="00023310" w:rsidRPr="00023310">
          <w:rPr>
            <w:sz w:val="22"/>
            <w:szCs w:val="22"/>
            <w:lang w:val="en-US"/>
          </w:rPr>
          <w:t>Animal Health manual of diagnostic tests</w:t>
        </w:r>
        <w:r w:rsidR="00023310">
          <w:rPr>
            <w:sz w:val="22"/>
            <w:szCs w:val="22"/>
            <w:lang w:val="en-US"/>
          </w:rPr>
          <w:t xml:space="preserve"> </w:t>
        </w:r>
      </w:ins>
      <w:del w:id="371" w:author="Coggon, Amelia Charlotte" w:date="2024-12-11T17:28:00Z" w16du:dateUtc="2024-12-11T16:28:00Z">
        <w:r w:rsidRPr="00B245E7" w:rsidDel="00023310">
          <w:rPr>
            <w:sz w:val="22"/>
            <w:szCs w:val="22"/>
            <w:lang w:val="en-US"/>
          </w:rPr>
          <w:delText xml:space="preserve"> </w:delText>
        </w:r>
      </w:del>
      <w:r w:rsidRPr="00B245E7">
        <w:rPr>
          <w:sz w:val="22"/>
          <w:szCs w:val="22"/>
          <w:lang w:val="en-US"/>
        </w:rPr>
        <w:t>using ferret and human antisera</w:t>
      </w:r>
      <w:ins w:id="372" w:author="Coggon, Amelia Charlotte" w:date="2024-12-11T17:28:00Z" w16du:dateUtc="2024-12-11T16:28:00Z">
        <w:r w:rsidR="00023310">
          <w:rPr>
            <w:sz w:val="22"/>
            <w:szCs w:val="22"/>
            <w:lang w:val="en-US"/>
          </w:rPr>
          <w:t xml:space="preserve"> with </w:t>
        </w:r>
      </w:ins>
      <w:del w:id="373" w:author="Coggon, Amelia Charlotte" w:date="2024-12-11T17:28:00Z" w16du:dateUtc="2024-12-11T16:28:00Z">
        <w:r w:rsidRPr="00B245E7" w:rsidDel="00023310">
          <w:rPr>
            <w:sz w:val="22"/>
            <w:szCs w:val="22"/>
            <w:lang w:val="en-US"/>
          </w:rPr>
          <w:delText xml:space="preserve"> used </w:delText>
        </w:r>
      </w:del>
      <w:r w:rsidRPr="00B245E7">
        <w:rPr>
          <w:sz w:val="22"/>
          <w:szCs w:val="22"/>
          <w:lang w:val="en-US"/>
        </w:rPr>
        <w:t xml:space="preserve">guinea pig </w:t>
      </w:r>
      <w:ins w:id="374" w:author="SIMON Gaelle" w:date="2024-11-29T17:27:00Z">
        <w:r w:rsidR="00963BD2">
          <w:rPr>
            <w:sz w:val="22"/>
            <w:szCs w:val="22"/>
            <w:lang w:val="en-US"/>
          </w:rPr>
          <w:t>RBC</w:t>
        </w:r>
      </w:ins>
      <w:del w:id="375" w:author="SIMON Gaelle" w:date="2024-11-29T17:27:00Z">
        <w:r w:rsidRPr="00B245E7">
          <w:rPr>
            <w:sz w:val="22"/>
            <w:szCs w:val="22"/>
            <w:lang w:val="en-US"/>
          </w:rPr>
          <w:delText>red blood cells</w:delText>
        </w:r>
      </w:del>
      <w:r w:rsidRPr="00B245E7">
        <w:rPr>
          <w:sz w:val="22"/>
          <w:szCs w:val="22"/>
          <w:lang w:val="en-US"/>
        </w:rPr>
        <w:t xml:space="preserve"> and turkey RBC respectively to measure hemagglutination </w:t>
      </w:r>
      <w:commentRangeStart w:id="376"/>
      <w:r w:rsidRPr="00B245E7">
        <w:rPr>
          <w:sz w:val="22"/>
          <w:szCs w:val="22"/>
          <w:lang w:val="en-US"/>
        </w:rPr>
        <w:t>in the presence of 20nM of oseltamivir carboxylate</w:t>
      </w:r>
      <w:ins w:id="377" w:author="Coggon, Amelia Charlotte" w:date="2024-12-11T17:44:00Z" w16du:dateUtc="2024-12-11T16:44:00Z">
        <w:r w:rsidR="001322BD">
          <w:rPr>
            <w:sz w:val="22"/>
            <w:szCs w:val="22"/>
            <w:lang w:val="en-US"/>
          </w:rPr>
          <w:t xml:space="preserve"> as described in Anderson </w:t>
        </w:r>
        <w:r w:rsidR="001322BD">
          <w:rPr>
            <w:i/>
            <w:iCs/>
            <w:sz w:val="22"/>
            <w:szCs w:val="22"/>
            <w:lang w:val="en-US"/>
          </w:rPr>
          <w:t xml:space="preserve">et al., </w:t>
        </w:r>
        <w:r w:rsidR="001322BD">
          <w:rPr>
            <w:sz w:val="22"/>
            <w:szCs w:val="22"/>
            <w:lang w:val="en-US"/>
          </w:rPr>
          <w:t>(2020)</w:t>
        </w:r>
      </w:ins>
      <w:r w:rsidRPr="00B245E7">
        <w:rPr>
          <w:sz w:val="22"/>
          <w:szCs w:val="22"/>
          <w:lang w:val="en-US"/>
        </w:rPr>
        <w:t xml:space="preserve">. </w:t>
      </w:r>
      <w:commentRangeEnd w:id="367"/>
      <w:r w:rsidR="00512A25">
        <w:rPr>
          <w:rStyle w:val="CommentReference"/>
          <w:rFonts w:asciiTheme="minorHAnsi" w:eastAsiaTheme="minorHAnsi" w:hAnsiTheme="minorHAnsi" w:cstheme="minorBidi"/>
          <w:lang w:eastAsia="en-US"/>
        </w:rPr>
        <w:commentReference w:id="367"/>
      </w:r>
      <w:commentRangeEnd w:id="376"/>
      <w:r w:rsidR="00C64865">
        <w:rPr>
          <w:rStyle w:val="CommentReference"/>
          <w:rFonts w:asciiTheme="minorHAnsi" w:eastAsiaTheme="minorHAnsi" w:hAnsiTheme="minorHAnsi" w:cstheme="minorBidi"/>
          <w:lang w:eastAsia="en-US"/>
        </w:rPr>
        <w:commentReference w:id="376"/>
      </w:r>
    </w:p>
    <w:p w14:paraId="207666DA" w14:textId="31D12B40" w:rsidR="00962588" w:rsidRPr="00B245E7" w:rsidRDefault="00962588" w:rsidP="00B245E7">
      <w:pPr>
        <w:spacing w:line="360" w:lineRule="auto"/>
        <w:rPr>
          <w:sz w:val="22"/>
          <w:szCs w:val="22"/>
        </w:rPr>
      </w:pPr>
    </w:p>
    <w:p w14:paraId="3F28D047" w14:textId="408B9452" w:rsidR="007E4EE7" w:rsidRPr="00B245E7" w:rsidRDefault="00477B00" w:rsidP="00B245E7">
      <w:pPr>
        <w:spacing w:line="360" w:lineRule="auto"/>
        <w:rPr>
          <w:b/>
          <w:sz w:val="22"/>
          <w:szCs w:val="22"/>
        </w:rPr>
      </w:pPr>
      <w:r w:rsidRPr="00B245E7">
        <w:rPr>
          <w:b/>
          <w:sz w:val="22"/>
          <w:szCs w:val="22"/>
        </w:rPr>
        <w:t xml:space="preserve">Antigenic </w:t>
      </w:r>
      <w:ins w:id="378" w:author="SIMON Gaelle" w:date="2024-11-29T17:27:00Z">
        <w:r w:rsidR="00963BD2">
          <w:rPr>
            <w:b/>
            <w:sz w:val="22"/>
            <w:szCs w:val="22"/>
          </w:rPr>
          <w:t>c</w:t>
        </w:r>
      </w:ins>
      <w:del w:id="379" w:author="SIMON Gaelle" w:date="2024-11-29T17:27:00Z">
        <w:r w:rsidRPr="00B245E7">
          <w:rPr>
            <w:b/>
            <w:sz w:val="22"/>
            <w:szCs w:val="22"/>
          </w:rPr>
          <w:delText>C</w:delText>
        </w:r>
      </w:del>
      <w:r w:rsidRPr="00B245E7">
        <w:rPr>
          <w:b/>
          <w:sz w:val="22"/>
          <w:szCs w:val="22"/>
        </w:rPr>
        <w:t>artography</w:t>
      </w:r>
      <w:r w:rsidR="00D81355" w:rsidRPr="00B245E7">
        <w:rPr>
          <w:b/>
          <w:sz w:val="22"/>
          <w:szCs w:val="22"/>
        </w:rPr>
        <w:t>, vaccination assessment</w:t>
      </w:r>
      <w:r w:rsidRPr="00B245E7">
        <w:rPr>
          <w:b/>
          <w:sz w:val="22"/>
          <w:szCs w:val="22"/>
        </w:rPr>
        <w:t xml:space="preserve"> and </w:t>
      </w:r>
      <w:ins w:id="380" w:author="SIMON Gaelle" w:date="2024-11-29T17:27:00Z">
        <w:r w:rsidR="00963BD2">
          <w:rPr>
            <w:b/>
            <w:sz w:val="22"/>
            <w:szCs w:val="22"/>
          </w:rPr>
          <w:t>a</w:t>
        </w:r>
      </w:ins>
      <w:del w:id="381" w:author="SIMON Gaelle" w:date="2024-11-29T17:27:00Z">
        <w:r w:rsidR="007E4EE7" w:rsidRPr="00B245E7" w:rsidDel="00963BD2">
          <w:rPr>
            <w:b/>
            <w:sz w:val="22"/>
            <w:szCs w:val="22"/>
          </w:rPr>
          <w:delText>A</w:delText>
        </w:r>
      </w:del>
      <w:ins w:id="382" w:author="SIMON Gaelle" w:date="2024-12-08T13:34:00Z" w16du:dateUtc="2024-12-08T12:34:00Z">
        <w:r w:rsidR="007E4EE7" w:rsidRPr="00B245E7">
          <w:rPr>
            <w:b/>
            <w:sz w:val="22"/>
            <w:szCs w:val="22"/>
          </w:rPr>
          <w:t xml:space="preserve">ntibody </w:t>
        </w:r>
      </w:ins>
      <w:ins w:id="383" w:author="SIMON Gaelle" w:date="2024-11-29T17:27:00Z">
        <w:r w:rsidR="00963BD2">
          <w:rPr>
            <w:b/>
            <w:sz w:val="22"/>
            <w:szCs w:val="22"/>
          </w:rPr>
          <w:t>l</w:t>
        </w:r>
      </w:ins>
      <w:del w:id="384" w:author="SIMON Gaelle" w:date="2024-12-08T13:34:00Z" w16du:dateUtc="2024-12-08T12:34:00Z">
        <w:r w:rsidR="007E4EE7" w:rsidRPr="00B245E7">
          <w:rPr>
            <w:b/>
            <w:sz w:val="22"/>
            <w:szCs w:val="22"/>
          </w:rPr>
          <w:delText xml:space="preserve">Antibody </w:delText>
        </w:r>
      </w:del>
      <w:del w:id="385" w:author="SIMON Gaelle" w:date="2024-11-29T17:27:00Z">
        <w:r w:rsidR="007E4EE7" w:rsidRPr="00B245E7">
          <w:rPr>
            <w:b/>
            <w:sz w:val="22"/>
            <w:szCs w:val="22"/>
          </w:rPr>
          <w:delText>L</w:delText>
        </w:r>
      </w:del>
      <w:r w:rsidR="007E4EE7" w:rsidRPr="00B245E7">
        <w:rPr>
          <w:b/>
          <w:sz w:val="22"/>
          <w:szCs w:val="22"/>
        </w:rPr>
        <w:t>andscaping</w:t>
      </w:r>
    </w:p>
    <w:p w14:paraId="674BC582" w14:textId="65A75AE8" w:rsidR="007077BA" w:rsidRPr="00B245E7" w:rsidRDefault="00212760" w:rsidP="00B245E7">
      <w:pPr>
        <w:spacing w:line="360" w:lineRule="auto"/>
        <w:rPr>
          <w:sz w:val="22"/>
          <w:szCs w:val="22"/>
        </w:rPr>
      </w:pPr>
      <w:r w:rsidRPr="00B245E7">
        <w:rPr>
          <w:sz w:val="22"/>
          <w:szCs w:val="22"/>
        </w:rPr>
        <w:t>Antigenic car</w:t>
      </w:r>
      <w:r w:rsidR="001A7F8E" w:rsidRPr="00B245E7">
        <w:rPr>
          <w:sz w:val="22"/>
          <w:szCs w:val="22"/>
        </w:rPr>
        <w:t>t</w:t>
      </w:r>
      <w:r w:rsidRPr="00B245E7">
        <w:rPr>
          <w:sz w:val="22"/>
          <w:szCs w:val="22"/>
        </w:rPr>
        <w:t xml:space="preserve">ography was performed using </w:t>
      </w:r>
      <w:r w:rsidR="00F860D8" w:rsidRPr="00B245E7">
        <w:rPr>
          <w:sz w:val="22"/>
          <w:szCs w:val="22"/>
        </w:rPr>
        <w:t xml:space="preserve">HI assay </w:t>
      </w:r>
      <w:r w:rsidRPr="00B245E7">
        <w:rPr>
          <w:sz w:val="22"/>
          <w:szCs w:val="22"/>
        </w:rPr>
        <w:t xml:space="preserve">data </w:t>
      </w:r>
      <w:r w:rsidR="00F860D8" w:rsidRPr="00B245E7">
        <w:rPr>
          <w:sz w:val="22"/>
          <w:szCs w:val="22"/>
        </w:rPr>
        <w:t xml:space="preserve">with both swine and ferret antisera </w:t>
      </w:r>
      <w:r w:rsidRPr="00B245E7">
        <w:rPr>
          <w:sz w:val="22"/>
          <w:szCs w:val="22"/>
        </w:rPr>
        <w:t>to generate 2</w:t>
      </w:r>
      <w:r w:rsidR="00D81355" w:rsidRPr="00B245E7">
        <w:rPr>
          <w:sz w:val="22"/>
          <w:szCs w:val="22"/>
        </w:rPr>
        <w:t xml:space="preserve"> </w:t>
      </w:r>
      <w:r w:rsidRPr="00B245E7">
        <w:rPr>
          <w:sz w:val="22"/>
          <w:szCs w:val="22"/>
        </w:rPr>
        <w:t>and 3-dimensional</w:t>
      </w:r>
      <w:r w:rsidR="00874BA7" w:rsidRPr="00B245E7">
        <w:rPr>
          <w:sz w:val="22"/>
          <w:szCs w:val="22"/>
        </w:rPr>
        <w:t xml:space="preserve"> </w:t>
      </w:r>
      <w:r w:rsidR="000435CC" w:rsidRPr="00B245E7">
        <w:rPr>
          <w:sz w:val="22"/>
          <w:szCs w:val="22"/>
        </w:rPr>
        <w:t>(</w:t>
      </w:r>
      <w:r w:rsidRPr="00B245E7">
        <w:rPr>
          <w:sz w:val="22"/>
          <w:szCs w:val="22"/>
        </w:rPr>
        <w:t>2D and 3D) antigenic maps</w:t>
      </w:r>
      <w:r w:rsidR="00D81355" w:rsidRPr="00B245E7">
        <w:rPr>
          <w:sz w:val="22"/>
          <w:szCs w:val="22"/>
        </w:rPr>
        <w:t xml:space="preserve"> </w:t>
      </w:r>
      <w:r w:rsidR="000435CC" w:rsidRPr="00B245E7">
        <w:rPr>
          <w:sz w:val="22"/>
          <w:szCs w:val="22"/>
        </w:rPr>
        <w:t>(</w:t>
      </w:r>
      <w:r w:rsidR="00487155" w:rsidRPr="00B245E7">
        <w:rPr>
          <w:sz w:val="22"/>
          <w:szCs w:val="22"/>
        </w:rPr>
        <w:t>one using ferret and one using swine antisera)</w:t>
      </w:r>
      <w:r w:rsidRPr="00B245E7">
        <w:rPr>
          <w:sz w:val="22"/>
          <w:szCs w:val="22"/>
        </w:rPr>
        <w:t xml:space="preserve"> to visualise and quantify the antigenic inter-relationships between the H1 influenza A strains as previously described</w:t>
      </w:r>
      <w:r w:rsidR="000D1EFC" w:rsidRPr="00B245E7">
        <w:rPr>
          <w:sz w:val="22"/>
          <w:szCs w:val="22"/>
        </w:rPr>
        <w:t xml:space="preserve"> </w:t>
      </w:r>
      <w:r w:rsidRPr="00B245E7">
        <w:rPr>
          <w:sz w:val="22"/>
          <w:szCs w:val="22"/>
        </w:rPr>
        <w:fldChar w:fldCharType="begin"/>
      </w:r>
      <w:r w:rsidR="007135D9">
        <w:rPr>
          <w:sz w:val="22"/>
          <w:szCs w:val="22"/>
        </w:rPr>
        <w:instrText xml:space="preserve"> ADDIN ZOTERO_ITEM CSL_CITATION {"citationID":"qxmtEL7R","properties":{"formattedCitation":"(Smith {\\i{}et al.}, 2004; Lewis {\\i{}et al.}, 2014)","plainCitation":"(Smith et al., 2004; Lewis et al., 2014)","noteIndex":0},"citationItems":[{"id":"7HjIxZio/hJbNiC2q","uris":["http://zotero.org/users/local/B2LbxeEm/items/DTLS5IDM"],"itemData":{"id":86,"type":"article-journal","abstract":"Swine influenza A virus is an endemic and economically important pathogen in pigs, with the potential to infect other host species. The hemagglutinin (HA) protein is the primary target of protective immune responses and the major component in swine influenza A vaccines. However, as a result of antigenic drift, vaccine strains must be regularly updated to reflect currently circulating strains. Characterizing the cross-reactivity between strains in pigs and seasonal influenza virus strains in humans is also important in assessing the relative risk of interspecies transmission of viruses from one host population to the other. Hemagglutination inhibition (HI) assay data for swine and human H3N2 viruses were used with antigenic cartography to quantify the antigenic differences among H3N2 viruses isolated from pigs in the United States from 1998 to 2013 and the relative cross-reactivity between these viruses and current human seasonal influenza A virus strains. Two primary antigenic clusters were found circulating in the pig population, but with enough diversity within and between the clusters to suggest updates in vaccine strains are needed. We identified single amino acid substitutions that are likely responsible for antigenic differences between the two primary antigenic clusters and between each antigenic cluster and outliers. The antigenic distance between current seasonal influenza virus H3 strains in humans and those endemic in swine suggests that population immunity may not prevent the introduction of human viruses into pigs, and possibly vice versa, reinforcing the need to monitor and prepare for potential incursions.\nIMPORTANCE Influenza A virus (IAV) is an important pathogen in pigs and humans. The hemagglutinin (HA) protein is the primary target of protective immune responses and the major target of vaccines. However, vaccine strains must be updated to reflect current strains. Characterizing the differences between seasonal IAV in humans and swine IAV is important in assessing the relative risk of interspecies transmission of viruses. We found two primary antigenic clusters of H3N2 in the U.S. pig population, with enough diversity to suggest updates in swine vaccine strains are needed. We identified changes in the HA protein that are likely responsible for these differences and that may be useful in predicting when vaccines need to be updated. The difference between human H3N2 viruses and those in swine is enough that population immunity is unlikely to prevent new introductions of human IAV into pigs or vice versa, reinforcing the need to monitor and prepare for potential introductions.","container-title":"Journal of Virology","DOI":"10.1128/JVI.03805-13","ISSN":"0022-538X, 1098-5514","issue":"9","language":"en","note":"publisher: American Society for Microbiology Journals\nsection: Genetic Diversity and Evolution\nPMID: 24522915","page":"4752-4763","source":"jvi.asm.org","title":"Substitutions near the Hemagglutinin Receptor-Binding Site Determine the Antigenic Evolution of Influenza A H3N2 Viruses in U.S. Swine","volume":"88","author":[{"family":"Lewis","given":"Nicola S."},{"family":"Anderson","given":"Tavis K."},{"family":"Kitikoon","given":"Pravina"},{"family":"Skepner","given":"Eugene"},{"family":"Burke","given":"David F."},{"family":"Vincent","given":"Amy L."}],"issued":{"date-parts":[["2014",5,1]]}}},{"id":"7HjIxZio/S2NpRjua","uris":["http://zotero.org/users/local/B2LbxeEm/items/GSMTG85S"],"itemData":{"id":82,"type":"article-journal","abstract":"The antigenic evolution of influenza A (H3N2) virus was quantified and visualized from its introduction into humans in 1968 to 2003. Although there was remarkable correspondence between antigenic and genetic evolution, significant differences were observed: Antigenic evolution was more punctuated than genetic evolution, and genetic change sometimes had a disproportionately large antigenic effect. The method readily allows monitoring of antigenic differences among vaccine and circulating strains and thus estimation of the effects of vaccination. Further, this approach offers a route to predicting the relative success of emerging strains, which could be achieved by quantifying the combined effects of population level immune escape and viral fitness on strain evolution.\nThe genome of a subtype of influenza has evolved smoothly since 1968, whereas its antigenic activity changed in spurts; modeling of this relationship may assist design of future vaccines.\nThe genome of a subtype of influenza has evolved smoothly since 1968, whereas its antigenic activity changed in spurts; modeling of this relationship may assist design of future vaccines.","container-title":"Science","DOI":"10.1126/science.1097211","ISSN":"0036-8075, 1095-9203","issue":"5682","language":"en","note":"publisher: American Association for the Advancement of Science\nsection: Research Article\nPMID: 15218094","page":"371-376","source":"science.sciencemag.org","title":"Mapping the Antigenic and Genetic Evolution of Influenza Virus","volume":"305","author":[{"family":"Smith","given":"Derek J."},{"family":"Lapedes","given":"Alan S."},{"family":"Jong","given":"Jan C.","dropping-particle":"de"},{"family":"Bestebroer","given":"Theo M."},{"family":"Rimmelzwaan","given":"Guus F."},{"family":"Osterhaus","given":"Albert D. M. E."},{"family":"Fouchier","given":"Ron A. M."}],"issued":{"date-parts":[["2004",7,16]]}}}],"schema":"https://github.com/citation-style-language/schema/raw/master/csl-citation.json"} </w:instrText>
      </w:r>
      <w:r w:rsidRPr="00B245E7">
        <w:rPr>
          <w:sz w:val="22"/>
          <w:szCs w:val="22"/>
        </w:rPr>
        <w:fldChar w:fldCharType="separate"/>
      </w:r>
      <w:r w:rsidR="00750D5F" w:rsidRPr="00B245E7">
        <w:rPr>
          <w:sz w:val="22"/>
          <w:szCs w:val="22"/>
        </w:rPr>
        <w:t xml:space="preserve">(Smith </w:t>
      </w:r>
      <w:r w:rsidR="00750D5F" w:rsidRPr="00B245E7">
        <w:rPr>
          <w:i/>
          <w:iCs/>
          <w:sz w:val="22"/>
          <w:szCs w:val="22"/>
        </w:rPr>
        <w:t>et al.</w:t>
      </w:r>
      <w:r w:rsidR="00750D5F" w:rsidRPr="00B245E7">
        <w:rPr>
          <w:sz w:val="22"/>
          <w:szCs w:val="22"/>
        </w:rPr>
        <w:t xml:space="preserve">, 2004; Lewis </w:t>
      </w:r>
      <w:r w:rsidR="00750D5F" w:rsidRPr="00B245E7">
        <w:rPr>
          <w:i/>
          <w:iCs/>
          <w:sz w:val="22"/>
          <w:szCs w:val="22"/>
        </w:rPr>
        <w:t>et al.</w:t>
      </w:r>
      <w:r w:rsidR="00750D5F" w:rsidRPr="00B245E7">
        <w:rPr>
          <w:sz w:val="22"/>
          <w:szCs w:val="22"/>
        </w:rPr>
        <w:t>, 2014)</w:t>
      </w:r>
      <w:r w:rsidRPr="00B245E7">
        <w:rPr>
          <w:sz w:val="22"/>
          <w:szCs w:val="22"/>
        </w:rPr>
        <w:fldChar w:fldCharType="end"/>
      </w:r>
      <w:r w:rsidRPr="00B245E7">
        <w:rPr>
          <w:sz w:val="22"/>
          <w:szCs w:val="22"/>
        </w:rPr>
        <w:t xml:space="preserve">. Antigenic maps were created using RStudio </w:t>
      </w:r>
      <w:r w:rsidR="007077BA" w:rsidRPr="00B245E7">
        <w:rPr>
          <w:sz w:val="22"/>
          <w:szCs w:val="22"/>
        </w:rPr>
        <w:t>v</w:t>
      </w:r>
      <w:r w:rsidR="00D81355" w:rsidRPr="00B245E7">
        <w:rPr>
          <w:sz w:val="22"/>
          <w:szCs w:val="22"/>
        </w:rPr>
        <w:t>4.3.0</w:t>
      </w:r>
      <w:r w:rsidRPr="00B245E7">
        <w:rPr>
          <w:sz w:val="22"/>
          <w:szCs w:val="22"/>
        </w:rPr>
        <w:t xml:space="preserve"> an</w:t>
      </w:r>
      <w:r w:rsidR="00BB18A6" w:rsidRPr="00B245E7">
        <w:rPr>
          <w:sz w:val="22"/>
          <w:szCs w:val="22"/>
        </w:rPr>
        <w:t xml:space="preserve">d </w:t>
      </w:r>
      <w:proofErr w:type="spellStart"/>
      <w:r w:rsidR="00BB18A6" w:rsidRPr="00B245E7">
        <w:rPr>
          <w:sz w:val="22"/>
          <w:szCs w:val="22"/>
        </w:rPr>
        <w:t>Racmacs</w:t>
      </w:r>
      <w:proofErr w:type="spellEnd"/>
      <w:r w:rsidR="00874BA7" w:rsidRPr="00B245E7">
        <w:rPr>
          <w:sz w:val="22"/>
          <w:szCs w:val="22"/>
        </w:rPr>
        <w:t xml:space="preserve"> </w:t>
      </w:r>
      <w:r w:rsidR="007077BA" w:rsidRPr="00B245E7">
        <w:rPr>
          <w:sz w:val="22"/>
          <w:szCs w:val="22"/>
        </w:rPr>
        <w:t xml:space="preserve">v1.2.9. </w:t>
      </w:r>
      <w:r w:rsidRPr="00B245E7">
        <w:rPr>
          <w:sz w:val="22"/>
          <w:szCs w:val="22"/>
        </w:rPr>
        <w:t xml:space="preserve">The strains in the antigenic maps </w:t>
      </w:r>
      <w:r w:rsidR="00487155" w:rsidRPr="00B245E7">
        <w:rPr>
          <w:sz w:val="22"/>
          <w:szCs w:val="22"/>
        </w:rPr>
        <w:t>were</w:t>
      </w:r>
      <w:r w:rsidRPr="00B245E7">
        <w:rPr>
          <w:sz w:val="22"/>
          <w:szCs w:val="22"/>
        </w:rPr>
        <w:t xml:space="preserve"> coloured by genetic lineage.</w:t>
      </w:r>
      <w:r w:rsidR="004E5547" w:rsidRPr="00B245E7">
        <w:rPr>
          <w:sz w:val="22"/>
          <w:szCs w:val="22"/>
        </w:rPr>
        <w:t xml:space="preserve"> One antigenic unit</w:t>
      </w:r>
      <w:r w:rsidR="00874BA7" w:rsidRPr="00B245E7">
        <w:rPr>
          <w:sz w:val="22"/>
          <w:szCs w:val="22"/>
        </w:rPr>
        <w:t xml:space="preserve"> </w:t>
      </w:r>
      <w:r w:rsidR="000435CC" w:rsidRPr="00B245E7">
        <w:rPr>
          <w:sz w:val="22"/>
          <w:szCs w:val="22"/>
        </w:rPr>
        <w:t>(</w:t>
      </w:r>
      <w:r w:rsidR="004E5547" w:rsidRPr="00B245E7">
        <w:rPr>
          <w:sz w:val="22"/>
          <w:szCs w:val="22"/>
        </w:rPr>
        <w:t>AU) is equivalent to a two-fold</w:t>
      </w:r>
      <w:r w:rsidR="00F15D29" w:rsidRPr="00B245E7">
        <w:rPr>
          <w:sz w:val="22"/>
          <w:szCs w:val="22"/>
        </w:rPr>
        <w:t xml:space="preserve"> </w:t>
      </w:r>
      <w:r w:rsidR="00F9606F" w:rsidRPr="00B245E7">
        <w:rPr>
          <w:sz w:val="22"/>
          <w:szCs w:val="22"/>
        </w:rPr>
        <w:t xml:space="preserve">difference in </w:t>
      </w:r>
      <w:r w:rsidR="00B245E7" w:rsidRPr="00B245E7">
        <w:rPr>
          <w:sz w:val="22"/>
          <w:szCs w:val="22"/>
        </w:rPr>
        <w:t>titre</w:t>
      </w:r>
      <w:r w:rsidR="00F9606F" w:rsidRPr="00B245E7">
        <w:rPr>
          <w:sz w:val="22"/>
          <w:szCs w:val="22"/>
        </w:rPr>
        <w:t xml:space="preserve"> </w:t>
      </w:r>
      <w:r w:rsidR="00F15D29" w:rsidRPr="00B245E7">
        <w:rPr>
          <w:sz w:val="22"/>
          <w:szCs w:val="22"/>
        </w:rPr>
        <w:t xml:space="preserve">in the HI assay. </w:t>
      </w:r>
    </w:p>
    <w:p w14:paraId="022671CE" w14:textId="77777777" w:rsidR="00877572" w:rsidRPr="00B245E7" w:rsidRDefault="00877572" w:rsidP="00B245E7">
      <w:pPr>
        <w:spacing w:line="360" w:lineRule="auto"/>
        <w:rPr>
          <w:sz w:val="22"/>
          <w:szCs w:val="22"/>
        </w:rPr>
      </w:pPr>
    </w:p>
    <w:p w14:paraId="689146F1" w14:textId="4DAE67CB" w:rsidR="004C5E80" w:rsidRPr="00B245E7" w:rsidRDefault="00D9190E" w:rsidP="00B245E7">
      <w:pPr>
        <w:spacing w:line="360" w:lineRule="auto"/>
        <w:rPr>
          <w:sz w:val="22"/>
          <w:szCs w:val="22"/>
        </w:rPr>
      </w:pPr>
      <w:commentRangeStart w:id="386"/>
      <w:r w:rsidRPr="00B245E7">
        <w:rPr>
          <w:sz w:val="22"/>
          <w:szCs w:val="22"/>
        </w:rPr>
        <w:lastRenderedPageBreak/>
        <w:t xml:space="preserve">Antibody landscapes were </w:t>
      </w:r>
      <w:commentRangeEnd w:id="386"/>
      <w:r w:rsidR="002240E9" w:rsidRPr="00B245E7">
        <w:rPr>
          <w:rStyle w:val="CommentReference"/>
          <w:rFonts w:eastAsiaTheme="minorHAnsi"/>
          <w:sz w:val="22"/>
          <w:szCs w:val="22"/>
          <w:lang w:eastAsia="en-US"/>
        </w:rPr>
        <w:commentReference w:id="386"/>
      </w:r>
      <w:r w:rsidRPr="00B245E7">
        <w:rPr>
          <w:sz w:val="22"/>
          <w:szCs w:val="22"/>
        </w:rPr>
        <w:t xml:space="preserve">generated using RStudio </w:t>
      </w:r>
      <w:r w:rsidR="0067795B" w:rsidRPr="00B245E7">
        <w:rPr>
          <w:sz w:val="22"/>
          <w:szCs w:val="22"/>
        </w:rPr>
        <w:t>1.4.1106</w:t>
      </w:r>
      <w:r w:rsidRPr="00B245E7">
        <w:rPr>
          <w:sz w:val="22"/>
          <w:szCs w:val="22"/>
        </w:rPr>
        <w:t xml:space="preserve"> as previously described</w:t>
      </w:r>
      <w:r w:rsidR="000D1EFC" w:rsidRPr="00B245E7">
        <w:rPr>
          <w:sz w:val="22"/>
          <w:szCs w:val="22"/>
        </w:rPr>
        <w:t xml:space="preserve"> </w:t>
      </w:r>
      <w:r w:rsidR="00B74F3C" w:rsidRPr="00B245E7">
        <w:rPr>
          <w:sz w:val="22"/>
          <w:szCs w:val="22"/>
        </w:rPr>
        <w:fldChar w:fldCharType="begin"/>
      </w:r>
      <w:r w:rsidR="007135D9">
        <w:rPr>
          <w:sz w:val="22"/>
          <w:szCs w:val="22"/>
        </w:rPr>
        <w:instrText xml:space="preserve"> ADDIN ZOTERO_ITEM CSL_CITATION {"citationID":"2tG5R2Ne","properties":{"formattedCitation":"(Fonville {\\i{}et al.}, 2014; Souza {\\i{}et al.}, 2018)","plainCitation":"(Fonville et al., 2014; Souza et al., 2018)","noteIndex":0},"citationItems":[{"id":"7HjIxZio/KCCTqkMk","uris":["http://zotero.org/users/local/B2LbxeEm/items/53H3G56N"],"itemData":{"id":74,"type":"article-journal","abstract":"We introduce the antibody landscape, a method for the quantitative analysis of antibody-mediated immunity to antigenically variable pathogens, achieved by accounting for antigenic variation among pathogen strains. We generated antibody landscapes to study immune profiles covering 43 years of influenza A/H3N2 virus evolution for 69 individuals monitored for infection over 6 years and for 225 individuals pre- and postvaccination. Upon infection and vaccination, titers increased broadly, including previously encountered viruses far beyond the extent of cross-reactivity observed after a primary infection. We explored implications for vaccination and found that the use of an antigenically advanced virus had the dual benefit of inducing antibodies against both advanced and previous antigenic clusters. These results indicate that preemptive vaccine updates may improve influenza vaccine efficacy in previously exposed individuals.\nHills and valleys of influenza infection\nEach one of us may encounter several different strains of the ever-changing influenza virus during a lifetime. Scientists can now summarize such histories of infection over a lifetime of exposure. Fonville et al. visualize the interplay between protective responses and the evasive influenza virus by a technique called antibody landscape modeling (see the Perspective by Lessler). Landscapes reveal how exposure to new strains of the virus boost immune responses and indicate possibilities for optimizing future vaccination programs.\nScience, this issue p. 996; see also p. 919\nPreemptive vaccine updates may substantially improve influenza vaccine efficacy in previously exposed individuals. [Also see Perspective by Lessler]\nPreemptive vaccine updates may substantially improve influenza vaccine efficacy in previously exposed individuals. [Also see Perspective by Lessler]","container-title":"Science","DOI":"10.1126/science.1256427","ISSN":"0036-8075, 1095-9203","issue":"6212","language":"en","note":"publisher: American Association for the Advancement of Science\nsection: Report\nPMID: 25414313","page":"996-1000","source":"science.sciencemag.org","title":"Antibody landscapes after influenza virus infection or vaccination","volume":"346","author":[{"family":"Fonville","given":"J. M."},{"family":"Wilks","given":"S. H."},{"family":"James","given":"S. L."},{"family":"Fox","given":"A."},{"family":"Ventresca","given":"M."},{"family":"Aban","given":"M."},{"family":"Xue","given":"L."},{"family":"Jones","given":"T. C."},{"family":"H","given":"Le N. M."},{"family":"T","given":"Pham Q."},{"family":"D","given":"Tran N."},{"family":"Wong","given":"Y."},{"family":"Mosterin","given":"A."},{"family":"Katzelnick","given":"L. C."},{"family":"Labonte","given":"D."},{"family":"T","given":"Le T."},{"family":"Net","given":"G.","dropping-particle":"van der"},{"family":"Skepner","given":"E."},{"family":"Russell","given":"C. A."},{"family":"Kaplan","given":"T. D."},{"family":"Rimmelzwaan","given":"G. F."},{"family":"Masurel","given":"N."},{"family":"Jong","given":"J. C.","dropping-particle":"de"},{"family":"Palache","given":"A."},{"family":"Beyer","given":"W. E. P."},{"family":"M","given":"Le Q."},{"family":"H","given":"Nguyen T."},{"family":"Wertheim","given":"H. F. L."},{"family":"Hurt","given":"A. C."},{"family":"Osterhaus","given":"A. D. M. E."},{"family":"Barr","given":"I. G."},{"family":"Fouchier","given":"R. a. M."},{"family":"Horby","given":"P. W."},{"family":"Smith","given":"D. J."}],"issued":{"date-parts":[["2014",11,21]]}}},{"id":"7HjIxZio/7i9oPyYd","uris":["http://zotero.org/users/local/B2LbxeEm/items/EHEPIA8D"],"itemData":{"id":69,"type":"article-journal","abstract":"Influenza A virus (IAV) causes a disease burden in the swine industry in the US and is a challenge to prevent due to substantial genetic and antigenic diversity of IAV that circulate in pig populations. Whole inactivated virus (WIV) vaccines formulated with oil-in-water (OW) adjuvant are commonly used in swine. However, WIV-OW are associated with vaccine-associated enhanced respiratory disease (VAERD) when the hemagglutinin and neuraminidase of the vaccine strain are mismatched with the challenge virus. Here, we assessed if different types of adjuvant in WIV vaccine formulations impacted VAERD outcome. WIV vaccines with a swine δ1-H1N2 were formulated with different commercial adjuvants: OW1, OW2, nano-emulsion squalene-based (NE) and gel polymer (GP). Pigs were vaccinated twice by the intramuscular route, 3 weeks apart, then challenged with an H1N1pdm09 three weeks post-boost and necropsied at 5 days post infection. All WIV vaccines elicited antibodies detected using the hemagglutination inhibition (HI) assay against the homologous vaccine virus, but not against the heterologous challenge virus; in contrast, all vaccinated groups had cross-reactive IgG antibody and IFN-γ responses against H1N1pdm09, with a higher magnitude observed in OW groups. Both OW groups demonstrated robust homologous HI titers and cross-reactivity against heterologous H1 viruses in the same genetic lineage. However, both OW groups had severe immunopathology consistent with VAERD after challenge when compared to NE, GP, and non-vaccinated challenge controls. None of the WIV formulations protected pigs from heterologous virus replication in the lungs or nasal cavity. Thus, although the type of adjuvant in the WIV formulation played a significant role in the magnitude of immune response to homologous and antigenically similar H1, none tested here increased the breadth of protection against the antigenically-distinct challenge virus, and some impacted immunopathology after challenge.","container-title":"Vaccine","DOI":"10.1016/j.vaccine.2018.08.072","ISSN":"0264-410X","issue":"41","journalAbbreviation":"Vaccine","language":"en","page":"6103-6110","source":"ScienceDirect","title":"The type of adjuvant in whole inactivated influenza a virus vaccines impacts vaccine-associated enhanced respiratory disease","volume":"36","author":[{"family":"Souza","given":"Carine K."},{"family":"Rajão","given":"Daniela S."},{"family":"Sandbulte","given":"Matthew R."},{"family":"Lopes","given":"Sara"},{"family":"Lewis","given":"Nicola S."},{"family":"Loving","given":"Crystal L."},{"family":"Gauger","given":"Phillip C."},{"family":"Vincent","given":"Amy L."}],"issued":{"date-parts":[["2018",10,1]]}}}],"schema":"https://github.com/citation-style-language/schema/raw/master/csl-citation.json"} </w:instrText>
      </w:r>
      <w:r w:rsidR="00B74F3C" w:rsidRPr="00B245E7">
        <w:rPr>
          <w:sz w:val="22"/>
          <w:szCs w:val="22"/>
        </w:rPr>
        <w:fldChar w:fldCharType="separate"/>
      </w:r>
      <w:r w:rsidR="00750D5F" w:rsidRPr="00B245E7">
        <w:rPr>
          <w:sz w:val="22"/>
          <w:szCs w:val="22"/>
        </w:rPr>
        <w:t xml:space="preserve">(Fonville </w:t>
      </w:r>
      <w:r w:rsidR="00750D5F" w:rsidRPr="00B245E7">
        <w:rPr>
          <w:i/>
          <w:iCs/>
          <w:sz w:val="22"/>
          <w:szCs w:val="22"/>
        </w:rPr>
        <w:t>et al.</w:t>
      </w:r>
      <w:r w:rsidR="00750D5F" w:rsidRPr="00B245E7">
        <w:rPr>
          <w:sz w:val="22"/>
          <w:szCs w:val="22"/>
        </w:rPr>
        <w:t xml:space="preserve">, 2014; Souza </w:t>
      </w:r>
      <w:r w:rsidR="00750D5F" w:rsidRPr="00B245E7">
        <w:rPr>
          <w:i/>
          <w:iCs/>
          <w:sz w:val="22"/>
          <w:szCs w:val="22"/>
        </w:rPr>
        <w:t>et al.</w:t>
      </w:r>
      <w:r w:rsidR="00750D5F" w:rsidRPr="00B245E7">
        <w:rPr>
          <w:sz w:val="22"/>
          <w:szCs w:val="22"/>
        </w:rPr>
        <w:t>, 2018)</w:t>
      </w:r>
      <w:r w:rsidR="00B74F3C" w:rsidRPr="00B245E7">
        <w:rPr>
          <w:sz w:val="22"/>
          <w:szCs w:val="22"/>
        </w:rPr>
        <w:fldChar w:fldCharType="end"/>
      </w:r>
      <w:r w:rsidRPr="00B245E7">
        <w:rPr>
          <w:sz w:val="22"/>
          <w:szCs w:val="22"/>
        </w:rPr>
        <w:t xml:space="preserve">. The HI </w:t>
      </w:r>
      <w:r w:rsidR="008B7B3F" w:rsidRPr="00B245E7">
        <w:rPr>
          <w:sz w:val="22"/>
          <w:szCs w:val="22"/>
        </w:rPr>
        <w:t>titres</w:t>
      </w:r>
      <w:r w:rsidRPr="00B245E7">
        <w:rPr>
          <w:sz w:val="22"/>
          <w:szCs w:val="22"/>
        </w:rPr>
        <w:t xml:space="preserve"> were plotted in the third dimension as a smooth landscape over the ferret 2D antigenic map. As the minimum dilution used in the HI assay was 1:10, undetectable </w:t>
      </w:r>
      <w:r w:rsidR="008B7B3F" w:rsidRPr="00B245E7">
        <w:rPr>
          <w:sz w:val="22"/>
          <w:szCs w:val="22"/>
        </w:rPr>
        <w:t>titres</w:t>
      </w:r>
      <w:r w:rsidRPr="00B245E7">
        <w:rPr>
          <w:sz w:val="22"/>
          <w:szCs w:val="22"/>
        </w:rPr>
        <w:t xml:space="preserve"> were given a set value of &lt;10. The X and Y axis of the antibody landscape represent the antigenic distance between the different antigens while the Z axis</w:t>
      </w:r>
      <w:r w:rsidR="00874BA7" w:rsidRPr="00B245E7">
        <w:rPr>
          <w:sz w:val="22"/>
          <w:szCs w:val="22"/>
        </w:rPr>
        <w:t xml:space="preserve"> </w:t>
      </w:r>
      <w:r w:rsidR="000435CC" w:rsidRPr="00B245E7">
        <w:rPr>
          <w:sz w:val="22"/>
          <w:szCs w:val="22"/>
        </w:rPr>
        <w:t>(</w:t>
      </w:r>
      <w:r w:rsidRPr="00B245E7">
        <w:rPr>
          <w:sz w:val="22"/>
          <w:szCs w:val="22"/>
        </w:rPr>
        <w:t xml:space="preserve">height of the landscape) represent the antibody </w:t>
      </w:r>
      <w:r w:rsidR="008B7B3F" w:rsidRPr="00B245E7">
        <w:rPr>
          <w:sz w:val="22"/>
          <w:szCs w:val="22"/>
        </w:rPr>
        <w:t>titres</w:t>
      </w:r>
      <w:r w:rsidR="00874BA7" w:rsidRPr="00B245E7">
        <w:rPr>
          <w:sz w:val="22"/>
          <w:szCs w:val="22"/>
        </w:rPr>
        <w:t xml:space="preserve"> </w:t>
      </w:r>
      <w:r w:rsidR="000435CC" w:rsidRPr="00B245E7">
        <w:rPr>
          <w:sz w:val="22"/>
          <w:szCs w:val="22"/>
        </w:rPr>
        <w:t>(</w:t>
      </w:r>
      <w:r w:rsidRPr="00B245E7">
        <w:rPr>
          <w:sz w:val="22"/>
          <w:szCs w:val="22"/>
        </w:rPr>
        <w:t>geometric mean value of each respective virus strain</w:t>
      </w:r>
      <w:r w:rsidR="00F0172F" w:rsidRPr="00B245E7">
        <w:rPr>
          <w:sz w:val="22"/>
          <w:szCs w:val="22"/>
        </w:rPr>
        <w:t>)</w:t>
      </w:r>
      <w:r w:rsidRPr="00B245E7">
        <w:rPr>
          <w:sz w:val="22"/>
          <w:szCs w:val="22"/>
        </w:rPr>
        <w:t>. The antibody landscapes visually represent the breadth of the antibody response</w:t>
      </w:r>
      <w:r w:rsidR="00B10A2E" w:rsidRPr="00B245E7">
        <w:rPr>
          <w:sz w:val="22"/>
          <w:szCs w:val="22"/>
        </w:rPr>
        <w:t>s</w:t>
      </w:r>
      <w:r w:rsidRPr="00B245E7">
        <w:rPr>
          <w:sz w:val="22"/>
          <w:szCs w:val="22"/>
        </w:rPr>
        <w:t xml:space="preserve"> of each host</w:t>
      </w:r>
      <w:r w:rsidR="00874BA7" w:rsidRPr="00B245E7">
        <w:rPr>
          <w:sz w:val="22"/>
          <w:szCs w:val="22"/>
        </w:rPr>
        <w:t xml:space="preserve"> </w:t>
      </w:r>
      <w:r w:rsidR="000435CC" w:rsidRPr="00B245E7">
        <w:rPr>
          <w:sz w:val="22"/>
          <w:szCs w:val="22"/>
        </w:rPr>
        <w:t>(</w:t>
      </w:r>
      <w:r w:rsidRPr="00B245E7">
        <w:rPr>
          <w:sz w:val="22"/>
          <w:szCs w:val="22"/>
        </w:rPr>
        <w:t>or hosts) to infection.</w:t>
      </w:r>
      <w:r w:rsidR="00212760" w:rsidRPr="00B245E7">
        <w:rPr>
          <w:sz w:val="22"/>
          <w:szCs w:val="22"/>
        </w:rPr>
        <w:t xml:space="preserve"> The antibody landscapes were statistically compared using </w:t>
      </w:r>
      <w:r w:rsidR="00B11C2F" w:rsidRPr="00B245E7">
        <w:rPr>
          <w:sz w:val="22"/>
          <w:szCs w:val="22"/>
        </w:rPr>
        <w:t xml:space="preserve">a </w:t>
      </w:r>
      <w:r w:rsidR="00212760" w:rsidRPr="00B245E7">
        <w:rPr>
          <w:sz w:val="22"/>
          <w:szCs w:val="22"/>
        </w:rPr>
        <w:t>t-test</w:t>
      </w:r>
      <w:r w:rsidR="008F00A6" w:rsidRPr="00B245E7">
        <w:rPr>
          <w:sz w:val="22"/>
          <w:szCs w:val="22"/>
        </w:rPr>
        <w:t xml:space="preserve"> in Excel.</w:t>
      </w:r>
    </w:p>
    <w:p w14:paraId="3011F2DE" w14:textId="77777777" w:rsidR="00E64E57" w:rsidRPr="00B245E7" w:rsidRDefault="00E64E57" w:rsidP="00B245E7">
      <w:pPr>
        <w:spacing w:line="360" w:lineRule="auto"/>
        <w:rPr>
          <w:sz w:val="22"/>
          <w:szCs w:val="22"/>
        </w:rPr>
      </w:pPr>
    </w:p>
    <w:p w14:paraId="75EC278B" w14:textId="7B1217FE" w:rsidR="00E64E57" w:rsidRPr="00B245E7" w:rsidRDefault="00E64E57" w:rsidP="00B245E7">
      <w:pPr>
        <w:spacing w:line="360" w:lineRule="auto"/>
        <w:rPr>
          <w:sz w:val="22"/>
          <w:szCs w:val="22"/>
        </w:rPr>
      </w:pPr>
      <w:r w:rsidRPr="00B245E7">
        <w:rPr>
          <w:sz w:val="22"/>
          <w:szCs w:val="22"/>
        </w:rPr>
        <w:t>To assess vaccination in pigs, the antigenic distance between sera raised</w:t>
      </w:r>
      <w:ins w:id="387" w:author="SIMON Gaelle" w:date="2024-12-08T13:34:00Z" w16du:dateUtc="2024-12-08T12:34:00Z">
        <w:r w:rsidRPr="00B245E7">
          <w:rPr>
            <w:sz w:val="22"/>
            <w:szCs w:val="22"/>
          </w:rPr>
          <w:t xml:space="preserve"> </w:t>
        </w:r>
      </w:ins>
      <w:ins w:id="388" w:author="SIMON Gaelle" w:date="2024-11-29T17:29:00Z">
        <w:r w:rsidR="000B32F3" w:rsidRPr="00B245E7">
          <w:rPr>
            <w:sz w:val="22"/>
            <w:szCs w:val="22"/>
          </w:rPr>
          <w:t>in ferrets</w:t>
        </w:r>
        <w:r w:rsidRPr="00B245E7">
          <w:rPr>
            <w:sz w:val="22"/>
            <w:szCs w:val="22"/>
          </w:rPr>
          <w:t xml:space="preserve"> </w:t>
        </w:r>
      </w:ins>
      <w:r w:rsidRPr="00B245E7">
        <w:rPr>
          <w:sz w:val="22"/>
          <w:szCs w:val="22"/>
        </w:rPr>
        <w:t xml:space="preserve">against </w:t>
      </w:r>
      <w:r w:rsidR="00FD1216" w:rsidRPr="00B245E7">
        <w:rPr>
          <w:sz w:val="22"/>
          <w:szCs w:val="22"/>
        </w:rPr>
        <w:t xml:space="preserve">swine </w:t>
      </w:r>
      <w:r w:rsidRPr="00B245E7">
        <w:rPr>
          <w:sz w:val="22"/>
          <w:szCs w:val="22"/>
        </w:rPr>
        <w:t>vaccine seed strains</w:t>
      </w:r>
      <w:del w:id="389" w:author="SIMON Gaelle" w:date="2024-11-29T17:29:00Z">
        <w:r w:rsidR="00FD1216" w:rsidRPr="00B245E7">
          <w:rPr>
            <w:sz w:val="22"/>
            <w:szCs w:val="22"/>
          </w:rPr>
          <w:delText>,</w:delText>
        </w:r>
      </w:del>
      <w:r w:rsidRPr="00B245E7">
        <w:rPr>
          <w:sz w:val="22"/>
          <w:szCs w:val="22"/>
        </w:rPr>
        <w:t xml:space="preserve"> </w:t>
      </w:r>
      <w:del w:id="390" w:author="SIMON Gaelle" w:date="2024-11-29T17:29:00Z">
        <w:r w:rsidRPr="00B245E7">
          <w:rPr>
            <w:sz w:val="22"/>
            <w:szCs w:val="22"/>
          </w:rPr>
          <w:delText xml:space="preserve">in ferrets </w:delText>
        </w:r>
      </w:del>
      <w:r w:rsidRPr="00B245E7">
        <w:rPr>
          <w:sz w:val="22"/>
          <w:szCs w:val="22"/>
        </w:rPr>
        <w:t xml:space="preserve">and the European </w:t>
      </w:r>
      <w:r w:rsidR="00FD1216" w:rsidRPr="00B245E7">
        <w:rPr>
          <w:sz w:val="22"/>
          <w:szCs w:val="22"/>
        </w:rPr>
        <w:t xml:space="preserve">test </w:t>
      </w:r>
      <w:r w:rsidRPr="00B245E7">
        <w:rPr>
          <w:sz w:val="22"/>
          <w:szCs w:val="22"/>
        </w:rPr>
        <w:t xml:space="preserve">viruses were </w:t>
      </w:r>
      <w:r w:rsidR="002B3A8F" w:rsidRPr="00B245E7">
        <w:rPr>
          <w:sz w:val="22"/>
          <w:szCs w:val="22"/>
        </w:rPr>
        <w:t>inferred</w:t>
      </w:r>
      <w:r w:rsidRPr="00B245E7">
        <w:rPr>
          <w:sz w:val="22"/>
          <w:szCs w:val="22"/>
        </w:rPr>
        <w:t xml:space="preserve"> using antigenic cartography. The antigenic distance between sera and test </w:t>
      </w:r>
      <w:r w:rsidR="00FD1216" w:rsidRPr="00B245E7">
        <w:rPr>
          <w:sz w:val="22"/>
          <w:szCs w:val="22"/>
        </w:rPr>
        <w:t xml:space="preserve">strains were visualised by plotting in numbers. </w:t>
      </w:r>
      <w:commentRangeStart w:id="391"/>
      <w:commentRangeStart w:id="392"/>
      <w:r w:rsidRPr="00B245E7">
        <w:rPr>
          <w:sz w:val="22"/>
          <w:szCs w:val="22"/>
        </w:rPr>
        <w:t>Three AU</w:t>
      </w:r>
      <w:r w:rsidR="002C7923" w:rsidRPr="00B245E7">
        <w:rPr>
          <w:sz w:val="22"/>
          <w:szCs w:val="22"/>
        </w:rPr>
        <w:t xml:space="preserve"> difference</w:t>
      </w:r>
      <w:r w:rsidRPr="00B245E7">
        <w:rPr>
          <w:sz w:val="22"/>
          <w:szCs w:val="22"/>
        </w:rPr>
        <w:t xml:space="preserve"> </w:t>
      </w:r>
      <w:r w:rsidR="002C7923" w:rsidRPr="00B245E7">
        <w:rPr>
          <w:sz w:val="22"/>
          <w:szCs w:val="22"/>
        </w:rPr>
        <w:t xml:space="preserve">between vaccine sera and test antigen </w:t>
      </w:r>
      <w:r w:rsidRPr="00B245E7">
        <w:rPr>
          <w:sz w:val="22"/>
          <w:szCs w:val="22"/>
        </w:rPr>
        <w:t>are considered antigenically different enough to trigger an update to the human influenza vaccine</w:t>
      </w:r>
      <w:ins w:id="393" w:author="Coggon, Amelia Charlotte" w:date="2024-12-08T14:20:00Z" w16du:dateUtc="2024-12-08T13:20:00Z">
        <w:r w:rsidR="00A37702">
          <w:rPr>
            <w:sz w:val="22"/>
            <w:szCs w:val="22"/>
          </w:rPr>
          <w:t xml:space="preserve"> </w:t>
        </w:r>
      </w:ins>
      <w:del w:id="394" w:author="Coggon, Amelia Charlotte" w:date="2024-12-08T14:18:00Z" w16du:dateUtc="2024-12-08T13:18:00Z">
        <w:r w:rsidR="000D1EFC" w:rsidRPr="00B245E7" w:rsidDel="00A37702">
          <w:rPr>
            <w:sz w:val="22"/>
            <w:szCs w:val="22"/>
          </w:rPr>
          <w:delText xml:space="preserve"> </w:delText>
        </w:r>
      </w:del>
      <w:r w:rsidRPr="00B245E7">
        <w:rPr>
          <w:sz w:val="22"/>
          <w:szCs w:val="22"/>
        </w:rPr>
        <w:fldChar w:fldCharType="begin"/>
      </w:r>
      <w:r w:rsidR="007135D9">
        <w:rPr>
          <w:sz w:val="22"/>
          <w:szCs w:val="22"/>
        </w:rPr>
        <w:instrText xml:space="preserve"> ADDIN ZOTERO_ITEM CSL_CITATION {"citationID":"YO9Ftwmz","properties":{"formattedCitation":"(Ampofo {\\i{}et al.}, 2015)","plainCitation":"(Ampofo et al., 2015)","noteIndex":0},"citationItems":[{"id":"7HjIxZio/Em1EhQih","uris":["http://zotero.org/users/local/B2LbxeEm/items/V76W4MLZ"],"itemData":{"id":98,"type":"article-journal","abstract":"Despite long-recognized challenges and constraints associated with their updating and manufacture, influenza vaccines remain at the heart of public health preparedness and response efforts against both seasonal and potentially pandemic influenza viruses. Globally coordinated virological and epidemiological surveillance is the foundation of the influenza vaccine virus selection and development process. Although national influenza surveillance and reporting capabilities are being strengthened and expanded, sustaining and building upon recent gains has become a major challenge. Strengthening the vaccine virus selection process additionally requires the continuation of initiatives to improve the timeliness and representativeness of influenza viruses shared by countries for detailed analysis by the WHO Global Influenza Surveillance and Response System (GISRS). Efforts are also continuing at the national, regional, and global levels to better understand the dynamics of influenza transmission in both temperate and tropical regions. Improved understanding of the degree of influenza seasonality in tropical countries of the world should allow for the strengthening of national vaccination policies and use of the most appropriate available vaccines. There remain a number of limitations and difficulties associated with the use of HAI assays for the antigenic characterization and selection of influenza vaccine viruses by WHOCCs. Current approaches to improving the situation include the more-optimal use of HAI and other assays; improved understanding of the data produced by neutralization assays; and increased standardization of serological testing methods. A number of new technologies and associated tools have the potential to revolutionize influenza surveillance and response activities. These include the increasingly routine use of whole genome next-generation sequencing and other high-throughput approaches. Such approaches could not only become key elements in outbreak investigations but could drive a new surveillance paradigm. However, despite the advances made, significant challenges will need to be addressed before next-generation technologies become routine, particularly in low-resource settings. Emerging approaches and techniques such as synthetic genomics, systems genetics, systems biology and mathematical modelling are capable of generating potentially huge volumes of highly complex and diverse datasets. Harnessing the currently theoretical benefits of such bioinformatics (\"big data\") concepts for the influenza vaccine virus selection and development process will depend upon further advances in data generation, integration, analysis and dissemination. Over the last decade, growing awareness of influenza as an important global public health issue has been coupled to ever-increasing demands from the global community for more-equitable access to effective and affordable influenza vaccines. The current influenza vaccine landscape continues to be dominated by egg-based inactivated and live attenuated vaccines, with a small number of cell-based and recombinant vaccines. Successfully completing each step in the annual influenza vaccine manufacturing cycle will continue to rely upon timely and regular communication between the WHO GISRS, manufacturers and regulatory authorities. While the pipeline of influenza vaccines appears to be moving towards a variety of niche products in the near term, it is apparent that the ultimate aim remains the development of effective \"universal\" influenza vaccines that offer longer-lasting immunity against a broad range of influenza A subtypes.","container-title":"Vaccine","DOI":"10.1016/j.vaccine.2015.06.090","ISSN":"1873-2518","issue":"36","journalAbbreviation":"Vaccine","language":"eng","note":"PMID: 26148877","page":"4368-4382","source":"PubMed","title":"Strengthening the influenza vaccine virus selection and development process: Report of the 3rd WHO Informal Consultation for Improving Influenza Vaccine Virus Selection held at WHO headquarters, Geneva, Switzerland, 1-3 April 2014","title-short":"Strengthening the influenza vaccine virus selection and development process","volume":"33","author":[{"family":"Ampofo","given":"William K."},{"family":"Azziz-Baumgartner","given":"Eduardo"},{"family":"Bashir","given":"Uzma"},{"family":"Cox","given":"Nancy J."},{"family":"Fasce","given":"Rodrigo"},{"family":"Giovanni","given":"Maria"},{"family":"Grohmann","given":"Gary"},{"family":"Huang","given":"Sue"},{"family":"Katz","given":"Jackie"},{"family":"Mironenko","given":"Alla"},{"family":"Mokhtari-Azad","given":"Talat"},{"family":"Sasono","given":"Pretty Multihartina"},{"family":"Rahman","given":"Mahmudur"},{"family":"Sawanpanyalert","given":"Pathom"},{"family":"Siqueira","given":"Marilda"},{"family":"Waddell","given":"Anthony L."},{"family":"Waiboci","given":"Lillian"},{"family":"Wood","given":"John"},{"family":"Zhang","given":"Wenqing"},{"family":"Ziegler","given":"Thedi"},{"literal":"WHO Writing Group"}],"issued":{"date-parts":[["2015",8,26]]}}}],"schema":"https://github.com/citation-style-language/schema/raw/master/csl-citation.json"} </w:instrText>
      </w:r>
      <w:r w:rsidRPr="00B245E7">
        <w:rPr>
          <w:sz w:val="22"/>
          <w:szCs w:val="22"/>
        </w:rPr>
        <w:fldChar w:fldCharType="separate"/>
      </w:r>
      <w:r w:rsidRPr="00B245E7">
        <w:rPr>
          <w:sz w:val="22"/>
          <w:szCs w:val="22"/>
        </w:rPr>
        <w:t xml:space="preserve">(Ampofo </w:t>
      </w:r>
      <w:r w:rsidRPr="00B245E7">
        <w:rPr>
          <w:i/>
          <w:iCs/>
          <w:sz w:val="22"/>
          <w:szCs w:val="22"/>
        </w:rPr>
        <w:t>et al.</w:t>
      </w:r>
      <w:r w:rsidRPr="00B245E7">
        <w:rPr>
          <w:sz w:val="22"/>
          <w:szCs w:val="22"/>
        </w:rPr>
        <w:t>, 2015)</w:t>
      </w:r>
      <w:r w:rsidRPr="00B245E7">
        <w:rPr>
          <w:sz w:val="22"/>
          <w:szCs w:val="22"/>
        </w:rPr>
        <w:fldChar w:fldCharType="end"/>
      </w:r>
      <w:r w:rsidRPr="00B245E7">
        <w:rPr>
          <w:sz w:val="22"/>
          <w:szCs w:val="22"/>
        </w:rPr>
        <w:t>.</w:t>
      </w:r>
      <w:commentRangeEnd w:id="391"/>
      <w:r w:rsidR="00E12D72">
        <w:rPr>
          <w:rStyle w:val="CommentReference"/>
          <w:rFonts w:asciiTheme="minorHAnsi" w:eastAsiaTheme="minorHAnsi" w:hAnsiTheme="minorHAnsi" w:cstheme="minorBidi"/>
          <w:lang w:eastAsia="en-US"/>
        </w:rPr>
        <w:commentReference w:id="391"/>
      </w:r>
      <w:commentRangeEnd w:id="392"/>
      <w:r w:rsidR="00A37702">
        <w:rPr>
          <w:rStyle w:val="CommentReference"/>
          <w:rFonts w:asciiTheme="minorHAnsi" w:eastAsiaTheme="minorHAnsi" w:hAnsiTheme="minorHAnsi" w:cstheme="minorBidi"/>
          <w:lang w:eastAsia="en-US"/>
        </w:rPr>
        <w:commentReference w:id="392"/>
      </w:r>
    </w:p>
    <w:p w14:paraId="23A9D296" w14:textId="51C7B7F2" w:rsidR="00BE018C" w:rsidRPr="00B245E7" w:rsidRDefault="00BE018C" w:rsidP="00B245E7">
      <w:pPr>
        <w:spacing w:line="360" w:lineRule="auto"/>
        <w:rPr>
          <w:b/>
          <w:sz w:val="22"/>
          <w:szCs w:val="22"/>
        </w:rPr>
      </w:pPr>
    </w:p>
    <w:p w14:paraId="164477DB" w14:textId="75E89FDE" w:rsidR="00B76CDC" w:rsidRPr="00B245E7" w:rsidRDefault="00BE018C" w:rsidP="00B245E7">
      <w:pPr>
        <w:spacing w:line="360" w:lineRule="auto"/>
        <w:rPr>
          <w:b/>
          <w:sz w:val="22"/>
          <w:szCs w:val="22"/>
        </w:rPr>
      </w:pPr>
      <w:r w:rsidRPr="00B245E7">
        <w:rPr>
          <w:b/>
          <w:sz w:val="22"/>
          <w:szCs w:val="22"/>
        </w:rPr>
        <w:t>Human sera cohorts</w:t>
      </w:r>
    </w:p>
    <w:p w14:paraId="362EDC76" w14:textId="2D737569" w:rsidR="00BE018C" w:rsidRPr="00B245E7" w:rsidRDefault="00BE018C" w:rsidP="00B245E7">
      <w:pPr>
        <w:spacing w:line="360" w:lineRule="auto"/>
        <w:rPr>
          <w:ins w:id="395" w:author="Pekosz, Andrew" w:date="2024-11-17T14:13:00Z" w16du:dateUtc="2024-11-17T19:13:00Z"/>
          <w:sz w:val="22"/>
          <w:szCs w:val="22"/>
        </w:rPr>
      </w:pPr>
      <w:r w:rsidRPr="00B245E7">
        <w:rPr>
          <w:sz w:val="22"/>
          <w:szCs w:val="22"/>
        </w:rPr>
        <w:t xml:space="preserve">Human </w:t>
      </w:r>
      <w:r w:rsidR="000522DA" w:rsidRPr="00B245E7">
        <w:rPr>
          <w:sz w:val="22"/>
          <w:szCs w:val="22"/>
        </w:rPr>
        <w:t xml:space="preserve">cohort </w:t>
      </w:r>
      <w:r w:rsidRPr="00B245E7">
        <w:rPr>
          <w:sz w:val="22"/>
          <w:szCs w:val="22"/>
        </w:rPr>
        <w:t>sera representing different geographic and demographic populations</w:t>
      </w:r>
      <w:r w:rsidR="000D1EFC" w:rsidRPr="00B245E7">
        <w:rPr>
          <w:sz w:val="22"/>
          <w:szCs w:val="22"/>
        </w:rPr>
        <w:t xml:space="preserve"> </w:t>
      </w:r>
      <w:r w:rsidR="00971257" w:rsidRPr="00B245E7">
        <w:rPr>
          <w:sz w:val="22"/>
          <w:szCs w:val="22"/>
        </w:rPr>
        <w:fldChar w:fldCharType="begin"/>
      </w:r>
      <w:r w:rsidR="007135D9">
        <w:rPr>
          <w:sz w:val="22"/>
          <w:szCs w:val="22"/>
        </w:rPr>
        <w:instrText xml:space="preserve"> ADDIN ZOTERO_ITEM CSL_CITATION {"citationID":"hwuQG8Nm","properties":{"formattedCitation":"(Ursin {\\i{}et al.}, 2020; Kuo {\\i{}et al.}, 2021)","plainCitation":"(Ursin et al., 2020; Kuo et al., 2021)","noteIndex":0},"citationItems":[{"id":"7HjIxZio/vcs9lQdX","uris":["http://zotero.org/users/local/B2LbxeEm/items/YD3HZWLK"],"itemData":{"id":170,"type":"article-journal","abstract":"BACKGROUND: An antigenic mismatch between the vaccine and circulating H3N2 strains was hypothesized to contribute to the severity of the 2017-2018 season in North America.\nMETHODS: Serum and nasal washes were collected from influenza positive and negative patients during the 2017-2018 season to determine neutralizing antibody (nAb) titers and for influenza virus sequencing, respectively.\nRESULTS: The circulating and vaccine H3N2 virus strains were different clades, with the vaccine strain being clade 3C.2a and the circulating viruses being 3C.2a2 or 3C.3a. At enrollment, both the H3N2 negative and positive patients had greater nAb titers to the egg-adapted vaccine virus compared to the cell-grown vaccine but the H3N2-negative population had significantly greater titers to the circulating 3C.2a2. Among H3N2-positive patients, vaccination, younger age, and female sex were associated with greater nAb responses to the egg-adapted vaccine H3N2 virus but not to the cell-grown vaccine or circulating viruses.\nCONCLUSIONS: For the 2017-2018 circulating viruses, mutations introduced by egg adaptation decreased vaccine efficacy. No increased protection was afforded by vaccination, younger age, or female sex against 2017-2018 circulating H3N2 viruses.","container-title":"The Journal of Infectious Diseases","DOI":"10.1093/infdis/jiaa289","ISSN":"1537-6613","issue":"8","journalAbbreviation":"J Infect Dis","language":"eng","note":"PMID: 32496543\nPMCID: PMC7488199","page":"1371-1382","source":"PubMed","title":"Differential Antibody Recognition of H3N2 Vaccine and Seasonal Influenza Virus Strains Based on Age, Vaccine Status, and Sex in the 2017-2018 Season","volume":"222","author":[{"family":"Ursin","given":"Rebecca L."},{"family":"Liu","given":"Hsuan"},{"family":"Powell","given":"Harrison R."},{"family":"Westerbeck","given":"Jason W."},{"family":"Shaw-Saliba","given":"Kathryn"},{"family":"Sylvia","given":"Kristyn E."},{"family":"Fenstermacher","given":"Katherine J."},{"family":"Mehoke","given":"Tom"},{"family":"Thielen","given":"Peter"},{"family":"Rothman","given":"Richard E."},{"family":"Pekosz","given":"Andrew"},{"family":"Klein","given":"Sabra L."}],"issued":{"date-parts":[["2020",9,14]]}}},{"id":"7HjIxZio/rMkSuJCi","uris":["http://zotero.org/users/local/B2LbxeEm/items/NLX8CS7L"],"itemData":{"id":168,"type":"article-journal","abstract":"Healthcare institutions with mandatory influenza vaccination policies have over 90% vaccination rates among healthcare workers (HCWs) resulting in a population that has received the influenza vaccine in many, consecutive years. This study explored the impact of sex and other host factors in pre- and post-vaccination neutralizing antibody (nAb) titers and seroconversion against the H1N1 and H3N2 influenza A viruses (IAVs) among HCWs enrolled into a cross-sectional serosurvey during the annual Johns Hopkins Hospital employee vaccination campaign in the 2017-18 and 2018-19 seasons. The study enrolled 111 participants (male = 38, female = 73) in 2017-18 and 163 (male = 44, female = 119) in 2018-19. Serum samples were collected immediately prior to vaccination and approximately 28 days later and nAb titers to vaccine strains determined. An intersectional approach was used to disaggregate the combined effects of sex with age and body mass index (BMI) in the nAb response. Differences between the pre- or post-vaccination geometric mean nAb titers between male and female HCWs were not observed. Male HCWs were 2.86 times more likely to seroconvert compared to female HCWs in 2017-2018, but the same trend was not observed in the following year. When data were disaggregated by age and sex, older female HCWs had higher H1N1 pre- and post-vaccination nAb titers compared to male HCWs in the same age group for both vaccination campaign seasons. In both years, the decline in H3N2 pre-vaccination titers with increasing BMI was greater in female than male HCW. The sex-specific effects of age and BMI on nAb responses to seasonal influenza vaccines require greater consideration.","container-title":"Vaccine","DOI":"10.1016/j.vaccine.2021.02.047","ISSN":"1873-2518","journalAbbreviation":"Vaccine","language":"eng","note":"PMID: 33678455\nPMCID: PMC8417149","page":"S0264-410X(21)00227-9","source":"PubMed","title":"Sex-specific effects of age and body mass index on antibody responses to seasonal influenza vaccines in healthcare workers","author":[{"family":"Kuo","given":"Helen"},{"family":"Shapiro","given":"Janna R."},{"family":"Dhakal","given":"Santosh"},{"family":"Morgan","given":"Rosemary"},{"family":"Fink","given":"Ashley L."},{"family":"Lui","given":"Hsuan"},{"family":"Westerbeck","given":"Jason W."},{"family":"Sylvia","given":"Kristyn E."},{"family":"Park","given":"Han-Sol"},{"family":"Ursin","given":"Rebecca L."},{"family":"Shea","given":"Patrick"},{"family":"Shaw-Saliba","given":"Kathryn"},{"family":"Fenstermacher","given":"Katherine"},{"family":"Rothman","given":"Richard"},{"family":"Pekosz","given":"Andrew"},{"family":"Klein","given":"Sabra L."}],"issued":{"date-parts":[["2021",3,4]]}}}],"schema":"https://github.com/citation-style-language/schema/raw/master/csl-citation.json"} </w:instrText>
      </w:r>
      <w:r w:rsidR="00971257" w:rsidRPr="00B245E7">
        <w:rPr>
          <w:sz w:val="22"/>
          <w:szCs w:val="22"/>
        </w:rPr>
        <w:fldChar w:fldCharType="separate"/>
      </w:r>
      <w:r w:rsidR="00750D5F" w:rsidRPr="00B245E7">
        <w:rPr>
          <w:sz w:val="22"/>
          <w:szCs w:val="22"/>
        </w:rPr>
        <w:t xml:space="preserve">(Ursin </w:t>
      </w:r>
      <w:r w:rsidR="00750D5F" w:rsidRPr="00B245E7">
        <w:rPr>
          <w:i/>
          <w:iCs/>
          <w:sz w:val="22"/>
          <w:szCs w:val="22"/>
        </w:rPr>
        <w:t>et al.</w:t>
      </w:r>
      <w:r w:rsidR="00750D5F" w:rsidRPr="00B245E7">
        <w:rPr>
          <w:sz w:val="22"/>
          <w:szCs w:val="22"/>
        </w:rPr>
        <w:t xml:space="preserve">, 2020; Kuo </w:t>
      </w:r>
      <w:r w:rsidR="00750D5F" w:rsidRPr="00B245E7">
        <w:rPr>
          <w:i/>
          <w:iCs/>
          <w:sz w:val="22"/>
          <w:szCs w:val="22"/>
        </w:rPr>
        <w:t>et al.</w:t>
      </w:r>
      <w:r w:rsidR="00750D5F" w:rsidRPr="00B245E7">
        <w:rPr>
          <w:sz w:val="22"/>
          <w:szCs w:val="22"/>
        </w:rPr>
        <w:t>, 2021)</w:t>
      </w:r>
      <w:r w:rsidR="00971257" w:rsidRPr="00B245E7">
        <w:rPr>
          <w:sz w:val="22"/>
          <w:szCs w:val="22"/>
        </w:rPr>
        <w:fldChar w:fldCharType="end"/>
      </w:r>
      <w:r w:rsidRPr="00B245E7">
        <w:rPr>
          <w:sz w:val="22"/>
          <w:szCs w:val="22"/>
        </w:rPr>
        <w:t xml:space="preserve"> were tested against contemporary European swine H1 and H3 IAV</w:t>
      </w:r>
      <w:r w:rsidR="000522DA" w:rsidRPr="00B245E7">
        <w:rPr>
          <w:sz w:val="22"/>
          <w:szCs w:val="22"/>
        </w:rPr>
        <w:t>, human seasonal virus reference strains and CVVs</w:t>
      </w:r>
      <w:r w:rsidRPr="00B245E7">
        <w:rPr>
          <w:sz w:val="22"/>
          <w:szCs w:val="22"/>
        </w:rPr>
        <w:t xml:space="preserve"> to assess </w:t>
      </w:r>
      <w:r w:rsidR="00BB1BEB" w:rsidRPr="00B245E7">
        <w:rPr>
          <w:sz w:val="22"/>
          <w:szCs w:val="22"/>
        </w:rPr>
        <w:t xml:space="preserve">human seasonal influenza-derived </w:t>
      </w:r>
      <w:r w:rsidRPr="00B245E7">
        <w:rPr>
          <w:sz w:val="22"/>
          <w:szCs w:val="22"/>
        </w:rPr>
        <w:t xml:space="preserve">antibody recognition of swine strains </w:t>
      </w:r>
      <w:r w:rsidR="000522DA" w:rsidRPr="00B245E7">
        <w:rPr>
          <w:sz w:val="22"/>
          <w:szCs w:val="22"/>
        </w:rPr>
        <w:t xml:space="preserve">and to </w:t>
      </w:r>
      <w:r w:rsidR="00BB1BEB" w:rsidRPr="00B245E7">
        <w:rPr>
          <w:sz w:val="22"/>
          <w:szCs w:val="22"/>
        </w:rPr>
        <w:t xml:space="preserve">identify IAV diversity that would likely not be covered either by human seasonal strain immunity or by </w:t>
      </w:r>
      <w:r w:rsidR="000522DA" w:rsidRPr="00B245E7">
        <w:rPr>
          <w:sz w:val="22"/>
          <w:szCs w:val="22"/>
        </w:rPr>
        <w:t xml:space="preserve">putative pandemic-preparedness </w:t>
      </w:r>
      <w:r w:rsidR="009A096A" w:rsidRPr="00B245E7">
        <w:rPr>
          <w:sz w:val="22"/>
          <w:szCs w:val="22"/>
        </w:rPr>
        <w:t>CVV</w:t>
      </w:r>
      <w:r w:rsidR="000522DA" w:rsidRPr="00B245E7">
        <w:rPr>
          <w:sz w:val="22"/>
          <w:szCs w:val="22"/>
        </w:rPr>
        <w:t xml:space="preserve"> strain responses.</w:t>
      </w:r>
      <w:r w:rsidRPr="00B245E7">
        <w:rPr>
          <w:sz w:val="22"/>
          <w:szCs w:val="22"/>
        </w:rPr>
        <w:t xml:space="preserve"> Two cohorts of human sera were tested against the selected swine H1 and H3 viruses. A convalescent cohort was composed of influenza-infected individuals</w:t>
      </w:r>
      <w:r w:rsidR="00D81355" w:rsidRPr="00B245E7">
        <w:rPr>
          <w:sz w:val="22"/>
          <w:szCs w:val="22"/>
        </w:rPr>
        <w:t xml:space="preserve"> </w:t>
      </w:r>
      <w:r w:rsidR="000435CC" w:rsidRPr="00B245E7">
        <w:rPr>
          <w:sz w:val="22"/>
          <w:szCs w:val="22"/>
        </w:rPr>
        <w:t>(</w:t>
      </w:r>
      <w:r w:rsidRPr="00B245E7">
        <w:rPr>
          <w:i/>
          <w:sz w:val="22"/>
          <w:szCs w:val="22"/>
        </w:rPr>
        <w:t>n=10</w:t>
      </w:r>
      <w:r w:rsidRPr="00B245E7">
        <w:rPr>
          <w:sz w:val="22"/>
          <w:szCs w:val="22"/>
        </w:rPr>
        <w:t>) from Taiwan and Hong Kong</w:t>
      </w:r>
      <w:r w:rsidR="00D81355" w:rsidRPr="00B245E7">
        <w:rPr>
          <w:sz w:val="22"/>
          <w:szCs w:val="22"/>
        </w:rPr>
        <w:t xml:space="preserve"> </w:t>
      </w:r>
      <w:r w:rsidR="000435CC" w:rsidRPr="00B245E7">
        <w:rPr>
          <w:sz w:val="22"/>
          <w:szCs w:val="22"/>
        </w:rPr>
        <w:t>(</w:t>
      </w:r>
      <w:r w:rsidRPr="00B245E7">
        <w:rPr>
          <w:sz w:val="22"/>
          <w:szCs w:val="22"/>
        </w:rPr>
        <w:t xml:space="preserve">season 2016-17), with sera collected at 28 days post-infection. Sera from this cohort were previously tested and demonstrated HI </w:t>
      </w:r>
      <w:r w:rsidR="008B7B3F" w:rsidRPr="00B245E7">
        <w:rPr>
          <w:sz w:val="22"/>
          <w:szCs w:val="22"/>
        </w:rPr>
        <w:t>titres</w:t>
      </w:r>
      <w:r w:rsidRPr="00B245E7">
        <w:rPr>
          <w:sz w:val="22"/>
          <w:szCs w:val="22"/>
        </w:rPr>
        <w:t xml:space="preserve"> against the H1 vaccine strain</w:t>
      </w:r>
      <w:r w:rsidR="002A473B" w:rsidRPr="00B245E7">
        <w:rPr>
          <w:sz w:val="22"/>
          <w:szCs w:val="22"/>
        </w:rPr>
        <w:t xml:space="preserve"> A/Michigan/45/2015</w:t>
      </w:r>
      <w:r w:rsidR="000D1EFC" w:rsidRPr="00B245E7">
        <w:rPr>
          <w:sz w:val="22"/>
          <w:szCs w:val="22"/>
        </w:rPr>
        <w:t xml:space="preserve"> </w:t>
      </w:r>
      <w:r w:rsidR="00874BA7" w:rsidRPr="00B245E7">
        <w:rPr>
          <w:sz w:val="22"/>
          <w:szCs w:val="22"/>
        </w:rPr>
        <w:fldChar w:fldCharType="begin"/>
      </w:r>
      <w:r w:rsidR="00874BA7" w:rsidRPr="00B245E7">
        <w:rPr>
          <w:sz w:val="22"/>
          <w:szCs w:val="22"/>
        </w:rPr>
        <w:instrText xml:space="preserve"> ADDIN ZOTERO_ITEM CSL_CITATION {"citationID":"Lj7KagwO","properties":{"formattedCitation":"(Venkatesh {\\i{}et al.}, 2022)","plainCitation":"(Venkatesh et al., 2022)","noteIndex":0},"citationItems":[{"id":749,"uris":["http://zotero.org/users/local/SOJeSFbE/items/ZRURZSI8"],"itemData":{"id":749,"type":"article-journal","abstract":"The first pandemic of the 21st century was caused by an H1N1 influenza A virus (IAV) introduced from pigs into humans, highlighting the importance of swine as reservoirs for pandemic viruses. Two major lineages of swine H1 circulate in North America: the 1A classical swine lineage (including that of the 2009 H1N1 pandemic) and the 1B human seasonal-like lineage. Here, we investigated the evolution of these H1 IAV lineages in North American swine and their potential pandemic risk. We assessed the antigenic distance between the HA of representative swine H1 and human seasonal vaccine strains (1978 to 2015) in hemagglutination inhibition (HI) assays using a panel of monovalent antisera raised in pigs. Antigenic cross-reactivity varied by strain but was associated with genetic distance. Generally, the swine 1A lineage viruses that seeded the 2009 H1 pandemic were antigenically most similar to the H1 pandemic vaccine strains, with the exception of viruses in the genetic clade 1A.1.1.3, which had a two-amino acid deletion mutation near the receptor-binding site, which dramatically reduced antibody recognition. The swine 1B lineage strains, which arose from previously circulating (pre-2009 pandemic) human seasonal viruses, were more antigenically similar to pre-2009 human seasonal H1 vaccine viruses than post-2009 strains. Human population immunity was measured by cross-reactivity in HI assays to representative swine H1 strains. There was a broad range of titers against each swine strain that was not associated with age, sex, or location. However, there was almost no cross-reactivity in human sera to the 1A.1.1.3 and 1B.2.1 genetic clades of swine viruses, and the 1A.1.1.3 and 1B.2.1 clades were also the most antigenically distant to the human vaccine strains. Our data demonstrate that the antigenic distances of representative swine strains from human vaccine strains represent an important part of the rational assessment of swine IAV for zoonotic risk research and pandemic preparedness prioritization. IMPORTANCE Human H1 influenza A viruses (IAV) spread to pigs in North America, resulting in a sustained circulation of two major groups of H1 viruses in swine. We quantified the genetic diversity of H1 in swine and measured antigenic phenotypes. We demonstrated that the swine H1 lineages were significantly different from the human vaccine strains and that this antigenic dissimilarity increased over time as the viruses evolved in swine. Pandemic preparedness vaccine strains for human vaccines also demonstrated a loss in similarity with contemporary swine strains. Human sera revealed a range of responses to swine IAV, including two groups of viruses with little to no immunity. The surveillance and risk assessment of IAV diversity in pig populations are essential to detect strains with reduced immunity in humans and provide critical information for pandemic preparedness.","container-title":"Microbiology Spectrum","DOI":"10.1128/spectrum.01781-22","ISSN":"2165-0497","issue":"6","journalAbbreviation":"Microbiol Spectr","language":"eng","note":"PMID: 36318009\nPMCID: PMC9769642","page":"e0178122","source":"PubMed","title":"Antigenic Characterization and Pandemic Risk Assessment of North American H1 Influenza A Viruses Circulating in Swine","volume":"10","author":[{"family":"Venkatesh","given":"Divya"},{"family":"Anderson","given":"Tavis K."},{"family":"Kimble","given":"J. Brian"},{"family":"Chang","given":"Jennifer"},{"family":"Lopes","given":"Sara"},{"family":"Souza","given":"Carine K."},{"family":"Pekosz","given":"Andrew"},{"family":"Shaw-Saliba","given":"Kathryn"},{"family":"Rothman","given":"Richard E."},{"family":"Chen","given":"Kuan-Fu"},{"family":"Lewis","given":"Nicola S."},{"family":"Vincent Baker","given":"Amy L."}],"issued":{"date-parts":[["2022",12,21]]}}}],"schema":"https://github.com/citation-style-language/schema/raw/master/csl-citation.json"} </w:instrText>
      </w:r>
      <w:r w:rsidR="00874BA7" w:rsidRPr="00B245E7">
        <w:rPr>
          <w:sz w:val="22"/>
          <w:szCs w:val="22"/>
        </w:rPr>
        <w:fldChar w:fldCharType="separate"/>
      </w:r>
      <w:r w:rsidR="00874BA7" w:rsidRPr="00B245E7">
        <w:rPr>
          <w:sz w:val="22"/>
          <w:szCs w:val="22"/>
        </w:rPr>
        <w:t xml:space="preserve">(Venkatesh </w:t>
      </w:r>
      <w:r w:rsidR="00874BA7" w:rsidRPr="00B245E7">
        <w:rPr>
          <w:i/>
          <w:iCs/>
          <w:sz w:val="22"/>
          <w:szCs w:val="22"/>
        </w:rPr>
        <w:t>et al.</w:t>
      </w:r>
      <w:r w:rsidR="00874BA7" w:rsidRPr="00B245E7">
        <w:rPr>
          <w:sz w:val="22"/>
          <w:szCs w:val="22"/>
        </w:rPr>
        <w:t>, 2022)</w:t>
      </w:r>
      <w:r w:rsidR="00874BA7" w:rsidRPr="00B245E7">
        <w:rPr>
          <w:sz w:val="22"/>
          <w:szCs w:val="22"/>
        </w:rPr>
        <w:fldChar w:fldCharType="end"/>
      </w:r>
      <w:r w:rsidR="00DE0CC4" w:rsidRPr="00B245E7">
        <w:rPr>
          <w:sz w:val="22"/>
          <w:szCs w:val="22"/>
        </w:rPr>
        <w:t xml:space="preserve"> </w:t>
      </w:r>
      <w:r w:rsidRPr="00B245E7">
        <w:rPr>
          <w:sz w:val="22"/>
          <w:szCs w:val="22"/>
        </w:rPr>
        <w:t>and the H3N2 vaccine strain A/Hong Kong/4801/2014</w:t>
      </w:r>
      <w:r w:rsidR="000D1EFC" w:rsidRPr="00B245E7">
        <w:rPr>
          <w:sz w:val="22"/>
          <w:szCs w:val="22"/>
        </w:rPr>
        <w:t xml:space="preserve"> </w:t>
      </w:r>
      <w:r w:rsidR="00874BA7" w:rsidRPr="00B245E7">
        <w:rPr>
          <w:sz w:val="22"/>
          <w:szCs w:val="22"/>
        </w:rPr>
        <w:fldChar w:fldCharType="begin"/>
      </w:r>
      <w:r w:rsidR="00874BA7" w:rsidRPr="00B245E7">
        <w:rPr>
          <w:sz w:val="22"/>
          <w:szCs w:val="22"/>
        </w:rPr>
        <w:instrText xml:space="preserve"> ADDIN ZOTERO_ITEM CSL_CITATION {"citationID":"dIBVnVG4","properties":{"formattedCitation":"(Souza {\\i{}et al.}, 2022)","plainCitation":"(Souza et al., 2022)","noteIndex":0},"citationItems":[{"id":752,"uris":["http://zotero.org/users/local/SOJeSFbE/items/VK226G4A"],"itemData":{"id":752,"type":"article-journal","abstract":"Human-to-swine transmission of influenza A virus (IAV) repeatedly occurs, leading to sustained transmission and increased diversity in swine; human seasonal H3N2 introductions occurred in the 1990s and 2010s and were maintained in North American swine. Swine H3N2 strains were subsequently associated with zoonotic infections, highlighting the need to understand the risk of endemic swine IAV to humans. We quantified antigenic distances between swine H3N2 and human seasonal vaccine strains from 1973 to 2014 using a panel of monovalent antisera raised in pigs in hemagglutination inhibition (HI) assays. Swine H3N2 lineages retained the closest antigenic similarity to human vaccine strains from the decade of incursion. Swine lineages from the 1990s were antigenically more similar to human vaccine strains of the mid-1990s but had substantial distance from recent human vaccine strains. In contrast, lineages from the 2010s were closer to human vaccine strains from 2011 and 2014 and the most antigenically distant from human vaccine strains prior to 2007. HI assays using ferret antisera demonstrated that swine lineages from the 1990s and 2010s had significant fold reductions compared to the homologous HI titer of the nearest pandemic preparedness candidate vaccine virus (CVV) or seasonal vaccine strain. The assessment of postinfection and postvaccination human serum cohorts demonstrated limited cross-reactivity to swine H3N2 from the 1990s, especially in older adults born before the 1970s. We identified swine strains to which humans are likely to lack population immunity or are not protected against by a current human seasonal vaccine or CVV to use in prioritizing future human CVV strain selection. IMPORTANCE Human H3N2 influenza A viruses spread to pigs in North America in the 1990s and more recently in the 2010s. These cross-species events led to sustained circulation and increased H3N2 diversity in pig populations. The evolution of H3N2 in swine led to a reduced similarity to human seasonal H3N2 and the vaccine strains used to protect human populations. We quantified the antigenic phenotypes and found that North American swine H3N2 lineages retained more antigenic similarity to historical human vaccine strains from the decade of incursion but had substantial differences compared to recent human vaccine strains. Additionally, pandemic preparedness vaccine strains demonstrated a loss of similarity to contemporary swine strains. Finally, human sera revealed that although these adults had antibodies against human H3N2 strains, many had limited immunity to swine H3N2, especially older adults born before 1970. Antigenic assessment of swine H3N2 provides critical information for pandemic preparedness and candidate vaccine development.","container-title":"Journal of Virology","DOI":"10.1128/JVI.01374-21","ISSN":"1098-5514","issue":"2","journalAbbreviation":"J Virol","language":"eng","note":"PMID: 34757846\nPMCID: PMC8791259","page":"e0137421","source":"PubMed","title":"Antigenic Distance between North American Swine and Human Seasonal H3N2 Influenza A Viruses as an Indication of Zoonotic Risk to Humans","volume":"96","author":[{"family":"Souza","given":"Carine K."},{"family":"Anderson","given":"Tavis K."},{"family":"Chang","given":"Jennifer"},{"family":"Venkatesh","given":"Divya"},{"family":"Lewis","given":"Nicola S."},{"family":"Pekosz","given":"Andrew"},{"family":"Shaw-Saliba","given":"Kathryn"},{"family":"Rothman","given":"Richard E."},{"family":"Chen","given":"Kuan-Fu"},{"family":"Vincent","given":"Amy L."}],"issued":{"date-parts":[["2022",1,26]]}}}],"schema":"https://github.com/citation-style-language/schema/raw/master/csl-citation.json"} </w:instrText>
      </w:r>
      <w:r w:rsidR="00874BA7" w:rsidRPr="00B245E7">
        <w:rPr>
          <w:sz w:val="22"/>
          <w:szCs w:val="22"/>
        </w:rPr>
        <w:fldChar w:fldCharType="separate"/>
      </w:r>
      <w:r w:rsidR="00874BA7" w:rsidRPr="00B245E7">
        <w:rPr>
          <w:sz w:val="22"/>
          <w:szCs w:val="22"/>
        </w:rPr>
        <w:t xml:space="preserve">(Souza </w:t>
      </w:r>
      <w:r w:rsidR="00874BA7" w:rsidRPr="00B245E7">
        <w:rPr>
          <w:i/>
          <w:iCs/>
          <w:sz w:val="22"/>
          <w:szCs w:val="22"/>
        </w:rPr>
        <w:t>et al.</w:t>
      </w:r>
      <w:r w:rsidR="00874BA7" w:rsidRPr="00B245E7">
        <w:rPr>
          <w:sz w:val="22"/>
          <w:szCs w:val="22"/>
        </w:rPr>
        <w:t>, 2022)</w:t>
      </w:r>
      <w:r w:rsidR="00874BA7" w:rsidRPr="00B245E7">
        <w:rPr>
          <w:sz w:val="22"/>
          <w:szCs w:val="22"/>
        </w:rPr>
        <w:fldChar w:fldCharType="end"/>
      </w:r>
      <w:r w:rsidR="00ED7480" w:rsidRPr="00B245E7">
        <w:rPr>
          <w:sz w:val="22"/>
          <w:szCs w:val="22"/>
        </w:rPr>
        <w:t xml:space="preserve">. </w:t>
      </w:r>
      <w:r w:rsidRPr="00B245E7">
        <w:rPr>
          <w:sz w:val="22"/>
          <w:szCs w:val="22"/>
        </w:rPr>
        <w:t xml:space="preserve">A post-vaccination cohort </w:t>
      </w:r>
      <w:r w:rsidR="003964A1" w:rsidRPr="00B245E7">
        <w:rPr>
          <w:sz w:val="22"/>
          <w:szCs w:val="22"/>
        </w:rPr>
        <w:t xml:space="preserve">consisted of </w:t>
      </w:r>
      <w:r w:rsidRPr="00B245E7">
        <w:rPr>
          <w:sz w:val="22"/>
          <w:szCs w:val="22"/>
        </w:rPr>
        <w:t>subjects from Johns Hopkins Hospital</w:t>
      </w:r>
      <w:r w:rsidR="00874BA7" w:rsidRPr="00B245E7">
        <w:rPr>
          <w:sz w:val="22"/>
          <w:szCs w:val="22"/>
        </w:rPr>
        <w:t xml:space="preserve"> </w:t>
      </w:r>
      <w:r w:rsidR="000435CC" w:rsidRPr="00B245E7">
        <w:rPr>
          <w:sz w:val="22"/>
          <w:szCs w:val="22"/>
        </w:rPr>
        <w:t>(</w:t>
      </w:r>
      <w:r w:rsidRPr="00B245E7">
        <w:rPr>
          <w:sz w:val="22"/>
          <w:szCs w:val="22"/>
        </w:rPr>
        <w:t xml:space="preserve">Baltimore, MD, U.S.) vaccinated in the </w:t>
      </w:r>
      <w:r w:rsidR="00FE76AA" w:rsidRPr="00B245E7">
        <w:rPr>
          <w:sz w:val="22"/>
          <w:szCs w:val="22"/>
        </w:rPr>
        <w:t xml:space="preserve">autumn </w:t>
      </w:r>
      <w:r w:rsidRPr="00B245E7">
        <w:rPr>
          <w:sz w:val="22"/>
          <w:szCs w:val="22"/>
        </w:rPr>
        <w:t>of 2017 with a quadrivalent influenza vaccine. Age and gender metadata were provided, so female and male samples were grouped and stratified by decade of age: 1940-50s, 1960s, 1970,1980s and 1990s. Five subjects per age group per gender were randomly selected</w:t>
      </w:r>
      <w:r w:rsidR="003964A1" w:rsidRPr="00B245E7">
        <w:rPr>
          <w:sz w:val="22"/>
          <w:szCs w:val="22"/>
        </w:rPr>
        <w:t xml:space="preserve"> for the final cohort panel</w:t>
      </w:r>
      <w:ins w:id="396" w:author="Kristien Van Reeth" w:date="2024-11-30T22:01:00Z" w16du:dateUtc="2024-11-30T21:01:00Z">
        <w:r w:rsidR="006054A5">
          <w:rPr>
            <w:sz w:val="22"/>
            <w:szCs w:val="22"/>
          </w:rPr>
          <w:t xml:space="preserve"> (</w:t>
        </w:r>
        <w:r w:rsidR="006054A5" w:rsidRPr="00B245E7">
          <w:rPr>
            <w:i/>
            <w:sz w:val="22"/>
            <w:szCs w:val="22"/>
          </w:rPr>
          <w:t>n=</w:t>
        </w:r>
        <w:r w:rsidR="006054A5">
          <w:rPr>
            <w:i/>
            <w:sz w:val="22"/>
            <w:szCs w:val="22"/>
          </w:rPr>
          <w:t>5</w:t>
        </w:r>
        <w:r w:rsidR="006054A5" w:rsidRPr="00B245E7">
          <w:rPr>
            <w:i/>
            <w:sz w:val="22"/>
            <w:szCs w:val="22"/>
          </w:rPr>
          <w:t>0</w:t>
        </w:r>
        <w:r w:rsidR="006054A5">
          <w:rPr>
            <w:i/>
            <w:sz w:val="22"/>
            <w:szCs w:val="22"/>
          </w:rPr>
          <w:t>)</w:t>
        </w:r>
      </w:ins>
      <w:ins w:id="397" w:author="Kristien Van Reeth" w:date="2024-12-08T13:35:00Z" w16du:dateUtc="2024-12-08T12:35:00Z">
        <w:r w:rsidRPr="00B245E7">
          <w:rPr>
            <w:sz w:val="22"/>
            <w:szCs w:val="22"/>
          </w:rPr>
          <w:t>.</w:t>
        </w:r>
      </w:ins>
      <w:del w:id="398" w:author="Kristien Van Reeth" w:date="2024-12-08T13:35:00Z" w16du:dateUtc="2024-12-08T12:35:00Z">
        <w:r w:rsidRPr="00B245E7">
          <w:rPr>
            <w:sz w:val="22"/>
            <w:szCs w:val="22"/>
          </w:rPr>
          <w:delText>.</w:delText>
        </w:r>
      </w:del>
    </w:p>
    <w:p w14:paraId="2AD8DD81" w14:textId="00B7DC9C" w:rsidR="0042178C" w:rsidRPr="00B245E7" w:rsidRDefault="00A1489C" w:rsidP="00B245E7">
      <w:pPr>
        <w:spacing w:line="360" w:lineRule="auto"/>
        <w:rPr>
          <w:ins w:id="399" w:author="Pekosz, Andrew" w:date="2024-12-08T13:40:00Z" w16du:dateUtc="2024-12-08T12:40:00Z"/>
          <w:sz w:val="22"/>
          <w:szCs w:val="22"/>
        </w:rPr>
      </w:pPr>
      <w:commentRangeStart w:id="400"/>
      <w:ins w:id="401" w:author="Pekosz, Andrew" w:date="2024-11-17T14:13:00Z">
        <w:r w:rsidRPr="00A1489C">
          <w:rPr>
            <w:sz w:val="22"/>
            <w:szCs w:val="22"/>
          </w:rPr>
          <w:t>The human subjects’ protocol was approved by the Johns Hopkins School of Medicine Institutional Review Board (IRB90001667) and National Institutes of Health Division of Microbiology and Infectious Diseases (protocol 15-0103). Patients were enrolled at the Johns Hopkins Medical Institute (JHMI) Department of Emergency Medicine or on inpatient floors.</w:t>
        </w:r>
      </w:ins>
      <w:commentRangeEnd w:id="400"/>
      <w:ins w:id="402" w:author="Pekosz, Andrew" w:date="2024-11-17T14:13:00Z" w16du:dateUtc="2024-11-17T19:13:00Z">
        <w:r>
          <w:rPr>
            <w:rStyle w:val="CommentReference"/>
            <w:rFonts w:asciiTheme="minorHAnsi" w:eastAsiaTheme="minorHAnsi" w:hAnsiTheme="minorHAnsi" w:cstheme="minorBidi"/>
            <w:lang w:eastAsia="en-US"/>
          </w:rPr>
          <w:commentReference w:id="400"/>
        </w:r>
      </w:ins>
    </w:p>
    <w:p w14:paraId="34A244C2" w14:textId="49030AC3" w:rsidR="005A25F9" w:rsidRPr="00B245E7" w:rsidRDefault="005A25F9" w:rsidP="00B245E7">
      <w:pPr>
        <w:spacing w:line="360" w:lineRule="auto"/>
        <w:rPr>
          <w:sz w:val="22"/>
          <w:szCs w:val="22"/>
        </w:rPr>
      </w:pPr>
    </w:p>
    <w:p w14:paraId="0B6D7254" w14:textId="285B7FC4" w:rsidR="005A25F9" w:rsidRPr="00B245E7" w:rsidRDefault="005A25F9" w:rsidP="00B245E7">
      <w:pPr>
        <w:spacing w:line="360" w:lineRule="auto"/>
        <w:rPr>
          <w:b/>
          <w:bCs/>
          <w:sz w:val="22"/>
          <w:szCs w:val="22"/>
        </w:rPr>
      </w:pPr>
      <w:r w:rsidRPr="00B245E7">
        <w:rPr>
          <w:b/>
          <w:bCs/>
          <w:sz w:val="22"/>
          <w:szCs w:val="22"/>
        </w:rPr>
        <w:t>Results</w:t>
      </w:r>
    </w:p>
    <w:p w14:paraId="5941517A" w14:textId="34E25316" w:rsidR="004C5E80" w:rsidRPr="00B245E7" w:rsidRDefault="00790EE8" w:rsidP="00B245E7">
      <w:pPr>
        <w:spacing w:line="360" w:lineRule="auto"/>
        <w:rPr>
          <w:b/>
          <w:bCs/>
          <w:sz w:val="22"/>
          <w:szCs w:val="22"/>
        </w:rPr>
      </w:pPr>
      <w:commentRangeStart w:id="403"/>
      <w:commentRangeStart w:id="404"/>
      <w:commentRangeStart w:id="405"/>
      <w:del w:id="406" w:author="Coggon, Amelia Charlotte" w:date="2024-12-08T14:20:00Z" w16du:dateUtc="2024-12-08T13:20:00Z">
        <w:r w:rsidRPr="00B245E7" w:rsidDel="00A37702">
          <w:rPr>
            <w:b/>
            <w:bCs/>
            <w:sz w:val="22"/>
            <w:szCs w:val="22"/>
          </w:rPr>
          <w:delText xml:space="preserve">Current </w:delText>
        </w:r>
      </w:del>
      <w:ins w:id="407" w:author="Coggon, Amelia Charlotte" w:date="2024-12-08T14:39:00Z" w16du:dateUtc="2024-12-08T13:39:00Z">
        <w:r w:rsidR="00D11FF6">
          <w:rPr>
            <w:b/>
            <w:bCs/>
            <w:sz w:val="22"/>
            <w:szCs w:val="22"/>
          </w:rPr>
          <w:t>G</w:t>
        </w:r>
      </w:ins>
      <w:ins w:id="408" w:author="Coggon, Amelia Charlotte" w:date="2024-12-08T14:20:00Z" w16du:dateUtc="2024-12-08T13:20:00Z">
        <w:r w:rsidR="00A37702">
          <w:rPr>
            <w:b/>
            <w:bCs/>
            <w:sz w:val="22"/>
            <w:szCs w:val="22"/>
          </w:rPr>
          <w:t>enomic</w:t>
        </w:r>
        <w:r w:rsidR="00A37702" w:rsidRPr="00B245E7">
          <w:rPr>
            <w:b/>
            <w:bCs/>
            <w:sz w:val="22"/>
            <w:szCs w:val="22"/>
          </w:rPr>
          <w:t xml:space="preserve"> </w:t>
        </w:r>
      </w:ins>
      <w:r w:rsidR="001E15A0" w:rsidRPr="00B245E7">
        <w:rPr>
          <w:b/>
          <w:bCs/>
          <w:sz w:val="22"/>
          <w:szCs w:val="22"/>
        </w:rPr>
        <w:t>e</w:t>
      </w:r>
      <w:r w:rsidR="00986D70" w:rsidRPr="00B245E7">
        <w:rPr>
          <w:b/>
          <w:bCs/>
          <w:sz w:val="22"/>
          <w:szCs w:val="22"/>
        </w:rPr>
        <w:t>pidemiology</w:t>
      </w:r>
      <w:ins w:id="409" w:author="Coggon, Amelia Charlotte" w:date="2024-12-08T14:39:00Z" w16du:dateUtc="2024-12-08T13:39:00Z">
        <w:r w:rsidR="00D11FF6">
          <w:rPr>
            <w:b/>
            <w:bCs/>
            <w:sz w:val="22"/>
            <w:szCs w:val="22"/>
          </w:rPr>
          <w:t xml:space="preserve"> of SIV</w:t>
        </w:r>
      </w:ins>
      <w:r w:rsidRPr="00B245E7">
        <w:rPr>
          <w:b/>
          <w:bCs/>
          <w:sz w:val="22"/>
          <w:szCs w:val="22"/>
        </w:rPr>
        <w:t xml:space="preserve"> in pigs</w:t>
      </w:r>
      <w:commentRangeEnd w:id="403"/>
      <w:r w:rsidR="003506B5">
        <w:rPr>
          <w:rStyle w:val="CommentReference"/>
          <w:rFonts w:asciiTheme="minorHAnsi" w:eastAsiaTheme="minorHAnsi" w:hAnsiTheme="minorHAnsi" w:cstheme="minorBidi"/>
          <w:lang w:eastAsia="en-US"/>
        </w:rPr>
        <w:commentReference w:id="403"/>
      </w:r>
      <w:commentRangeEnd w:id="404"/>
      <w:r w:rsidR="00BE2DC1">
        <w:rPr>
          <w:rStyle w:val="CommentReference"/>
          <w:rFonts w:asciiTheme="minorHAnsi" w:eastAsiaTheme="minorHAnsi" w:hAnsiTheme="minorHAnsi" w:cstheme="minorBidi"/>
          <w:lang w:eastAsia="en-US"/>
        </w:rPr>
        <w:commentReference w:id="404"/>
      </w:r>
      <w:commentRangeEnd w:id="405"/>
      <w:r w:rsidR="002960DF">
        <w:rPr>
          <w:rStyle w:val="CommentReference"/>
          <w:rFonts w:asciiTheme="minorHAnsi" w:eastAsiaTheme="minorHAnsi" w:hAnsiTheme="minorHAnsi" w:cstheme="minorBidi"/>
          <w:lang w:eastAsia="en-US"/>
        </w:rPr>
        <w:commentReference w:id="405"/>
      </w:r>
    </w:p>
    <w:p w14:paraId="37F80CF8" w14:textId="65C3E231" w:rsidR="006D674C" w:rsidRDefault="00176D8D" w:rsidP="006D674C">
      <w:pPr>
        <w:spacing w:line="360" w:lineRule="auto"/>
        <w:rPr>
          <w:ins w:id="410" w:author="Coggon, Amelia Charlotte" w:date="2024-12-08T15:53:00Z" w16du:dateUtc="2024-12-08T14:53:00Z"/>
          <w:sz w:val="22"/>
          <w:szCs w:val="22"/>
        </w:rPr>
      </w:pPr>
      <w:r w:rsidRPr="00B245E7">
        <w:rPr>
          <w:sz w:val="22"/>
          <w:szCs w:val="22"/>
        </w:rPr>
        <w:lastRenderedPageBreak/>
        <w:t xml:space="preserve">Geographic analysis of the circulation of swine H1 viruses from 2010 </w:t>
      </w:r>
      <w:del w:id="411" w:author="Coggon, Amelia Charlotte" w:date="2024-12-08T14:20:00Z" w16du:dateUtc="2024-12-08T13:20:00Z">
        <w:r w:rsidR="008701B1" w:rsidRPr="00B245E7" w:rsidDel="00A37702">
          <w:rPr>
            <w:sz w:val="22"/>
            <w:szCs w:val="22"/>
          </w:rPr>
          <w:delText xml:space="preserve">through </w:delText>
        </w:r>
      </w:del>
      <w:ins w:id="412" w:author="Coggon, Amelia Charlotte" w:date="2024-12-08T14:36:00Z" w16du:dateUtc="2024-12-08T13:36:00Z">
        <w:r w:rsidR="00C4450A">
          <w:rPr>
            <w:sz w:val="22"/>
            <w:szCs w:val="22"/>
          </w:rPr>
          <w:t>to</w:t>
        </w:r>
      </w:ins>
      <w:ins w:id="413" w:author="Coggon, Amelia Charlotte" w:date="2024-12-08T14:20:00Z" w16du:dateUtc="2024-12-08T13:20:00Z">
        <w:r w:rsidR="00A37702">
          <w:rPr>
            <w:sz w:val="22"/>
            <w:szCs w:val="22"/>
          </w:rPr>
          <w:t xml:space="preserve"> </w:t>
        </w:r>
      </w:ins>
      <w:commentRangeStart w:id="414"/>
      <w:commentRangeStart w:id="415"/>
      <w:commentRangeStart w:id="416"/>
      <w:del w:id="417" w:author="CHIAPPONI CHIARA" w:date="2024-11-26T21:04:00Z">
        <w:r w:rsidR="008701B1" w:rsidRPr="00B245E7">
          <w:rPr>
            <w:sz w:val="22"/>
            <w:szCs w:val="22"/>
          </w:rPr>
          <w:delText>2020</w:delText>
        </w:r>
        <w:r w:rsidRPr="00B245E7">
          <w:rPr>
            <w:sz w:val="22"/>
            <w:szCs w:val="22"/>
          </w:rPr>
          <w:delText xml:space="preserve"> </w:delText>
        </w:r>
      </w:del>
      <w:commentRangeEnd w:id="414"/>
      <w:ins w:id="418" w:author="CHIAPPONI CHIARA" w:date="2024-11-26T21:04:00Z">
        <w:r w:rsidR="00B70B2C" w:rsidRPr="00B245E7">
          <w:rPr>
            <w:sz w:val="22"/>
            <w:szCs w:val="22"/>
          </w:rPr>
          <w:t>202</w:t>
        </w:r>
      </w:ins>
      <w:ins w:id="419" w:author="Coggon, Amelia Charlotte" w:date="2024-12-08T14:35:00Z" w16du:dateUtc="2024-12-08T13:35:00Z">
        <w:r w:rsidR="00C4450A">
          <w:rPr>
            <w:sz w:val="22"/>
            <w:szCs w:val="22"/>
          </w:rPr>
          <w:t>0 inclusive</w:t>
        </w:r>
      </w:ins>
      <w:ins w:id="420" w:author="Coggon, Amelia Charlotte" w:date="2024-12-08T14:36:00Z" w16du:dateUtc="2024-12-08T13:36:00Z">
        <w:r w:rsidR="00C4450A">
          <w:rPr>
            <w:sz w:val="22"/>
            <w:szCs w:val="22"/>
          </w:rPr>
          <w:t>,</w:t>
        </w:r>
      </w:ins>
      <w:ins w:id="421" w:author="CHIAPPONI CHIARA" w:date="2024-11-26T21:04:00Z">
        <w:del w:id="422" w:author="Coggon, Amelia Charlotte" w:date="2024-12-08T14:35:00Z" w16du:dateUtc="2024-12-08T13:35:00Z">
          <w:r w:rsidR="00B70B2C" w:rsidDel="00C4450A">
            <w:rPr>
              <w:sz w:val="22"/>
              <w:szCs w:val="22"/>
            </w:rPr>
            <w:delText>1</w:delText>
          </w:r>
        </w:del>
        <w:r w:rsidR="00B70B2C" w:rsidRPr="00B245E7">
          <w:rPr>
            <w:sz w:val="22"/>
            <w:szCs w:val="22"/>
          </w:rPr>
          <w:t xml:space="preserve"> </w:t>
        </w:r>
      </w:ins>
      <w:ins w:id="423" w:author="Coggon, Amelia Charlotte" w:date="2024-12-08T13:40:00Z" w16du:dateUtc="2024-12-08T12:40:00Z">
        <w:r w:rsidR="005953A0">
          <w:rPr>
            <w:rStyle w:val="CommentReference"/>
            <w:rFonts w:asciiTheme="minorHAnsi" w:eastAsiaTheme="minorHAnsi" w:hAnsiTheme="minorHAnsi" w:cstheme="minorBidi"/>
            <w:lang w:eastAsia="en-US"/>
          </w:rPr>
          <w:commentReference w:id="414"/>
        </w:r>
        <w:commentRangeEnd w:id="415"/>
        <w:r w:rsidR="002960DF">
          <w:rPr>
            <w:rStyle w:val="CommentReference"/>
            <w:rFonts w:asciiTheme="minorHAnsi" w:eastAsiaTheme="minorHAnsi" w:hAnsiTheme="minorHAnsi" w:cstheme="minorBidi"/>
            <w:lang w:eastAsia="en-US"/>
          </w:rPr>
          <w:commentReference w:id="415"/>
        </w:r>
      </w:ins>
      <w:commentRangeEnd w:id="416"/>
      <w:ins w:id="424" w:author="Coggon, Amelia Charlotte" w:date="2024-12-08T14:36:00Z" w16du:dateUtc="2024-12-08T13:36:00Z">
        <w:r w:rsidR="00C4450A">
          <w:rPr>
            <w:rStyle w:val="CommentReference"/>
            <w:rFonts w:asciiTheme="minorHAnsi" w:eastAsiaTheme="minorHAnsi" w:hAnsiTheme="minorHAnsi" w:cstheme="minorBidi"/>
            <w:lang w:eastAsia="en-US"/>
          </w:rPr>
          <w:commentReference w:id="416"/>
        </w:r>
      </w:ins>
      <w:r w:rsidRPr="00B245E7">
        <w:rPr>
          <w:sz w:val="22"/>
          <w:szCs w:val="22"/>
        </w:rPr>
        <w:t>showed different lineage distribution</w:t>
      </w:r>
      <w:r w:rsidR="002240E9" w:rsidRPr="00B245E7">
        <w:rPr>
          <w:sz w:val="22"/>
          <w:szCs w:val="22"/>
        </w:rPr>
        <w:t>s</w:t>
      </w:r>
      <w:r w:rsidRPr="00B245E7">
        <w:rPr>
          <w:sz w:val="22"/>
          <w:szCs w:val="22"/>
        </w:rPr>
        <w:t xml:space="preserve"> </w:t>
      </w:r>
      <w:r w:rsidR="002240E9" w:rsidRPr="00B245E7">
        <w:rPr>
          <w:sz w:val="22"/>
          <w:szCs w:val="22"/>
        </w:rPr>
        <w:t xml:space="preserve">across time and </w:t>
      </w:r>
      <w:r w:rsidR="00845BE2" w:rsidRPr="00B245E7">
        <w:rPr>
          <w:sz w:val="22"/>
          <w:szCs w:val="22"/>
        </w:rPr>
        <w:t xml:space="preserve">between </w:t>
      </w:r>
      <w:commentRangeStart w:id="425"/>
      <w:r w:rsidR="00845BE2" w:rsidRPr="00B245E7">
        <w:rPr>
          <w:sz w:val="22"/>
          <w:szCs w:val="22"/>
        </w:rPr>
        <w:t xml:space="preserve">different </w:t>
      </w:r>
      <w:commentRangeEnd w:id="425"/>
      <w:r w:rsidR="00845BE2" w:rsidRPr="00B245E7">
        <w:rPr>
          <w:rStyle w:val="CommentReference"/>
          <w:rFonts w:eastAsiaTheme="minorHAnsi"/>
          <w:sz w:val="22"/>
          <w:szCs w:val="22"/>
          <w:lang w:eastAsia="en-US"/>
        </w:rPr>
        <w:commentReference w:id="425"/>
      </w:r>
      <w:r w:rsidR="00845BE2" w:rsidRPr="00B245E7">
        <w:rPr>
          <w:sz w:val="22"/>
          <w:szCs w:val="22"/>
        </w:rPr>
        <w:t xml:space="preserve">countries </w:t>
      </w:r>
      <w:r w:rsidRPr="00B245E7">
        <w:rPr>
          <w:sz w:val="22"/>
          <w:szCs w:val="22"/>
        </w:rPr>
        <w:t>within European pigs (</w:t>
      </w:r>
      <w:r w:rsidR="004A62D2" w:rsidRPr="00B245E7">
        <w:rPr>
          <w:sz w:val="22"/>
          <w:szCs w:val="22"/>
        </w:rPr>
        <w:t>F</w:t>
      </w:r>
      <w:r w:rsidRPr="00B245E7">
        <w:rPr>
          <w:sz w:val="22"/>
          <w:szCs w:val="22"/>
        </w:rPr>
        <w:t xml:space="preserve">igure 1). </w:t>
      </w:r>
      <w:r w:rsidR="00F85EEF" w:rsidRPr="00B245E7">
        <w:rPr>
          <w:sz w:val="22"/>
          <w:szCs w:val="22"/>
        </w:rPr>
        <w:t xml:space="preserve">The co-circulation of all 1A, 1B and 1C lineage viruses in any given year was observed between 2010 and 2020 in France, Germany and Italy, </w:t>
      </w:r>
      <w:r w:rsidR="00FA04E9" w:rsidRPr="00B245E7">
        <w:rPr>
          <w:sz w:val="22"/>
          <w:szCs w:val="22"/>
        </w:rPr>
        <w:t>201</w:t>
      </w:r>
      <w:r w:rsidR="00F85EEF" w:rsidRPr="00B245E7">
        <w:rPr>
          <w:sz w:val="22"/>
          <w:szCs w:val="22"/>
        </w:rPr>
        <w:t>1</w:t>
      </w:r>
      <w:r w:rsidR="00FA04E9" w:rsidRPr="00B245E7">
        <w:rPr>
          <w:sz w:val="22"/>
          <w:szCs w:val="22"/>
        </w:rPr>
        <w:t xml:space="preserve">-2013 </w:t>
      </w:r>
      <w:r w:rsidR="00F85EEF" w:rsidRPr="00B245E7">
        <w:rPr>
          <w:sz w:val="22"/>
          <w:szCs w:val="22"/>
        </w:rPr>
        <w:t xml:space="preserve">in </w:t>
      </w:r>
      <w:r w:rsidR="00FA04E9" w:rsidRPr="00B245E7">
        <w:rPr>
          <w:sz w:val="22"/>
          <w:szCs w:val="22"/>
        </w:rPr>
        <w:t>the United Kingdom</w:t>
      </w:r>
      <w:r w:rsidR="00F85EEF" w:rsidRPr="00B245E7">
        <w:rPr>
          <w:sz w:val="22"/>
          <w:szCs w:val="22"/>
        </w:rPr>
        <w:t>, 2011-2017 in the Netherlands, 2016-</w:t>
      </w:r>
      <w:del w:id="426" w:author="Coggon, Amelia Charlotte" w:date="2024-12-08T13:35:00Z" w16du:dateUtc="2024-12-08T12:35:00Z">
        <w:r w:rsidR="00F85EEF" w:rsidRPr="00B245E7">
          <w:rPr>
            <w:sz w:val="22"/>
            <w:szCs w:val="22"/>
          </w:rPr>
          <w:delText>2021</w:delText>
        </w:r>
      </w:del>
      <w:ins w:id="427" w:author="SIMON Gaelle" w:date="2024-12-08T13:34:00Z" w16du:dateUtc="2024-12-08T12:34:00Z">
        <w:r w:rsidR="00F85EEF" w:rsidRPr="00B245E7">
          <w:rPr>
            <w:sz w:val="22"/>
            <w:szCs w:val="22"/>
          </w:rPr>
          <w:t>202</w:t>
        </w:r>
      </w:ins>
      <w:ins w:id="428" w:author="SIMON Gaelle" w:date="2024-11-29T17:36:00Z">
        <w:r w:rsidR="000B32F3">
          <w:rPr>
            <w:sz w:val="22"/>
            <w:szCs w:val="22"/>
          </w:rPr>
          <w:t>0</w:t>
        </w:r>
      </w:ins>
      <w:del w:id="429" w:author="SIMON Gaelle" w:date="2024-11-29T17:36:00Z">
        <w:r w:rsidR="00F85EEF" w:rsidRPr="00B245E7" w:rsidDel="000B32F3">
          <w:rPr>
            <w:sz w:val="22"/>
            <w:szCs w:val="22"/>
          </w:rPr>
          <w:delText>1</w:delText>
        </w:r>
      </w:del>
      <w:del w:id="430" w:author="SIMON Gaelle" w:date="2024-12-08T13:34:00Z" w16du:dateUtc="2024-12-08T12:34:00Z">
        <w:r w:rsidR="00F85EEF" w:rsidRPr="00B245E7">
          <w:rPr>
            <w:sz w:val="22"/>
            <w:szCs w:val="22"/>
          </w:rPr>
          <w:delText>2021</w:delText>
        </w:r>
      </w:del>
      <w:r w:rsidR="00F85EEF" w:rsidRPr="00B245E7">
        <w:rPr>
          <w:sz w:val="22"/>
          <w:szCs w:val="22"/>
        </w:rPr>
        <w:t xml:space="preserve"> in Spain and in 2019 in Belgium</w:t>
      </w:r>
      <w:r w:rsidR="00830353" w:rsidRPr="00B245E7">
        <w:rPr>
          <w:sz w:val="22"/>
          <w:szCs w:val="22"/>
        </w:rPr>
        <w:t>. The 1C</w:t>
      </w:r>
      <w:r w:rsidR="009B210C" w:rsidRPr="00B245E7">
        <w:rPr>
          <w:sz w:val="22"/>
          <w:szCs w:val="22"/>
        </w:rPr>
        <w:t xml:space="preserve"> lineage viruses were the most </w:t>
      </w:r>
      <w:commentRangeStart w:id="431"/>
      <w:r w:rsidR="00845BE2" w:rsidRPr="00B245E7">
        <w:rPr>
          <w:sz w:val="22"/>
          <w:szCs w:val="22"/>
        </w:rPr>
        <w:t xml:space="preserve">frequently detected </w:t>
      </w:r>
      <w:commentRangeEnd w:id="431"/>
      <w:r w:rsidR="00845BE2" w:rsidRPr="00B245E7">
        <w:rPr>
          <w:rStyle w:val="CommentReference"/>
          <w:rFonts w:eastAsiaTheme="minorHAnsi"/>
          <w:sz w:val="22"/>
          <w:szCs w:val="22"/>
          <w:lang w:eastAsia="en-US"/>
        </w:rPr>
        <w:commentReference w:id="431"/>
      </w:r>
      <w:r w:rsidR="009B210C" w:rsidRPr="00B245E7">
        <w:rPr>
          <w:sz w:val="22"/>
          <w:szCs w:val="22"/>
        </w:rPr>
        <w:t>from 2010-2020.</w:t>
      </w:r>
      <w:r w:rsidR="00830353" w:rsidRPr="00B245E7">
        <w:rPr>
          <w:sz w:val="22"/>
          <w:szCs w:val="22"/>
        </w:rPr>
        <w:t xml:space="preserve"> The 1A.3.3.2 </w:t>
      </w:r>
      <w:r w:rsidR="00845BE2" w:rsidRPr="00B245E7">
        <w:rPr>
          <w:sz w:val="22"/>
          <w:szCs w:val="22"/>
        </w:rPr>
        <w:t xml:space="preserve">(pdm09) </w:t>
      </w:r>
      <w:r w:rsidR="00830353" w:rsidRPr="00B245E7">
        <w:rPr>
          <w:sz w:val="22"/>
          <w:szCs w:val="22"/>
        </w:rPr>
        <w:t xml:space="preserve">viruses were the only </w:t>
      </w:r>
      <w:r w:rsidR="00845BE2" w:rsidRPr="00B245E7">
        <w:rPr>
          <w:sz w:val="22"/>
          <w:szCs w:val="22"/>
        </w:rPr>
        <w:t xml:space="preserve">clade </w:t>
      </w:r>
      <w:r w:rsidR="00830353" w:rsidRPr="00B245E7">
        <w:rPr>
          <w:sz w:val="22"/>
          <w:szCs w:val="22"/>
        </w:rPr>
        <w:t>detected in Finland, Hungary, Iceland and the Republic of Ireland</w:t>
      </w:r>
      <w:r w:rsidR="009C48ED" w:rsidRPr="00B245E7">
        <w:rPr>
          <w:sz w:val="22"/>
          <w:szCs w:val="22"/>
        </w:rPr>
        <w:t xml:space="preserve"> whereas n</w:t>
      </w:r>
      <w:r w:rsidR="009B210C" w:rsidRPr="00B245E7">
        <w:rPr>
          <w:sz w:val="22"/>
          <w:szCs w:val="22"/>
        </w:rPr>
        <w:t xml:space="preserve">o 1A.3.3.2 viruses were detected in Austria, Czech Republic </w:t>
      </w:r>
      <w:r w:rsidR="00845BE2" w:rsidRPr="00B245E7">
        <w:rPr>
          <w:sz w:val="22"/>
          <w:szCs w:val="22"/>
        </w:rPr>
        <w:t xml:space="preserve">or </w:t>
      </w:r>
      <w:r w:rsidR="009B210C" w:rsidRPr="00B245E7">
        <w:rPr>
          <w:sz w:val="22"/>
          <w:szCs w:val="22"/>
        </w:rPr>
        <w:t xml:space="preserve">Switzerland. </w:t>
      </w:r>
      <w:ins w:id="432" w:author="Coggon, Amelia Charlotte" w:date="2024-12-08T15:53:00Z" w16du:dateUtc="2024-12-08T14:53:00Z">
        <w:r w:rsidR="006D674C">
          <w:rPr>
            <w:sz w:val="22"/>
            <w:szCs w:val="22"/>
          </w:rPr>
          <w:t>S</w:t>
        </w:r>
        <w:r w:rsidR="006D674C" w:rsidRPr="00B245E7">
          <w:rPr>
            <w:sz w:val="22"/>
            <w:szCs w:val="22"/>
          </w:rPr>
          <w:t xml:space="preserve">ince 2015 several larger </w:t>
        </w:r>
        <w:r w:rsidR="006D674C">
          <w:rPr>
            <w:sz w:val="22"/>
            <w:szCs w:val="22"/>
          </w:rPr>
          <w:t xml:space="preserve">genetic </w:t>
        </w:r>
        <w:r w:rsidR="006D674C" w:rsidRPr="00B245E7">
          <w:rPr>
            <w:sz w:val="22"/>
            <w:szCs w:val="22"/>
          </w:rPr>
          <w:t>clades of 1A.3.3.2 (pdm09) viruses that have persisted in swine have been observed in Germany, Italy and Denmark, with subsequent detections in other countries. These clades have</w:t>
        </w:r>
        <w:r w:rsidR="006D674C" w:rsidRPr="00B245E7">
          <w:rPr>
            <w:rStyle w:val="CommentReference"/>
            <w:sz w:val="22"/>
            <w:szCs w:val="22"/>
          </w:rPr>
          <w:t xml:space="preserve"> </w:t>
        </w:r>
        <w:r w:rsidR="006D674C" w:rsidRPr="00B245E7">
          <w:rPr>
            <w:sz w:val="22"/>
            <w:szCs w:val="22"/>
          </w:rPr>
          <w:t>longer branch lengths and circulation within pigs of greater than one year.</w:t>
        </w:r>
      </w:ins>
    </w:p>
    <w:p w14:paraId="6BC8772A" w14:textId="77777777" w:rsidR="006D674C" w:rsidRDefault="006D674C" w:rsidP="00B245E7">
      <w:pPr>
        <w:spacing w:line="360" w:lineRule="auto"/>
        <w:rPr>
          <w:ins w:id="433" w:author="Coggon, Amelia Charlotte" w:date="2024-12-08T15:53:00Z" w16du:dateUtc="2024-12-08T14:53:00Z"/>
          <w:sz w:val="22"/>
          <w:szCs w:val="22"/>
        </w:rPr>
      </w:pPr>
    </w:p>
    <w:p w14:paraId="1277C3E7" w14:textId="733BCB4D" w:rsidR="006D674C" w:rsidRDefault="006D674C" w:rsidP="00B245E7">
      <w:pPr>
        <w:spacing w:line="360" w:lineRule="auto"/>
        <w:rPr>
          <w:ins w:id="434" w:author="Coggon, Amelia Charlotte" w:date="2024-12-08T15:55:00Z" w16du:dateUtc="2024-12-08T14:55:00Z"/>
          <w:sz w:val="22"/>
          <w:szCs w:val="22"/>
        </w:rPr>
      </w:pPr>
      <w:ins w:id="435" w:author="Coggon, Amelia Charlotte" w:date="2024-12-08T15:54:00Z" w16du:dateUtc="2024-12-08T14:54:00Z">
        <w:r w:rsidRPr="00B245E7">
          <w:rPr>
            <w:sz w:val="22"/>
            <w:szCs w:val="22"/>
          </w:rPr>
          <w:t xml:space="preserve">The 1B viruses in Europe arose from the introduction of human seasonal influenza virus strains with ancestral strains genetically </w:t>
        </w:r>
        <w:proofErr w:type="gramStart"/>
        <w:r w:rsidRPr="00B245E7">
          <w:rPr>
            <w:sz w:val="22"/>
            <w:szCs w:val="22"/>
          </w:rPr>
          <w:t>similar to</w:t>
        </w:r>
        <w:proofErr w:type="gramEnd"/>
        <w:r w:rsidRPr="00B245E7">
          <w:rPr>
            <w:sz w:val="22"/>
            <w:szCs w:val="22"/>
          </w:rPr>
          <w:t xml:space="preserve"> the human seasonal vaccine A/Chile/1/83. Since their first detection in Europe in </w:t>
        </w:r>
        <w:commentRangeStart w:id="436"/>
        <w:r w:rsidRPr="00B245E7">
          <w:rPr>
            <w:sz w:val="22"/>
            <w:szCs w:val="22"/>
          </w:rPr>
          <w:t>1994</w:t>
        </w:r>
        <w:commentRangeEnd w:id="436"/>
        <w:r>
          <w:rPr>
            <w:rStyle w:val="CommentReference"/>
            <w:rFonts w:asciiTheme="minorHAnsi" w:eastAsiaTheme="minorHAnsi" w:hAnsiTheme="minorHAnsi" w:cstheme="minorBidi"/>
            <w:lang w:eastAsia="en-US"/>
          </w:rPr>
          <w:commentReference w:id="436"/>
        </w:r>
        <w:r>
          <w:rPr>
            <w:sz w:val="22"/>
            <w:szCs w:val="22"/>
          </w:rPr>
          <w:t xml:space="preserve"> (Brown </w:t>
        </w:r>
        <w:r>
          <w:rPr>
            <w:i/>
            <w:iCs/>
            <w:sz w:val="22"/>
            <w:szCs w:val="22"/>
          </w:rPr>
          <w:t xml:space="preserve">et al., </w:t>
        </w:r>
        <w:r>
          <w:rPr>
            <w:sz w:val="22"/>
            <w:szCs w:val="22"/>
          </w:rPr>
          <w:t>1994)</w:t>
        </w:r>
        <w:r w:rsidRPr="00B245E7">
          <w:rPr>
            <w:sz w:val="22"/>
            <w:szCs w:val="22"/>
          </w:rPr>
          <w:t xml:space="preserve">, 1B lineage viruses have diversified into multiple clades (1B.1.1, 1B.1.2, and 1B.1.2.1, 1B.1.2.2, and 1B.1.2.3) some of which appear spatially restricted to a particular country’s swine population. </w:t>
        </w:r>
      </w:ins>
      <w:ins w:id="437" w:author="Coggon, Amelia Charlotte" w:date="2024-12-08T15:37:00Z" w16du:dateUtc="2024-12-08T14:37:00Z">
        <w:r w:rsidR="009B0EB9">
          <w:rPr>
            <w:sz w:val="22"/>
            <w:szCs w:val="22"/>
          </w:rPr>
          <w:t>The</w:t>
        </w:r>
        <w:r w:rsidR="009B0EB9" w:rsidRPr="00B245E7">
          <w:rPr>
            <w:sz w:val="22"/>
            <w:szCs w:val="22"/>
          </w:rPr>
          <w:t xml:space="preserve"> 1B.1.1</w:t>
        </w:r>
      </w:ins>
      <w:ins w:id="438" w:author="Coggon, Amelia Charlotte" w:date="2024-12-14T15:57:00Z" w16du:dateUtc="2024-12-14T14:57:00Z">
        <w:r w:rsidR="00DF1E01">
          <w:rPr>
            <w:sz w:val="22"/>
            <w:szCs w:val="22"/>
          </w:rPr>
          <w:t xml:space="preserve"> </w:t>
        </w:r>
      </w:ins>
      <w:ins w:id="439" w:author="Coggon, Amelia Charlotte" w:date="2024-12-08T15:37:00Z" w16du:dateUtc="2024-12-08T14:37:00Z">
        <w:r w:rsidR="009B0EB9" w:rsidRPr="00B245E7">
          <w:rPr>
            <w:sz w:val="22"/>
            <w:szCs w:val="22"/>
          </w:rPr>
          <w:t xml:space="preserve">have only been detected in the UK </w:t>
        </w:r>
      </w:ins>
      <w:ins w:id="440" w:author="Coggon, Amelia Charlotte" w:date="2024-12-09T15:03:00Z" w16du:dateUtc="2024-12-09T14:03:00Z">
        <w:r w:rsidR="001C1655" w:rsidRPr="00B245E7">
          <w:rPr>
            <w:sz w:val="22"/>
            <w:szCs w:val="22"/>
          </w:rPr>
          <w:t>except for</w:t>
        </w:r>
      </w:ins>
      <w:ins w:id="441" w:author="Coggon, Amelia Charlotte" w:date="2024-12-08T15:37:00Z" w16du:dateUtc="2024-12-08T14:37:00Z">
        <w:r w:rsidR="009B0EB9" w:rsidRPr="00B245E7">
          <w:rPr>
            <w:sz w:val="22"/>
            <w:szCs w:val="22"/>
          </w:rPr>
          <w:t xml:space="preserve"> one strain detected in Spain in 2016. </w:t>
        </w:r>
      </w:ins>
      <w:r w:rsidR="009C48ED" w:rsidRPr="00B245E7">
        <w:rPr>
          <w:sz w:val="22"/>
          <w:szCs w:val="22"/>
        </w:rPr>
        <w:t>The 1B.1.2</w:t>
      </w:r>
      <w:r w:rsidR="00E721D7" w:rsidRPr="00B245E7">
        <w:rPr>
          <w:sz w:val="22"/>
          <w:szCs w:val="22"/>
        </w:rPr>
        <w:t xml:space="preserve"> clade </w:t>
      </w:r>
      <w:r w:rsidR="008B7B3F" w:rsidRPr="00B245E7">
        <w:rPr>
          <w:sz w:val="22"/>
          <w:szCs w:val="22"/>
        </w:rPr>
        <w:t>was</w:t>
      </w:r>
      <w:r w:rsidR="009C48ED" w:rsidRPr="00B245E7">
        <w:rPr>
          <w:sz w:val="22"/>
          <w:szCs w:val="22"/>
        </w:rPr>
        <w:t xml:space="preserve"> only detected in Spain</w:t>
      </w:r>
      <w:ins w:id="442" w:author="Coggon, Amelia Charlotte" w:date="2024-12-08T15:55:00Z" w16du:dateUtc="2024-12-08T14:55:00Z">
        <w:r>
          <w:rPr>
            <w:sz w:val="22"/>
            <w:szCs w:val="22"/>
          </w:rPr>
          <w:t>.</w:t>
        </w:r>
      </w:ins>
      <w:del w:id="443" w:author="Coggon, Amelia Charlotte" w:date="2024-12-08T15:55:00Z" w16du:dateUtc="2024-12-08T14:55:00Z">
        <w:r w:rsidR="009C48ED" w:rsidRPr="00B245E7" w:rsidDel="006D674C">
          <w:rPr>
            <w:sz w:val="22"/>
            <w:szCs w:val="22"/>
          </w:rPr>
          <w:delText>,</w:delText>
        </w:r>
      </w:del>
      <w:r w:rsidR="009C48ED" w:rsidRPr="00B245E7">
        <w:rPr>
          <w:sz w:val="22"/>
          <w:szCs w:val="22"/>
        </w:rPr>
        <w:t xml:space="preserve"> </w:t>
      </w:r>
      <w:ins w:id="444" w:author="Coggon, Amelia Charlotte" w:date="2024-12-08T15:55:00Z" w16du:dateUtc="2024-12-08T14:55:00Z">
        <w:r w:rsidRPr="00B245E7">
          <w:rPr>
            <w:sz w:val="22"/>
            <w:szCs w:val="22"/>
          </w:rPr>
          <w:t>The 1B.1.2.1 clade viruses have been detected in multiple countries in continental Europe and have long branch lengths suggesting that they are diversifying.</w:t>
        </w:r>
        <w:r>
          <w:rPr>
            <w:sz w:val="22"/>
            <w:szCs w:val="22"/>
          </w:rPr>
          <w:t xml:space="preserve"> T</w:t>
        </w:r>
      </w:ins>
      <w:del w:id="445" w:author="Coggon, Amelia Charlotte" w:date="2024-12-08T15:55:00Z" w16du:dateUtc="2024-12-08T14:55:00Z">
        <w:r w:rsidR="009C48ED" w:rsidRPr="00B245E7" w:rsidDel="006D674C">
          <w:rPr>
            <w:sz w:val="22"/>
            <w:szCs w:val="22"/>
          </w:rPr>
          <w:delText>t</w:delText>
        </w:r>
      </w:del>
      <w:r w:rsidR="009C48ED" w:rsidRPr="00B245E7">
        <w:rPr>
          <w:sz w:val="22"/>
          <w:szCs w:val="22"/>
        </w:rPr>
        <w:t>he 1B.1.2.3</w:t>
      </w:r>
      <w:r w:rsidR="00E721D7" w:rsidRPr="00B245E7">
        <w:rPr>
          <w:sz w:val="22"/>
          <w:szCs w:val="22"/>
        </w:rPr>
        <w:t xml:space="preserve"> clade </w:t>
      </w:r>
      <w:del w:id="446" w:author="Coggon, Amelia Charlotte" w:date="2024-12-08T13:35:00Z" w16du:dateUtc="2024-12-08T12:35:00Z">
        <w:r w:rsidR="009C48ED" w:rsidRPr="00B245E7">
          <w:rPr>
            <w:sz w:val="22"/>
            <w:szCs w:val="22"/>
          </w:rPr>
          <w:delText>were</w:delText>
        </w:r>
      </w:del>
      <w:ins w:id="447" w:author="SIMON Gaelle" w:date="2024-12-08T13:34:00Z" w16du:dateUtc="2024-12-08T12:34:00Z">
        <w:r w:rsidR="009C48ED" w:rsidRPr="00B245E7">
          <w:rPr>
            <w:sz w:val="22"/>
            <w:szCs w:val="22"/>
          </w:rPr>
          <w:t>w</w:t>
        </w:r>
      </w:ins>
      <w:ins w:id="448" w:author="SIMON Gaelle" w:date="2024-11-29T17:37:00Z">
        <w:r w:rsidR="000B32F3">
          <w:rPr>
            <w:sz w:val="22"/>
            <w:szCs w:val="22"/>
          </w:rPr>
          <w:t>as</w:t>
        </w:r>
      </w:ins>
      <w:del w:id="449" w:author="SIMON Gaelle" w:date="2024-11-29T17:37:00Z">
        <w:r w:rsidR="009C48ED" w:rsidRPr="00B245E7" w:rsidDel="000B32F3">
          <w:rPr>
            <w:sz w:val="22"/>
            <w:szCs w:val="22"/>
          </w:rPr>
          <w:delText>ere</w:delText>
        </w:r>
      </w:del>
      <w:del w:id="450" w:author="SIMON Gaelle" w:date="2024-12-08T13:34:00Z" w16du:dateUtc="2024-12-08T12:34:00Z">
        <w:r w:rsidR="009C48ED" w:rsidRPr="00B245E7">
          <w:rPr>
            <w:sz w:val="22"/>
            <w:szCs w:val="22"/>
          </w:rPr>
          <w:delText>were</w:delText>
        </w:r>
      </w:del>
      <w:r w:rsidR="009C48ED" w:rsidRPr="00B245E7">
        <w:rPr>
          <w:sz w:val="22"/>
          <w:szCs w:val="22"/>
        </w:rPr>
        <w:t xml:space="preserve"> only detected in France and the 1B.1.2.2 clade </w:t>
      </w:r>
      <w:del w:id="451" w:author="Coggon, Amelia Charlotte" w:date="2024-12-08T13:35:00Z" w16du:dateUtc="2024-12-08T12:35:00Z">
        <w:r w:rsidR="009C48ED" w:rsidRPr="00B245E7">
          <w:rPr>
            <w:sz w:val="22"/>
            <w:szCs w:val="22"/>
          </w:rPr>
          <w:delText>were</w:delText>
        </w:r>
      </w:del>
      <w:ins w:id="452" w:author="SIMON Gaelle" w:date="2024-12-08T13:34:00Z" w16du:dateUtc="2024-12-08T12:34:00Z">
        <w:r w:rsidR="009C48ED" w:rsidRPr="00B245E7">
          <w:rPr>
            <w:sz w:val="22"/>
            <w:szCs w:val="22"/>
          </w:rPr>
          <w:t>w</w:t>
        </w:r>
      </w:ins>
      <w:ins w:id="453" w:author="SIMON Gaelle" w:date="2024-11-29T17:37:00Z">
        <w:r w:rsidR="000B32F3">
          <w:rPr>
            <w:sz w:val="22"/>
            <w:szCs w:val="22"/>
          </w:rPr>
          <w:t>as</w:t>
        </w:r>
      </w:ins>
      <w:del w:id="454" w:author="SIMON Gaelle" w:date="2024-11-29T17:37:00Z">
        <w:r w:rsidR="009C48ED" w:rsidRPr="00B245E7" w:rsidDel="000B32F3">
          <w:rPr>
            <w:sz w:val="22"/>
            <w:szCs w:val="22"/>
          </w:rPr>
          <w:delText>ere</w:delText>
        </w:r>
      </w:del>
      <w:del w:id="455" w:author="SIMON Gaelle" w:date="2024-12-08T13:34:00Z" w16du:dateUtc="2024-12-08T12:34:00Z">
        <w:r w:rsidR="009C48ED" w:rsidRPr="00B245E7">
          <w:rPr>
            <w:sz w:val="22"/>
            <w:szCs w:val="22"/>
          </w:rPr>
          <w:delText>were</w:delText>
        </w:r>
      </w:del>
      <w:r w:rsidR="009C48ED" w:rsidRPr="00B245E7">
        <w:rPr>
          <w:sz w:val="22"/>
          <w:szCs w:val="22"/>
        </w:rPr>
        <w:t xml:space="preserve"> only detected in Italy. </w:t>
      </w:r>
    </w:p>
    <w:p w14:paraId="267A1DA0" w14:textId="77777777" w:rsidR="006D674C" w:rsidRDefault="006D674C" w:rsidP="00B245E7">
      <w:pPr>
        <w:spacing w:line="360" w:lineRule="auto"/>
        <w:rPr>
          <w:ins w:id="456" w:author="Coggon, Amelia Charlotte" w:date="2024-12-08T15:55:00Z" w16du:dateUtc="2024-12-08T14:55:00Z"/>
          <w:sz w:val="22"/>
          <w:szCs w:val="22"/>
        </w:rPr>
      </w:pPr>
    </w:p>
    <w:p w14:paraId="1EFEBC20" w14:textId="381266C7" w:rsidR="00D11FF6" w:rsidRPr="00B245E7" w:rsidRDefault="006D674C" w:rsidP="00966B9B">
      <w:pPr>
        <w:spacing w:line="360" w:lineRule="auto"/>
        <w:rPr>
          <w:sz w:val="22"/>
          <w:szCs w:val="22"/>
        </w:rPr>
      </w:pPr>
      <w:ins w:id="457" w:author="Coggon, Amelia Charlotte" w:date="2024-12-08T15:55:00Z" w16du:dateUtc="2024-12-08T14:55:00Z">
        <w:r w:rsidRPr="00B245E7">
          <w:rPr>
            <w:sz w:val="22"/>
            <w:szCs w:val="22"/>
          </w:rPr>
          <w:t xml:space="preserve">The Eurasian avian 1C lineage has substantially diversified since their introduction into pigs to form multiple clades with complex spatial dynamics </w:t>
        </w:r>
      </w:ins>
      <w:r w:rsidR="005C7D3B" w:rsidRPr="00B245E7">
        <w:rPr>
          <w:sz w:val="22"/>
          <w:szCs w:val="22"/>
        </w:rPr>
        <w:t>The 1C.</w:t>
      </w:r>
      <w:r w:rsidR="00845BE2" w:rsidRPr="00B245E7">
        <w:rPr>
          <w:sz w:val="22"/>
          <w:szCs w:val="22"/>
        </w:rPr>
        <w:t>1 viruses</w:t>
      </w:r>
      <w:r w:rsidR="005C7D3B" w:rsidRPr="00B245E7">
        <w:rPr>
          <w:sz w:val="22"/>
          <w:szCs w:val="22"/>
        </w:rPr>
        <w:t xml:space="preserve"> w</w:t>
      </w:r>
      <w:r w:rsidR="00845BE2" w:rsidRPr="00B245E7">
        <w:rPr>
          <w:sz w:val="22"/>
          <w:szCs w:val="22"/>
        </w:rPr>
        <w:t>ere</w:t>
      </w:r>
      <w:r w:rsidR="005C7D3B" w:rsidRPr="00B245E7">
        <w:rPr>
          <w:sz w:val="22"/>
          <w:szCs w:val="22"/>
        </w:rPr>
        <w:t xml:space="preserve"> only detected in the United Kingdom. </w:t>
      </w:r>
      <w:ins w:id="458" w:author="Coggon, Amelia Charlotte" w:date="2024-12-08T15:57:00Z" w16du:dateUtc="2024-12-08T14:57:00Z">
        <w:r w:rsidR="00AD0A9F" w:rsidRPr="00B245E7">
          <w:rPr>
            <w:sz w:val="22"/>
            <w:szCs w:val="22"/>
          </w:rPr>
          <w:t>Between 2020 and 202</w:t>
        </w:r>
        <w:r w:rsidR="00AD0A9F">
          <w:rPr>
            <w:sz w:val="22"/>
            <w:szCs w:val="22"/>
          </w:rPr>
          <w:t>0</w:t>
        </w:r>
        <w:r w:rsidR="00AD0A9F" w:rsidRPr="00B245E7">
          <w:rPr>
            <w:sz w:val="22"/>
            <w:szCs w:val="22"/>
          </w:rPr>
          <w:t xml:space="preserve">, the 1C.2 viruses diversified so rapidly that this clade required two new subclade designations from analysis of data </w:t>
        </w:r>
      </w:ins>
      <w:ins w:id="459" w:author="Coggon, Amelia Charlotte" w:date="2024-12-08T15:58:00Z" w16du:dateUtc="2024-12-08T14:58:00Z">
        <w:r w:rsidR="00AD0A9F">
          <w:rPr>
            <w:sz w:val="22"/>
            <w:szCs w:val="22"/>
          </w:rPr>
          <w:t>within the study period,</w:t>
        </w:r>
      </w:ins>
      <w:ins w:id="460" w:author="Coggon, Amelia Charlotte" w:date="2024-12-08T15:57:00Z" w16du:dateUtc="2024-12-08T14:57:00Z">
        <w:r w:rsidR="00AD0A9F">
          <w:rPr>
            <w:sz w:val="22"/>
            <w:szCs w:val="22"/>
          </w:rPr>
          <w:t xml:space="preserve"> i.e.</w:t>
        </w:r>
      </w:ins>
      <w:ins w:id="461" w:author="Coggon, Amelia Charlotte" w:date="2024-12-14T15:57:00Z" w16du:dateUtc="2024-12-14T14:57:00Z">
        <w:r w:rsidR="00DF1E01">
          <w:rPr>
            <w:sz w:val="22"/>
            <w:szCs w:val="22"/>
          </w:rPr>
          <w:t xml:space="preserve"> </w:t>
        </w:r>
      </w:ins>
      <w:ins w:id="462" w:author="Coggon, Amelia Charlotte" w:date="2024-12-08T15:57:00Z" w16du:dateUtc="2024-12-08T14:57:00Z">
        <w:r w:rsidR="00AD0A9F" w:rsidRPr="00B245E7">
          <w:rPr>
            <w:sz w:val="22"/>
            <w:szCs w:val="22"/>
          </w:rPr>
          <w:t>the 1C.2.4 and 1C.2.5 viruses</w:t>
        </w:r>
        <w:r w:rsidR="00AD0A9F">
          <w:rPr>
            <w:sz w:val="22"/>
            <w:szCs w:val="22"/>
          </w:rPr>
          <w:t xml:space="preserve"> </w:t>
        </w:r>
        <w:r w:rsidR="00AD0A9F" w:rsidRPr="00B245E7">
          <w:rPr>
            <w:sz w:val="22"/>
            <w:szCs w:val="22"/>
          </w:rPr>
          <w:t xml:space="preserve">(Anderson </w:t>
        </w:r>
        <w:r w:rsidR="00AD0A9F" w:rsidRPr="00B245E7">
          <w:rPr>
            <w:i/>
            <w:iCs/>
            <w:sz w:val="22"/>
            <w:szCs w:val="22"/>
          </w:rPr>
          <w:t>et al</w:t>
        </w:r>
        <w:r w:rsidR="00AD0A9F" w:rsidRPr="00B245E7">
          <w:rPr>
            <w:sz w:val="22"/>
            <w:szCs w:val="22"/>
          </w:rPr>
          <w:t>., 2021)</w:t>
        </w:r>
        <w:commentRangeStart w:id="463"/>
        <w:r w:rsidR="00AD0A9F" w:rsidRPr="00B245E7">
          <w:rPr>
            <w:sz w:val="22"/>
            <w:szCs w:val="22"/>
          </w:rPr>
          <w:t>. Italy</w:t>
        </w:r>
        <w:r w:rsidR="00AD0A9F">
          <w:rPr>
            <w:sz w:val="22"/>
            <w:szCs w:val="22"/>
          </w:rPr>
          <w:t xml:space="preserve">, the </w:t>
        </w:r>
        <w:r w:rsidR="00AD0A9F" w:rsidRPr="00B245E7">
          <w:rPr>
            <w:sz w:val="22"/>
            <w:szCs w:val="22"/>
          </w:rPr>
          <w:t>Netherlands</w:t>
        </w:r>
        <w:r w:rsidR="00AD0A9F">
          <w:rPr>
            <w:sz w:val="22"/>
            <w:szCs w:val="22"/>
          </w:rPr>
          <w:t xml:space="preserve">, </w:t>
        </w:r>
        <w:r w:rsidR="00AD0A9F" w:rsidRPr="00B245E7">
          <w:rPr>
            <w:sz w:val="22"/>
            <w:szCs w:val="22"/>
          </w:rPr>
          <w:t>Germany, Belgium, France and Spain have multiple</w:t>
        </w:r>
        <w:commentRangeEnd w:id="463"/>
        <w:r w:rsidR="00AD0A9F">
          <w:rPr>
            <w:rStyle w:val="CommentReference"/>
            <w:rFonts w:asciiTheme="minorHAnsi" w:eastAsiaTheme="minorHAnsi" w:hAnsiTheme="minorHAnsi" w:cstheme="minorBidi"/>
            <w:lang w:eastAsia="en-US"/>
          </w:rPr>
          <w:commentReference w:id="463"/>
        </w:r>
        <w:r w:rsidR="00AD0A9F" w:rsidRPr="00B245E7">
          <w:rPr>
            <w:sz w:val="22"/>
            <w:szCs w:val="22"/>
          </w:rPr>
          <w:t xml:space="preserve"> co-circulating 1C viruses alongside the 1C.2.1</w:t>
        </w:r>
        <w:r w:rsidR="00AD0A9F">
          <w:rPr>
            <w:sz w:val="22"/>
            <w:szCs w:val="22"/>
          </w:rPr>
          <w:t xml:space="preserve"> clade</w:t>
        </w:r>
        <w:r w:rsidR="00AD0A9F" w:rsidRPr="00B245E7">
          <w:rPr>
            <w:sz w:val="22"/>
            <w:szCs w:val="22"/>
          </w:rPr>
          <w:t>.</w:t>
        </w:r>
      </w:ins>
      <w:ins w:id="464" w:author="Coggon, Amelia Charlotte" w:date="2024-12-08T15:58:00Z" w16du:dateUtc="2024-12-08T14:58:00Z">
        <w:r w:rsidR="00966B9B">
          <w:rPr>
            <w:sz w:val="22"/>
            <w:szCs w:val="22"/>
          </w:rPr>
          <w:t xml:space="preserve"> </w:t>
        </w:r>
      </w:ins>
      <w:moveToRangeStart w:id="465" w:author="Coggon, Amelia Charlotte" w:date="2024-12-08T15:58:00Z" w:name="move184565940"/>
      <w:moveTo w:id="466" w:author="Coggon, Amelia Charlotte" w:date="2024-12-08T15:58:00Z" w16du:dateUtc="2024-12-08T14:58:00Z">
        <w:r w:rsidR="00966B9B" w:rsidRPr="00B245E7">
          <w:rPr>
            <w:sz w:val="22"/>
            <w:szCs w:val="22"/>
          </w:rPr>
          <w:t>In Switzerland only the 1C.2.1 and 1C.2.2 viruses were detected.</w:t>
        </w:r>
        <w:del w:id="467" w:author="Coggon, Amelia Charlotte" w:date="2024-12-08T15:58:00Z" w16du:dateUtc="2024-12-08T14:58:00Z">
          <w:r w:rsidR="00966B9B" w:rsidRPr="00B245E7" w:rsidDel="00966B9B">
            <w:rPr>
              <w:b/>
              <w:bCs/>
              <w:sz w:val="22"/>
              <w:szCs w:val="22"/>
            </w:rPr>
            <w:delText xml:space="preserve"> </w:delText>
          </w:r>
        </w:del>
      </w:moveTo>
      <w:moveToRangeEnd w:id="465"/>
      <w:ins w:id="468" w:author="Coggon, Amelia Charlotte" w:date="2024-12-08T15:57:00Z" w16du:dateUtc="2024-12-08T14:57:00Z">
        <w:r w:rsidR="00AD0A9F" w:rsidRPr="00B245E7">
          <w:rPr>
            <w:sz w:val="22"/>
            <w:szCs w:val="22"/>
          </w:rPr>
          <w:t xml:space="preserve"> Until 2012 the 1C.2.2 viruses were exclusively detected in Germany however they have since been detected in multiple other countries in Europe. </w:t>
        </w:r>
        <w:commentRangeStart w:id="469"/>
        <w:r w:rsidR="00AD0A9F" w:rsidRPr="00B245E7">
          <w:rPr>
            <w:sz w:val="22"/>
            <w:szCs w:val="22"/>
          </w:rPr>
          <w:t xml:space="preserve">Two phylogenetically similar variants of the 1C.2.2 clade </w:t>
        </w:r>
        <w:proofErr w:type="gramStart"/>
        <w:r w:rsidR="00AD0A9F" w:rsidRPr="00B245E7">
          <w:rPr>
            <w:sz w:val="22"/>
            <w:szCs w:val="22"/>
          </w:rPr>
          <w:t>were</w:t>
        </w:r>
        <w:proofErr w:type="gramEnd"/>
        <w:r w:rsidR="00AD0A9F" w:rsidRPr="00B245E7">
          <w:rPr>
            <w:sz w:val="22"/>
            <w:szCs w:val="22"/>
          </w:rPr>
          <w:t xml:space="preserve"> detected in the Netherlands and Germany in 2019 and 2020 respectively despite the relatively broad geographical and genetic diversity among other co</w:t>
        </w:r>
        <w:r w:rsidR="00AD0A9F">
          <w:rPr>
            <w:sz w:val="22"/>
            <w:szCs w:val="22"/>
          </w:rPr>
          <w:t>-</w:t>
        </w:r>
        <w:r w:rsidR="00AD0A9F" w:rsidRPr="00B245E7">
          <w:rPr>
            <w:sz w:val="22"/>
            <w:szCs w:val="22"/>
          </w:rPr>
          <w:t>circulating viruses of this clade</w:t>
        </w:r>
        <w:r w:rsidR="00AD0A9F">
          <w:rPr>
            <w:sz w:val="22"/>
            <w:szCs w:val="22"/>
          </w:rPr>
          <w:t xml:space="preserve"> (Figure 1)</w:t>
        </w:r>
        <w:r w:rsidR="00AD0A9F" w:rsidRPr="00B245E7">
          <w:rPr>
            <w:sz w:val="22"/>
            <w:szCs w:val="22"/>
          </w:rPr>
          <w:t xml:space="preserve">. </w:t>
        </w:r>
        <w:commentRangeEnd w:id="469"/>
        <w:r w:rsidR="00AD0A9F">
          <w:rPr>
            <w:rStyle w:val="CommentReference"/>
            <w:rFonts w:asciiTheme="minorHAnsi" w:eastAsiaTheme="minorHAnsi" w:hAnsiTheme="minorHAnsi" w:cstheme="minorBidi"/>
            <w:lang w:eastAsia="en-US"/>
          </w:rPr>
          <w:commentReference w:id="469"/>
        </w:r>
        <w:r w:rsidR="00AD0A9F" w:rsidRPr="00B245E7">
          <w:rPr>
            <w:sz w:val="22"/>
            <w:szCs w:val="22"/>
          </w:rPr>
          <w:t>The 1C.2.4 viruses have diverged from other 1C.2.</w:t>
        </w:r>
        <w:r w:rsidR="00AD0A9F">
          <w:rPr>
            <w:sz w:val="22"/>
            <w:szCs w:val="22"/>
          </w:rPr>
          <w:t>X</w:t>
        </w:r>
        <w:r w:rsidR="00AD0A9F" w:rsidRPr="00B245E7">
          <w:rPr>
            <w:sz w:val="22"/>
            <w:szCs w:val="22"/>
          </w:rPr>
          <w:t xml:space="preserve"> viruses, cluster phylogenetically by country and have been detected broadly across Europe. This clade of viruses is genetically diverse with long branch lengths relative to other 1C.2 clade</w:t>
        </w:r>
        <w:r w:rsidR="00AD0A9F">
          <w:rPr>
            <w:sz w:val="22"/>
            <w:szCs w:val="22"/>
          </w:rPr>
          <w:t xml:space="preserve"> v</w:t>
        </w:r>
        <w:r w:rsidR="00AD0A9F" w:rsidRPr="00B245E7">
          <w:rPr>
            <w:sz w:val="22"/>
            <w:szCs w:val="22"/>
          </w:rPr>
          <w:t xml:space="preserve">iruses co-circulating in different regions. The 1C.2.5 viruses have been detected in Italy since 2010 and </w:t>
        </w:r>
        <w:r w:rsidR="00AD0A9F" w:rsidRPr="00B245E7">
          <w:rPr>
            <w:sz w:val="22"/>
            <w:szCs w:val="22"/>
          </w:rPr>
          <w:lastRenderedPageBreak/>
          <w:t xml:space="preserve">sporadically </w:t>
        </w:r>
        <w:r w:rsidR="00AD0A9F">
          <w:rPr>
            <w:sz w:val="22"/>
            <w:szCs w:val="22"/>
          </w:rPr>
          <w:t xml:space="preserve">in </w:t>
        </w:r>
        <w:r w:rsidR="00AD0A9F" w:rsidRPr="00B245E7">
          <w:rPr>
            <w:sz w:val="22"/>
            <w:szCs w:val="22"/>
          </w:rPr>
          <w:t>Germany and Denmark, viruses cluster by country on long branch lengths.</w:t>
        </w:r>
        <w:r w:rsidR="00AD0A9F">
          <w:rPr>
            <w:sz w:val="22"/>
            <w:szCs w:val="22"/>
          </w:rPr>
          <w:t xml:space="preserve"> </w:t>
        </w:r>
      </w:ins>
      <w:moveFromRangeStart w:id="470" w:author="Coggon, Amelia Charlotte" w:date="2024-12-08T15:58:00Z" w:name="move184565940"/>
      <w:moveFrom w:id="471" w:author="Coggon, Amelia Charlotte" w:date="2024-12-08T15:58:00Z" w16du:dateUtc="2024-12-08T14:58:00Z">
        <w:r w:rsidR="009B210C" w:rsidRPr="00B245E7" w:rsidDel="00966B9B">
          <w:rPr>
            <w:sz w:val="22"/>
            <w:szCs w:val="22"/>
          </w:rPr>
          <w:t>In Switzerland only the 1C.2.1 and 1C.2.2 viruses were detected.</w:t>
        </w:r>
        <w:r w:rsidR="009B210C" w:rsidRPr="00B245E7" w:rsidDel="00966B9B">
          <w:rPr>
            <w:b/>
            <w:bCs/>
            <w:sz w:val="22"/>
            <w:szCs w:val="22"/>
          </w:rPr>
          <w:t xml:space="preserve"> </w:t>
        </w:r>
      </w:moveFrom>
      <w:moveFromRangeEnd w:id="470"/>
      <w:r w:rsidR="009C48ED" w:rsidRPr="00B245E7">
        <w:rPr>
          <w:sz w:val="22"/>
          <w:szCs w:val="22"/>
        </w:rPr>
        <w:t>The 1C.2.6 was only detected in Spain</w:t>
      </w:r>
      <w:r w:rsidR="00845BE2" w:rsidRPr="00B245E7">
        <w:rPr>
          <w:sz w:val="22"/>
          <w:szCs w:val="22"/>
        </w:rPr>
        <w:t>,</w:t>
      </w:r>
      <w:r w:rsidR="009C48ED" w:rsidRPr="00B245E7">
        <w:rPr>
          <w:sz w:val="22"/>
          <w:szCs w:val="22"/>
        </w:rPr>
        <w:t xml:space="preserve"> and </w:t>
      </w:r>
      <w:r w:rsidR="00845BE2" w:rsidRPr="00B245E7">
        <w:rPr>
          <w:sz w:val="22"/>
          <w:szCs w:val="22"/>
        </w:rPr>
        <w:t xml:space="preserve">this clade was only detected </w:t>
      </w:r>
      <w:r w:rsidR="009C48ED" w:rsidRPr="00B245E7">
        <w:rPr>
          <w:sz w:val="22"/>
          <w:szCs w:val="22"/>
        </w:rPr>
        <w:t>since 2015.</w:t>
      </w:r>
      <w:del w:id="472" w:author="Coggon, Amelia Charlotte" w:date="2024-12-08T14:55:00Z" w16du:dateUtc="2024-12-08T13:55:00Z">
        <w:r w:rsidR="008701B1" w:rsidRPr="00B245E7" w:rsidDel="00941236">
          <w:rPr>
            <w:sz w:val="22"/>
            <w:szCs w:val="22"/>
          </w:rPr>
          <w:delText xml:space="preserve"> </w:delText>
        </w:r>
      </w:del>
      <w:commentRangeStart w:id="473"/>
      <w:commentRangeStart w:id="474"/>
      <w:del w:id="475" w:author="Coggon, Amelia Charlotte" w:date="2024-12-08T14:28:00Z" w16du:dateUtc="2024-12-08T13:28:00Z">
        <w:r w:rsidR="00176D8D" w:rsidRPr="00B245E7" w:rsidDel="00B76880">
          <w:rPr>
            <w:sz w:val="22"/>
            <w:szCs w:val="22"/>
          </w:rPr>
          <w:delText xml:space="preserve">The </w:delText>
        </w:r>
      </w:del>
      <w:del w:id="476" w:author="Coggon, Amelia Charlotte" w:date="2024-12-08T14:22:00Z" w16du:dateUtc="2024-12-08T13:22:00Z">
        <w:r w:rsidR="00176D8D" w:rsidRPr="00B245E7" w:rsidDel="0028362D">
          <w:rPr>
            <w:sz w:val="22"/>
            <w:szCs w:val="22"/>
          </w:rPr>
          <w:delText xml:space="preserve">complex </w:delText>
        </w:r>
      </w:del>
      <w:del w:id="477" w:author="Coggon, Amelia Charlotte" w:date="2024-12-08T14:28:00Z" w16du:dateUtc="2024-12-08T13:28:00Z">
        <w:r w:rsidR="00176D8D" w:rsidRPr="00B245E7" w:rsidDel="00B76880">
          <w:rPr>
            <w:sz w:val="22"/>
            <w:szCs w:val="22"/>
          </w:rPr>
          <w:delText xml:space="preserve">spatial distribution of the H1 swine virus lineages through time was likely a result of discrete pig production systems </w:delText>
        </w:r>
        <w:r w:rsidR="00845BE2" w:rsidRPr="00B245E7" w:rsidDel="00B76880">
          <w:rPr>
            <w:sz w:val="22"/>
            <w:szCs w:val="22"/>
          </w:rPr>
          <w:delText xml:space="preserve">and </w:delText>
        </w:r>
      </w:del>
      <w:ins w:id="478" w:author="Ian Brown" w:date="2024-11-25T15:46:00Z">
        <w:del w:id="479" w:author="Coggon, Amelia Charlotte" w:date="2024-12-08T14:28:00Z" w16du:dateUtc="2024-12-08T13:28:00Z">
          <w:r w:rsidR="00E12D72" w:rsidDel="00B76880">
            <w:rPr>
              <w:sz w:val="22"/>
              <w:szCs w:val="22"/>
            </w:rPr>
            <w:delText xml:space="preserve">relative </w:delText>
          </w:r>
        </w:del>
      </w:ins>
      <w:ins w:id="480" w:author="Ian Brown" w:date="2024-11-25T15:45:00Z">
        <w:del w:id="481" w:author="Coggon, Amelia Charlotte" w:date="2024-12-08T14:28:00Z" w16du:dateUtc="2024-12-08T13:28:00Z">
          <w:r w:rsidR="00E12D72" w:rsidDel="00B76880">
            <w:rPr>
              <w:sz w:val="22"/>
              <w:szCs w:val="22"/>
            </w:rPr>
            <w:delText xml:space="preserve">lack </w:delText>
          </w:r>
        </w:del>
      </w:ins>
      <w:ins w:id="482" w:author="Ian Brown" w:date="2024-11-25T15:46:00Z">
        <w:del w:id="483" w:author="Coggon, Amelia Charlotte" w:date="2024-12-08T14:28:00Z" w16du:dateUtc="2024-12-08T13:28:00Z">
          <w:r w:rsidR="00E12D72" w:rsidDel="00B76880">
            <w:rPr>
              <w:sz w:val="22"/>
              <w:szCs w:val="22"/>
            </w:rPr>
            <w:delText xml:space="preserve">of </w:delText>
          </w:r>
        </w:del>
      </w:ins>
      <w:del w:id="484" w:author="Coggon, Amelia Charlotte" w:date="2024-12-08T14:28:00Z" w16du:dateUtc="2024-12-08T13:28:00Z">
        <w:r w:rsidR="00845BE2" w:rsidRPr="00B245E7" w:rsidDel="00B76880">
          <w:rPr>
            <w:sz w:val="22"/>
            <w:szCs w:val="22"/>
          </w:rPr>
          <w:delText xml:space="preserve">animal movement </w:delText>
        </w:r>
        <w:r w:rsidR="00176D8D" w:rsidRPr="00B245E7" w:rsidDel="00B76880">
          <w:rPr>
            <w:sz w:val="22"/>
            <w:szCs w:val="22"/>
          </w:rPr>
          <w:delText xml:space="preserve">within Europe. </w:delText>
        </w:r>
        <w:commentRangeEnd w:id="473"/>
        <w:r w:rsidR="005953A0" w:rsidDel="00B76880">
          <w:rPr>
            <w:rStyle w:val="CommentReference"/>
            <w:rFonts w:asciiTheme="minorHAnsi" w:eastAsiaTheme="minorHAnsi" w:hAnsiTheme="minorHAnsi" w:cstheme="minorBidi"/>
            <w:lang w:eastAsia="en-US"/>
          </w:rPr>
          <w:commentReference w:id="473"/>
        </w:r>
        <w:commentRangeEnd w:id="474"/>
        <w:r w:rsidR="000B32F3" w:rsidDel="00B76880">
          <w:rPr>
            <w:rStyle w:val="CommentReference"/>
            <w:rFonts w:asciiTheme="minorHAnsi" w:eastAsiaTheme="minorHAnsi" w:hAnsiTheme="minorHAnsi" w:cstheme="minorBidi"/>
            <w:lang w:eastAsia="en-US"/>
          </w:rPr>
          <w:commentReference w:id="474"/>
        </w:r>
      </w:del>
      <w:moveToRangeStart w:id="485" w:author="Coggon, Amelia Charlotte" w:date="2024-12-08T14:40:00Z" w:name="move184561273"/>
      <w:moveTo w:id="486" w:author="Coggon, Amelia Charlotte" w:date="2024-12-08T14:40:00Z" w16du:dateUtc="2024-12-08T13:40:00Z">
        <w:del w:id="487" w:author="Coggon, Amelia Charlotte" w:date="2024-12-08T14:50:00Z" w16du:dateUtc="2024-12-08T13:50:00Z">
          <w:r w:rsidR="00D11FF6" w:rsidRPr="00B245E7" w:rsidDel="00941236">
            <w:rPr>
              <w:sz w:val="22"/>
              <w:szCs w:val="22"/>
            </w:rPr>
            <w:delText xml:space="preserve">The 1A.3.3.2 (pdm09) viruses evolved as a result of multiple reverse zoonoses of human seasonal H1N1pdm09 virus into pigs, where they have continued to circulate and to genetically diversify, with occasional spillover back into humans. </w:delText>
          </w:r>
        </w:del>
        <w:commentRangeStart w:id="488"/>
        <w:del w:id="489" w:author="Coggon, Amelia Charlotte" w:date="2024-12-08T14:56:00Z" w16du:dateUtc="2024-12-08T13:56:00Z">
          <w:r w:rsidR="00D11FF6" w:rsidRPr="00B245E7" w:rsidDel="00941236">
            <w:rPr>
              <w:sz w:val="22"/>
              <w:szCs w:val="22"/>
            </w:rPr>
            <w:delText>In Europe, of the 1A lineage viruses, only the 1A.3.3.2 viruses have been maintained and the previously circulating classical-like 1A viruses have not been detected since the early 1990’s</w:delText>
          </w:r>
          <w:commentRangeEnd w:id="488"/>
          <w:r w:rsidR="00D11FF6" w:rsidDel="00941236">
            <w:rPr>
              <w:rStyle w:val="CommentReference"/>
              <w:rFonts w:asciiTheme="minorHAnsi" w:eastAsiaTheme="minorHAnsi" w:hAnsiTheme="minorHAnsi" w:cstheme="minorBidi"/>
              <w:lang w:eastAsia="en-US"/>
            </w:rPr>
            <w:commentReference w:id="488"/>
          </w:r>
          <w:r w:rsidR="00D11FF6" w:rsidRPr="00B245E7" w:rsidDel="00941236">
            <w:rPr>
              <w:sz w:val="22"/>
              <w:szCs w:val="22"/>
            </w:rPr>
            <w:delText xml:space="preserve">. Within European pigs, introductions of human seasonal influenza A virus into swine has not always resulted in onwards transmission for more than a year </w:delText>
          </w:r>
          <w:commentRangeStart w:id="490"/>
          <w:r w:rsidR="00D11FF6" w:rsidRPr="00B245E7" w:rsidDel="00941236">
            <w:rPr>
              <w:sz w:val="22"/>
              <w:szCs w:val="22"/>
            </w:rPr>
            <w:delText xml:space="preserve">contrasting data from the USA and Brazil </w:delText>
          </w:r>
          <w:r w:rsidR="00D11FF6" w:rsidDel="00941236">
            <w:rPr>
              <w:sz w:val="22"/>
              <w:szCs w:val="22"/>
            </w:rPr>
            <w:fldChar w:fldCharType="begin"/>
          </w:r>
          <w:r w:rsidR="00D11FF6" w:rsidDel="00941236">
            <w:rPr>
              <w:sz w:val="22"/>
              <w:szCs w:val="22"/>
            </w:rPr>
            <w:delInstrText xml:space="preserve"> ADDIN ZOTERO_ITEM CSL_CITATION {"citationID":"vRJTqaHr","properties":{"formattedCitation":"(Junqueira {\\i{}et al.}, 2023)","plainCitation":"(Junqueira et al., 2023)","noteIndex":0},"citationItems":[{"id":981,"uris":["http://zotero.org/users/local/SOJeSFbE/items/WXJSXFWF"],"itemData":{"id":981,"type":"article-journal","abstract":"INTRODUCTION: Once established in the human population, the 2009 H1N1 pandemic virus (H1N1pdm09) was repeatedly introduced into swine populations globally with subsequent onward transmission among pigs.\nMETHODS: To identify and characterize human-to-swine H1N1pdm09 introductions in Brazil, we conducted a large-scale phylogenetic analysis of 4,141 H1pdm09 hemagglutinin (HA) and 3,227 N1pdm09 neuraminidase (NA) gene sequences isolated globally from humans and swine between 2009 and 2022.\nRESULTS: Phylodynamic analysis revealed that during the period between 2009 and 2011, there was a rapid transmission of the H1N1pdm09 virus from humans to swine in Brazil. Multiple introductions of the virus were observed, but most of them resulted in self-limited infections in swine, with limited onward transmission. Only a few sustained transmission clusters were identified during this period. After 2012, there was a reduction in the number of human-to-swine H1N1pdm09 transmissions in Brazil.\nDISCUSSION: The virus underwent continuous antigenic drift, and a balance was established between swine-to-swine transmission and extinction, with minimal sustained onward transmission from humans to swine. These results emphasize the dynamic interplay between human-to-swine transmission, antigenic drift, and the establishment of swine-to-swine transmission in shaping the evolution and persistence of H1N1pdm09 in swine populations.","container-title":"Frontiers in Microbiology","DOI":"10.3389/fmicb.2023.1243567","ISSN":"1664-302X","journalAbbreviation":"Front Microbiol","language":"eng","note":"PMID: 37614592\nPMCID: PMC10442540","page":"1243567","source":"PubMed","title":"Human-to-swine introductions and onward transmission of 2009 H1N1 pandemic influenza viruses in Brazil","volume":"14","author":[{"family":"Junqueira","given":"Dennis Maletich"},{"family":"Tochetto","given":"Caroline"},{"family":"Anderson","given":"Tavis K."},{"family":"Gava","given":"Danielle"},{"family":"Haach","given":"Vanessa"},{"family":"Cantão","given":"Maurício E."},{"family":"Baker","given":"Amy L. Vincent"},{"family":"Schaefer","given":"Rejane"}],"issued":{"date-parts":[["2023"]]}}}],"schema":"https://github.com/citation-style-language/schema/raw/master/csl-citation.json"} </w:delInstrText>
          </w:r>
          <w:r w:rsidR="00D11FF6" w:rsidDel="00941236">
            <w:rPr>
              <w:sz w:val="22"/>
              <w:szCs w:val="22"/>
            </w:rPr>
            <w:fldChar w:fldCharType="separate"/>
          </w:r>
          <w:r w:rsidR="00D11FF6" w:rsidRPr="007135D9" w:rsidDel="00941236">
            <w:rPr>
              <w:sz w:val="22"/>
            </w:rPr>
            <w:delText xml:space="preserve">(Junqueira </w:delText>
          </w:r>
          <w:r w:rsidR="00D11FF6" w:rsidRPr="007135D9" w:rsidDel="00941236">
            <w:rPr>
              <w:i/>
              <w:iCs/>
              <w:sz w:val="22"/>
            </w:rPr>
            <w:delText>et al.</w:delText>
          </w:r>
          <w:r w:rsidR="00D11FF6" w:rsidRPr="007135D9" w:rsidDel="00941236">
            <w:rPr>
              <w:sz w:val="22"/>
            </w:rPr>
            <w:delText>, 2023</w:delText>
          </w:r>
          <w:r w:rsidR="00D11FF6" w:rsidDel="00941236">
            <w:rPr>
              <w:sz w:val="22"/>
            </w:rPr>
            <w:delText xml:space="preserve">; </w:delText>
          </w:r>
          <w:r w:rsidR="00D11FF6" w:rsidRPr="007135D9" w:rsidDel="00941236">
            <w:rPr>
              <w:sz w:val="22"/>
            </w:rPr>
            <w:delText xml:space="preserve">Markin </w:delText>
          </w:r>
          <w:r w:rsidR="00D11FF6" w:rsidRPr="007135D9" w:rsidDel="00941236">
            <w:rPr>
              <w:i/>
              <w:iCs/>
              <w:sz w:val="22"/>
            </w:rPr>
            <w:delText>et al.</w:delText>
          </w:r>
          <w:r w:rsidR="00D11FF6" w:rsidRPr="007135D9" w:rsidDel="00941236">
            <w:rPr>
              <w:sz w:val="22"/>
            </w:rPr>
            <w:delText>, 2023)</w:delText>
          </w:r>
          <w:r w:rsidR="00D11FF6" w:rsidDel="00941236">
            <w:rPr>
              <w:sz w:val="22"/>
              <w:szCs w:val="22"/>
            </w:rPr>
            <w:fldChar w:fldCharType="end"/>
          </w:r>
          <w:r w:rsidR="00D11FF6" w:rsidDel="00941236">
            <w:rPr>
              <w:sz w:val="22"/>
              <w:szCs w:val="22"/>
            </w:rPr>
            <w:delText>.</w:delText>
          </w:r>
          <w:commentRangeEnd w:id="490"/>
          <w:r w:rsidR="00D11FF6" w:rsidDel="00941236">
            <w:rPr>
              <w:rStyle w:val="CommentReference"/>
              <w:rFonts w:asciiTheme="minorHAnsi" w:eastAsiaTheme="minorHAnsi" w:hAnsiTheme="minorHAnsi" w:cstheme="minorBidi"/>
              <w:lang w:eastAsia="en-US"/>
            </w:rPr>
            <w:commentReference w:id="490"/>
          </w:r>
          <w:r w:rsidR="00D11FF6" w:rsidDel="00941236">
            <w:rPr>
              <w:sz w:val="22"/>
              <w:szCs w:val="22"/>
            </w:rPr>
            <w:delText xml:space="preserve"> </w:delText>
          </w:r>
        </w:del>
        <w:del w:id="491" w:author="Coggon, Amelia Charlotte" w:date="2024-12-08T14:57:00Z" w16du:dateUtc="2024-12-08T13:57:00Z">
          <w:r w:rsidR="00D11FF6" w:rsidRPr="00B245E7" w:rsidDel="00941236">
            <w:rPr>
              <w:sz w:val="22"/>
              <w:szCs w:val="22"/>
            </w:rPr>
            <w:delText>However, s</w:delText>
          </w:r>
        </w:del>
        <w:del w:id="492" w:author="Coggon, Amelia Charlotte" w:date="2024-12-08T15:53:00Z" w16du:dateUtc="2024-12-08T14:53:00Z">
          <w:r w:rsidR="00D11FF6" w:rsidRPr="00B245E7" w:rsidDel="006D674C">
            <w:rPr>
              <w:sz w:val="22"/>
              <w:szCs w:val="22"/>
            </w:rPr>
            <w:delText>ince 2015 several larger clades of 1A.3.3.2 (pdm09) viruses that have persisted in swine have been observed in Germany, Italy and Denmark, with subsequent detections in other countries. These clades have</w:delText>
          </w:r>
          <w:r w:rsidR="00D11FF6" w:rsidRPr="00B245E7" w:rsidDel="006D674C">
            <w:rPr>
              <w:rStyle w:val="CommentReference"/>
              <w:sz w:val="22"/>
              <w:szCs w:val="22"/>
            </w:rPr>
            <w:delText xml:space="preserve"> </w:delText>
          </w:r>
          <w:r w:rsidR="00D11FF6" w:rsidRPr="00B245E7" w:rsidDel="006D674C">
            <w:rPr>
              <w:sz w:val="22"/>
              <w:szCs w:val="22"/>
            </w:rPr>
            <w:delText>longer branch lengths and circulation within pigs of greater than one year</w:delText>
          </w:r>
        </w:del>
        <w:del w:id="493" w:author="Coggon, Amelia Charlotte" w:date="2024-12-08T15:33:00Z" w16du:dateUtc="2024-12-08T14:33:00Z">
          <w:r w:rsidR="00D11FF6" w:rsidRPr="00B245E7" w:rsidDel="009B0EB9">
            <w:rPr>
              <w:sz w:val="22"/>
              <w:szCs w:val="22"/>
            </w:rPr>
            <w:delText xml:space="preserve">, </w:delText>
          </w:r>
          <w:commentRangeStart w:id="494"/>
          <w:r w:rsidR="00D11FF6" w:rsidRPr="00B245E7" w:rsidDel="009B0EB9">
            <w:rPr>
              <w:sz w:val="22"/>
              <w:szCs w:val="22"/>
            </w:rPr>
            <w:delText>suggesting ongoing genetic evolution within pigs and undersurveillance</w:delText>
          </w:r>
          <w:commentRangeEnd w:id="494"/>
          <w:r w:rsidR="00D11FF6" w:rsidDel="009B0EB9">
            <w:rPr>
              <w:rStyle w:val="CommentReference"/>
              <w:rFonts w:asciiTheme="minorHAnsi" w:eastAsiaTheme="minorHAnsi" w:hAnsiTheme="minorHAnsi" w:cstheme="minorBidi"/>
              <w:lang w:eastAsia="en-US"/>
            </w:rPr>
            <w:commentReference w:id="494"/>
          </w:r>
        </w:del>
        <w:del w:id="495" w:author="Coggon, Amelia Charlotte" w:date="2024-12-08T15:53:00Z" w16du:dateUtc="2024-12-08T14:53:00Z">
          <w:r w:rsidR="00D11FF6" w:rsidRPr="00B245E7" w:rsidDel="006D674C">
            <w:rPr>
              <w:sz w:val="22"/>
              <w:szCs w:val="22"/>
            </w:rPr>
            <w:delText>.</w:delText>
          </w:r>
        </w:del>
      </w:moveTo>
      <w:moveToRangeEnd w:id="485"/>
      <w:ins w:id="496" w:author="Coggon, Amelia Charlotte" w:date="2024-12-08T15:58:00Z" w16du:dateUtc="2024-12-08T14:58:00Z">
        <w:r w:rsidR="00966B9B" w:rsidRPr="00B245E7">
          <w:rPr>
            <w:sz w:val="22"/>
            <w:szCs w:val="22"/>
          </w:rPr>
          <w:t xml:space="preserve"> </w:t>
        </w:r>
      </w:ins>
    </w:p>
    <w:p w14:paraId="23B661D7" w14:textId="77777777" w:rsidR="008701B1" w:rsidRPr="00B245E7" w:rsidRDefault="008701B1" w:rsidP="00B245E7">
      <w:pPr>
        <w:spacing w:line="360" w:lineRule="auto"/>
        <w:rPr>
          <w:sz w:val="22"/>
          <w:szCs w:val="22"/>
        </w:rPr>
      </w:pPr>
    </w:p>
    <w:p w14:paraId="4E4656E1" w14:textId="4FA85ECB" w:rsidR="00941236" w:rsidRPr="00B245E7" w:rsidDel="00941236" w:rsidRDefault="00176D8D" w:rsidP="00B245E7">
      <w:pPr>
        <w:spacing w:line="360" w:lineRule="auto"/>
        <w:rPr>
          <w:del w:id="497" w:author="Coggon, Amelia Charlotte" w:date="2024-12-08T14:53:00Z" w16du:dateUtc="2024-12-08T13:53:00Z"/>
          <w:sz w:val="22"/>
          <w:szCs w:val="22"/>
        </w:rPr>
      </w:pPr>
      <w:r w:rsidRPr="00B245E7">
        <w:rPr>
          <w:sz w:val="22"/>
          <w:szCs w:val="22"/>
        </w:rPr>
        <w:t xml:space="preserve">H3 lineage viruses were less commonly detected in European </w:t>
      </w:r>
      <w:r w:rsidR="008B7B3F" w:rsidRPr="00B245E7">
        <w:rPr>
          <w:sz w:val="22"/>
          <w:szCs w:val="22"/>
        </w:rPr>
        <w:t>pigs and</w:t>
      </w:r>
      <w:r w:rsidRPr="00B245E7">
        <w:rPr>
          <w:sz w:val="22"/>
          <w:szCs w:val="22"/>
        </w:rPr>
        <w:t xml:space="preserve"> </w:t>
      </w:r>
      <w:r w:rsidR="004A62D2" w:rsidRPr="00B245E7">
        <w:rPr>
          <w:sz w:val="22"/>
          <w:szCs w:val="22"/>
        </w:rPr>
        <w:t xml:space="preserve">were </w:t>
      </w:r>
      <w:r w:rsidRPr="00B245E7">
        <w:rPr>
          <w:sz w:val="22"/>
          <w:szCs w:val="22"/>
        </w:rPr>
        <w:t xml:space="preserve">more spatially restricted than the H1 </w:t>
      </w:r>
      <w:r w:rsidR="004A62D2" w:rsidRPr="00B245E7">
        <w:rPr>
          <w:sz w:val="22"/>
          <w:szCs w:val="22"/>
        </w:rPr>
        <w:t xml:space="preserve">subtype </w:t>
      </w:r>
      <w:r w:rsidRPr="00B245E7">
        <w:rPr>
          <w:sz w:val="22"/>
          <w:szCs w:val="22"/>
        </w:rPr>
        <w:t xml:space="preserve">viruses </w:t>
      </w:r>
      <w:r w:rsidR="00D63E91" w:rsidRPr="00B245E7">
        <w:rPr>
          <w:sz w:val="22"/>
          <w:szCs w:val="22"/>
        </w:rPr>
        <w:t xml:space="preserve">and have decreased </w:t>
      </w:r>
      <w:r w:rsidR="004A62D2" w:rsidRPr="00B245E7">
        <w:rPr>
          <w:sz w:val="22"/>
          <w:szCs w:val="22"/>
        </w:rPr>
        <w:t xml:space="preserve">in detection frequency </w:t>
      </w:r>
      <w:r w:rsidR="00D63E91" w:rsidRPr="00B245E7">
        <w:rPr>
          <w:sz w:val="22"/>
          <w:szCs w:val="22"/>
        </w:rPr>
        <w:t xml:space="preserve">since 2013 </w:t>
      </w:r>
      <w:r w:rsidRPr="00B245E7">
        <w:rPr>
          <w:sz w:val="22"/>
          <w:szCs w:val="22"/>
        </w:rPr>
        <w:t>(</w:t>
      </w:r>
      <w:r w:rsidR="004A62D2" w:rsidRPr="00B245E7">
        <w:rPr>
          <w:sz w:val="22"/>
          <w:szCs w:val="22"/>
        </w:rPr>
        <w:t>F</w:t>
      </w:r>
      <w:r w:rsidRPr="00B245E7">
        <w:rPr>
          <w:sz w:val="22"/>
          <w:szCs w:val="22"/>
        </w:rPr>
        <w:t xml:space="preserve">igure 2). </w:t>
      </w:r>
      <w:r w:rsidR="00690395" w:rsidRPr="00B245E7">
        <w:rPr>
          <w:sz w:val="22"/>
          <w:szCs w:val="22"/>
        </w:rPr>
        <w:t xml:space="preserve">H3 viruses </w:t>
      </w:r>
      <w:ins w:id="498" w:author="Coggon, Amelia Charlotte" w:date="2024-12-08T14:38:00Z" w16du:dateUtc="2024-12-08T13:38:00Z">
        <w:r w:rsidR="00D11FF6">
          <w:rPr>
            <w:sz w:val="22"/>
            <w:szCs w:val="22"/>
          </w:rPr>
          <w:t xml:space="preserve">were </w:t>
        </w:r>
      </w:ins>
      <w:commentRangeStart w:id="499"/>
      <w:r w:rsidR="00690395" w:rsidRPr="00B245E7">
        <w:rPr>
          <w:sz w:val="22"/>
          <w:szCs w:val="22"/>
        </w:rPr>
        <w:t>co-</w:t>
      </w:r>
      <w:del w:id="500" w:author="Coggon, Amelia Charlotte" w:date="2024-12-08T14:38:00Z" w16du:dateUtc="2024-12-08T13:38:00Z">
        <w:r w:rsidR="00690395" w:rsidRPr="00B245E7" w:rsidDel="00D11FF6">
          <w:rPr>
            <w:sz w:val="22"/>
            <w:szCs w:val="22"/>
          </w:rPr>
          <w:delText xml:space="preserve">circulated </w:delText>
        </w:r>
      </w:del>
      <w:ins w:id="501" w:author="Coggon, Amelia Charlotte" w:date="2024-12-08T14:38:00Z" w16du:dateUtc="2024-12-08T13:38:00Z">
        <w:r w:rsidR="00D11FF6">
          <w:rPr>
            <w:sz w:val="22"/>
            <w:szCs w:val="22"/>
          </w:rPr>
          <w:t>detected</w:t>
        </w:r>
        <w:r w:rsidR="00D11FF6" w:rsidRPr="00B245E7">
          <w:rPr>
            <w:sz w:val="22"/>
            <w:szCs w:val="22"/>
          </w:rPr>
          <w:t xml:space="preserve"> </w:t>
        </w:r>
      </w:ins>
      <w:r w:rsidR="00690395" w:rsidRPr="00B245E7">
        <w:rPr>
          <w:sz w:val="22"/>
          <w:szCs w:val="22"/>
        </w:rPr>
        <w:t>with H1</w:t>
      </w:r>
      <w:commentRangeEnd w:id="499"/>
      <w:r w:rsidR="00EA74A0">
        <w:rPr>
          <w:rStyle w:val="CommentReference"/>
          <w:rFonts w:asciiTheme="minorHAnsi" w:eastAsiaTheme="minorHAnsi" w:hAnsiTheme="minorHAnsi" w:cstheme="minorBidi"/>
          <w:lang w:eastAsia="en-US"/>
        </w:rPr>
        <w:commentReference w:id="499"/>
      </w:r>
      <w:r w:rsidR="00690395" w:rsidRPr="00B245E7">
        <w:rPr>
          <w:sz w:val="22"/>
          <w:szCs w:val="22"/>
        </w:rPr>
        <w:t xml:space="preserve"> viruses</w:t>
      </w:r>
      <w:ins w:id="502" w:author="Coggon, Amelia Charlotte" w:date="2024-12-08T14:38:00Z" w16du:dateUtc="2024-12-08T13:38:00Z">
        <w:r w:rsidR="00D11FF6">
          <w:rPr>
            <w:sz w:val="22"/>
            <w:szCs w:val="22"/>
          </w:rPr>
          <w:t xml:space="preserve"> </w:t>
        </w:r>
      </w:ins>
      <w:r w:rsidR="00690395" w:rsidRPr="00B245E7">
        <w:rPr>
          <w:sz w:val="22"/>
          <w:szCs w:val="22"/>
        </w:rPr>
        <w:t xml:space="preserve">in Denmark, the Netherlands, Belgium, France, Spain, Italy, </w:t>
      </w:r>
      <w:ins w:id="503" w:author="SIMON Gaelle" w:date="2024-12-08T13:34:00Z" w16du:dateUtc="2024-12-08T12:34:00Z">
        <w:r w:rsidR="00690395" w:rsidRPr="00B245E7">
          <w:rPr>
            <w:sz w:val="22"/>
            <w:szCs w:val="22"/>
          </w:rPr>
          <w:t>Hung</w:t>
        </w:r>
      </w:ins>
      <w:ins w:id="504" w:author="SIMON Gaelle" w:date="2024-11-29T17:40:00Z">
        <w:r w:rsidR="00EA74A0">
          <w:rPr>
            <w:sz w:val="22"/>
            <w:szCs w:val="22"/>
          </w:rPr>
          <w:t>a</w:t>
        </w:r>
      </w:ins>
      <w:ins w:id="505" w:author="SIMON Gaelle" w:date="2024-12-08T13:34:00Z" w16du:dateUtc="2024-12-08T12:34:00Z">
        <w:r w:rsidR="00690395" w:rsidRPr="00B245E7">
          <w:rPr>
            <w:sz w:val="22"/>
            <w:szCs w:val="22"/>
          </w:rPr>
          <w:t>ry</w:t>
        </w:r>
      </w:ins>
      <w:del w:id="506" w:author="SIMON Gaelle" w:date="2024-12-08T13:34:00Z" w16du:dateUtc="2024-12-08T12:34:00Z">
        <w:r w:rsidR="00690395" w:rsidRPr="00B245E7">
          <w:rPr>
            <w:sz w:val="22"/>
            <w:szCs w:val="22"/>
          </w:rPr>
          <w:delText>Hungry</w:delText>
        </w:r>
      </w:del>
      <w:r w:rsidR="00690395" w:rsidRPr="00B245E7">
        <w:rPr>
          <w:sz w:val="22"/>
          <w:szCs w:val="22"/>
        </w:rPr>
        <w:t xml:space="preserve">, Serbia and Russia </w:t>
      </w:r>
      <w:commentRangeStart w:id="507"/>
      <w:del w:id="508" w:author="Coggon, Amelia Charlotte" w:date="2024-12-08T14:39:00Z" w16du:dateUtc="2024-12-08T13:39:00Z">
        <w:r w:rsidR="00690395" w:rsidRPr="00B245E7" w:rsidDel="00D11FF6">
          <w:rPr>
            <w:sz w:val="22"/>
            <w:szCs w:val="22"/>
          </w:rPr>
          <w:delText>and</w:delText>
        </w:r>
      </w:del>
      <w:commentRangeEnd w:id="507"/>
      <w:ins w:id="509" w:author="SIMON Gaelle" w:date="2024-12-08T13:34:00Z" w16du:dateUtc="2024-12-08T12:34:00Z">
        <w:del w:id="510" w:author="Coggon, Amelia Charlotte" w:date="2024-12-08T14:39:00Z" w16du:dateUtc="2024-12-08T13:39:00Z">
          <w:r w:rsidR="00EA74A0" w:rsidDel="00D11FF6">
            <w:rPr>
              <w:rStyle w:val="CommentReference"/>
              <w:rFonts w:asciiTheme="minorHAnsi" w:eastAsiaTheme="minorHAnsi" w:hAnsiTheme="minorHAnsi" w:cstheme="minorBidi"/>
              <w:lang w:eastAsia="en-US"/>
            </w:rPr>
            <w:commentReference w:id="507"/>
          </w:r>
          <w:r w:rsidR="00690395" w:rsidRPr="00B245E7" w:rsidDel="00D11FF6">
            <w:rPr>
              <w:sz w:val="22"/>
              <w:szCs w:val="22"/>
            </w:rPr>
            <w:delText xml:space="preserve"> </w:delText>
          </w:r>
        </w:del>
      </w:ins>
      <w:ins w:id="511" w:author="Coggon, Amelia Charlotte" w:date="2024-12-08T14:39:00Z" w16du:dateUtc="2024-12-08T13:39:00Z">
        <w:r w:rsidR="00D11FF6">
          <w:rPr>
            <w:sz w:val="22"/>
            <w:szCs w:val="22"/>
          </w:rPr>
          <w:t>but</w:t>
        </w:r>
        <w:r w:rsidR="00D11FF6" w:rsidRPr="00B245E7">
          <w:rPr>
            <w:sz w:val="22"/>
            <w:szCs w:val="22"/>
          </w:rPr>
          <w:t xml:space="preserve"> </w:t>
        </w:r>
      </w:ins>
      <w:ins w:id="512" w:author="SIMON Gaelle" w:date="2024-12-08T13:34:00Z" w16du:dateUtc="2024-12-08T12:34:00Z">
        <w:r w:rsidR="004A62D2" w:rsidRPr="00B245E7">
          <w:rPr>
            <w:sz w:val="22"/>
            <w:szCs w:val="22"/>
          </w:rPr>
          <w:t>were</w:t>
        </w:r>
      </w:ins>
      <w:ins w:id="513" w:author="SIMON Gaelle" w:date="2024-11-29T17:45:00Z">
        <w:r w:rsidR="00EA74A0">
          <w:rPr>
            <w:sz w:val="22"/>
            <w:szCs w:val="22"/>
          </w:rPr>
          <w:t xml:space="preserve"> not</w:t>
        </w:r>
      </w:ins>
      <w:del w:id="514" w:author="SIMON Gaelle" w:date="2024-11-29T17:45:00Z">
        <w:r w:rsidR="004A62D2" w:rsidRPr="00B245E7" w:rsidDel="00EA74A0">
          <w:rPr>
            <w:sz w:val="22"/>
            <w:szCs w:val="22"/>
          </w:rPr>
          <w:delText>n’t</w:delText>
        </w:r>
      </w:del>
      <w:del w:id="515" w:author="SIMON Gaelle" w:date="2024-12-08T13:34:00Z" w16du:dateUtc="2024-12-08T12:34:00Z">
        <w:r w:rsidR="00690395" w:rsidRPr="00B245E7">
          <w:rPr>
            <w:sz w:val="22"/>
            <w:szCs w:val="22"/>
          </w:rPr>
          <w:delText xml:space="preserve"> </w:delText>
        </w:r>
        <w:r w:rsidR="004A62D2" w:rsidRPr="00B245E7">
          <w:rPr>
            <w:sz w:val="22"/>
            <w:szCs w:val="22"/>
          </w:rPr>
          <w:delText>weren’t</w:delText>
        </w:r>
      </w:del>
      <w:r w:rsidR="004A62D2" w:rsidRPr="00B245E7">
        <w:rPr>
          <w:sz w:val="22"/>
          <w:szCs w:val="22"/>
        </w:rPr>
        <w:t xml:space="preserve"> </w:t>
      </w:r>
      <w:r w:rsidR="00690395" w:rsidRPr="00B245E7">
        <w:rPr>
          <w:sz w:val="22"/>
          <w:szCs w:val="22"/>
        </w:rPr>
        <w:t xml:space="preserve">detected in any countries which did not </w:t>
      </w:r>
      <w:r w:rsidR="004A62D2" w:rsidRPr="00B245E7">
        <w:rPr>
          <w:sz w:val="22"/>
          <w:szCs w:val="22"/>
        </w:rPr>
        <w:t xml:space="preserve">also </w:t>
      </w:r>
      <w:r w:rsidR="00690395" w:rsidRPr="00B245E7">
        <w:rPr>
          <w:sz w:val="22"/>
          <w:szCs w:val="22"/>
        </w:rPr>
        <w:t xml:space="preserve">have H1 viruses. </w:t>
      </w:r>
      <w:ins w:id="516" w:author="Coggon, Amelia Charlotte" w:date="2024-12-09T13:48:00Z" w16du:dateUtc="2024-12-09T12:48:00Z">
        <w:r w:rsidR="0071063A" w:rsidRPr="00B245E7">
          <w:rPr>
            <w:sz w:val="22"/>
            <w:szCs w:val="22"/>
          </w:rPr>
          <w:t xml:space="preserve">The H3 1970.1 lineage viruses have circulated in European pigs since their introduction from humans associated with </w:t>
        </w:r>
        <w:commentRangeStart w:id="517"/>
        <w:r w:rsidR="0071063A" w:rsidRPr="00B245E7">
          <w:rPr>
            <w:sz w:val="22"/>
            <w:szCs w:val="22"/>
          </w:rPr>
          <w:t>the</w:t>
        </w:r>
      </w:ins>
      <w:ins w:id="518" w:author="Coggon, Amelia Charlotte" w:date="2024-12-09T20:42:00Z" w16du:dateUtc="2024-12-09T19:42:00Z">
        <w:r w:rsidR="004D5E4C">
          <w:rPr>
            <w:sz w:val="22"/>
            <w:szCs w:val="22"/>
          </w:rPr>
          <w:t xml:space="preserve"> </w:t>
        </w:r>
      </w:ins>
      <w:ins w:id="519" w:author="Coggon, Amelia Charlotte" w:date="2024-12-09T13:48:00Z" w16du:dateUtc="2024-12-09T12:48:00Z">
        <w:r w:rsidR="0071063A" w:rsidRPr="00B245E7">
          <w:rPr>
            <w:sz w:val="22"/>
            <w:szCs w:val="22"/>
          </w:rPr>
          <w:t>196</w:t>
        </w:r>
      </w:ins>
      <w:ins w:id="520" w:author="Coggon, Amelia Charlotte" w:date="2024-12-09T20:42:00Z" w16du:dateUtc="2024-12-09T19:42:00Z">
        <w:r w:rsidR="004D5E4C">
          <w:rPr>
            <w:sz w:val="22"/>
            <w:szCs w:val="22"/>
          </w:rPr>
          <w:t>8 H3N2 pandemic</w:t>
        </w:r>
      </w:ins>
      <w:ins w:id="521" w:author="Coggon, Amelia Charlotte" w:date="2024-12-09T13:48:00Z" w16du:dateUtc="2024-12-09T12:48:00Z">
        <w:r w:rsidR="0071063A" w:rsidRPr="00B245E7">
          <w:rPr>
            <w:sz w:val="22"/>
            <w:szCs w:val="22"/>
          </w:rPr>
          <w:t xml:space="preserve"> </w:t>
        </w:r>
        <w:commentRangeEnd w:id="517"/>
        <w:r w:rsidR="0071063A">
          <w:rPr>
            <w:rStyle w:val="CommentReference"/>
            <w:rFonts w:asciiTheme="minorHAnsi" w:eastAsiaTheme="minorHAnsi" w:hAnsiTheme="minorHAnsi" w:cstheme="minorBidi"/>
            <w:lang w:eastAsia="en-US"/>
          </w:rPr>
          <w:commentReference w:id="517"/>
        </w:r>
        <w:r w:rsidR="0071063A" w:rsidRPr="00B245E7">
          <w:rPr>
            <w:sz w:val="22"/>
            <w:szCs w:val="22"/>
          </w:rPr>
          <w:t>(Figure 2).</w:t>
        </w:r>
      </w:ins>
      <w:ins w:id="522" w:author="Coggon, Amelia Charlotte" w:date="2024-12-09T13:50:00Z" w16du:dateUtc="2024-12-09T12:50:00Z">
        <w:r w:rsidR="0071063A">
          <w:rPr>
            <w:sz w:val="22"/>
            <w:szCs w:val="22"/>
          </w:rPr>
          <w:t xml:space="preserve"> </w:t>
        </w:r>
      </w:ins>
      <w:r w:rsidR="00D63E91" w:rsidRPr="00B245E7">
        <w:rPr>
          <w:sz w:val="22"/>
          <w:szCs w:val="22"/>
        </w:rPr>
        <w:t>Between 2010 and</w:t>
      </w:r>
      <w:ins w:id="523" w:author="Coggon, Amelia Charlotte" w:date="2024-12-08T15:45:00Z" w16du:dateUtc="2024-12-08T14:45:00Z">
        <w:r w:rsidR="005B40E8">
          <w:rPr>
            <w:sz w:val="22"/>
            <w:szCs w:val="22"/>
          </w:rPr>
          <w:t xml:space="preserve"> the end of</w:t>
        </w:r>
      </w:ins>
      <w:r w:rsidR="00D63E91" w:rsidRPr="00B245E7">
        <w:rPr>
          <w:sz w:val="22"/>
          <w:szCs w:val="22"/>
        </w:rPr>
        <w:t xml:space="preserve"> 2020, the 1970.1</w:t>
      </w:r>
      <w:r w:rsidR="004A62D2" w:rsidRPr="00B245E7">
        <w:rPr>
          <w:sz w:val="22"/>
          <w:szCs w:val="22"/>
        </w:rPr>
        <w:t xml:space="preserve"> </w:t>
      </w:r>
      <w:r w:rsidR="00D63E91" w:rsidRPr="00B245E7">
        <w:rPr>
          <w:sz w:val="22"/>
          <w:szCs w:val="22"/>
        </w:rPr>
        <w:t xml:space="preserve">lineage was the most predominant except in </w:t>
      </w:r>
      <w:ins w:id="524" w:author="SIMON Gaelle" w:date="2024-11-29T17:47:00Z">
        <w:r w:rsidR="00EA74A0">
          <w:rPr>
            <w:sz w:val="22"/>
            <w:szCs w:val="22"/>
          </w:rPr>
          <w:t xml:space="preserve">Denmark, and </w:t>
        </w:r>
      </w:ins>
      <w:r w:rsidR="00D63E91" w:rsidRPr="00B245E7">
        <w:rPr>
          <w:sz w:val="22"/>
          <w:szCs w:val="22"/>
        </w:rPr>
        <w:t>Russia</w:t>
      </w:r>
      <w:del w:id="525" w:author="SIMON Gaelle" w:date="2024-11-29T17:47:00Z">
        <w:r w:rsidR="00D63E91" w:rsidRPr="00B245E7">
          <w:rPr>
            <w:sz w:val="22"/>
            <w:szCs w:val="22"/>
          </w:rPr>
          <w:delText>,</w:delText>
        </w:r>
      </w:del>
      <w:r w:rsidR="00D63E91" w:rsidRPr="00B245E7">
        <w:rPr>
          <w:sz w:val="22"/>
          <w:szCs w:val="22"/>
        </w:rPr>
        <w:t xml:space="preserve"> where it was not detected</w:t>
      </w:r>
      <w:del w:id="526" w:author="SIMON Gaelle" w:date="2024-11-29T17:47:00Z">
        <w:r w:rsidR="00D63E91" w:rsidRPr="00B245E7">
          <w:rPr>
            <w:sz w:val="22"/>
            <w:szCs w:val="22"/>
          </w:rPr>
          <w:delText>, and Denmark</w:delText>
        </w:r>
      </w:del>
      <w:r w:rsidR="00D63E91" w:rsidRPr="00B245E7">
        <w:rPr>
          <w:sz w:val="22"/>
          <w:szCs w:val="22"/>
        </w:rPr>
        <w:t xml:space="preserve">. </w:t>
      </w:r>
      <w:ins w:id="527" w:author="Coggon, Amelia Charlotte" w:date="2024-12-09T13:49:00Z" w16du:dateUtc="2024-12-09T12:49:00Z">
        <w:r w:rsidR="0071063A" w:rsidRPr="00B245E7">
          <w:rPr>
            <w:sz w:val="22"/>
            <w:szCs w:val="22"/>
          </w:rPr>
          <w:t xml:space="preserve">Within Italy however, genetic heterogeneity of these viruses </w:t>
        </w:r>
      </w:ins>
      <w:ins w:id="528" w:author="Coggon, Amelia Charlotte" w:date="2024-12-09T13:50:00Z" w16du:dateUtc="2024-12-09T12:50:00Z">
        <w:r w:rsidR="0071063A">
          <w:rPr>
            <w:sz w:val="22"/>
            <w:szCs w:val="22"/>
          </w:rPr>
          <w:t>was</w:t>
        </w:r>
      </w:ins>
      <w:ins w:id="529" w:author="Coggon, Amelia Charlotte" w:date="2024-12-09T13:49:00Z" w16du:dateUtc="2024-12-09T12:49:00Z">
        <w:r w:rsidR="0071063A" w:rsidRPr="00B245E7">
          <w:rPr>
            <w:sz w:val="22"/>
            <w:szCs w:val="22"/>
          </w:rPr>
          <w:t xml:space="preserve"> observed. A genetic clade of these viruses circulated in Italy between at least 2012 and 2019 which did not cluster with viruses detected elsewhere.</w:t>
        </w:r>
      </w:ins>
      <w:ins w:id="530" w:author="Coggon, Amelia Charlotte" w:date="2024-12-09T13:50:00Z" w16du:dateUtc="2024-12-09T12:50:00Z">
        <w:r w:rsidR="0071063A">
          <w:rPr>
            <w:sz w:val="22"/>
            <w:szCs w:val="22"/>
          </w:rPr>
          <w:t xml:space="preserve"> </w:t>
        </w:r>
        <w:r w:rsidR="0071063A" w:rsidRPr="00B245E7">
          <w:rPr>
            <w:sz w:val="22"/>
            <w:szCs w:val="22"/>
          </w:rPr>
          <w:t>Spain, Germany, the Netherlands and Denmark have detected both the H3 1970.1 and a more recent lineage of H3 that emerged from a human-to-swine spillover in the early 2000s (2000.3 lineage) and in Germany, and the Netherlands between 2014-2016 these lineages co-circulated.</w:t>
        </w:r>
      </w:ins>
      <w:ins w:id="531" w:author="Coggon, Amelia Charlotte" w:date="2024-12-09T13:51:00Z" w16du:dateUtc="2024-12-09T12:51:00Z">
        <w:r w:rsidR="0071063A">
          <w:rPr>
            <w:sz w:val="22"/>
            <w:szCs w:val="22"/>
          </w:rPr>
          <w:t xml:space="preserve"> </w:t>
        </w:r>
      </w:ins>
      <w:del w:id="532" w:author="Coggon, Amelia Charlotte" w:date="2024-12-09T13:51:00Z" w16du:dateUtc="2024-12-09T12:51:00Z">
        <w:r w:rsidR="00D63E91" w:rsidRPr="00B245E7" w:rsidDel="0071063A">
          <w:rPr>
            <w:sz w:val="22"/>
            <w:szCs w:val="22"/>
          </w:rPr>
          <w:delText xml:space="preserve">From 2013 onwards the 2000.3 </w:delText>
        </w:r>
        <w:r w:rsidR="004A62D2" w:rsidRPr="00B245E7" w:rsidDel="0071063A">
          <w:rPr>
            <w:sz w:val="22"/>
            <w:szCs w:val="22"/>
          </w:rPr>
          <w:delText xml:space="preserve">lineage, a group of viruses derived from an early 2000s human-to-swine spillover, </w:delText>
        </w:r>
        <w:r w:rsidR="00D63E91" w:rsidRPr="00B245E7" w:rsidDel="0071063A">
          <w:rPr>
            <w:sz w:val="22"/>
            <w:szCs w:val="22"/>
          </w:rPr>
          <w:delText xml:space="preserve">was detected and was the predominant lineage in Denmark. </w:delText>
        </w:r>
      </w:del>
      <w:r w:rsidR="004A62D2" w:rsidRPr="00B245E7">
        <w:rPr>
          <w:sz w:val="22"/>
          <w:szCs w:val="22"/>
        </w:rPr>
        <w:t xml:space="preserve">The 2000.3 lineage </w:t>
      </w:r>
      <w:r w:rsidR="00D63E91" w:rsidRPr="00B245E7">
        <w:rPr>
          <w:sz w:val="22"/>
          <w:szCs w:val="22"/>
        </w:rPr>
        <w:t xml:space="preserve">was also detected in </w:t>
      </w:r>
      <w:del w:id="533" w:author="Coggon, Amelia Charlotte" w:date="2024-12-09T13:51:00Z" w16du:dateUtc="2024-12-09T12:51:00Z">
        <w:r w:rsidR="00D63E91" w:rsidRPr="00B245E7" w:rsidDel="0071063A">
          <w:rPr>
            <w:sz w:val="22"/>
            <w:szCs w:val="22"/>
          </w:rPr>
          <w:delText xml:space="preserve">Germany, Netherlands, </w:delText>
        </w:r>
      </w:del>
      <w:r w:rsidR="00D63E91" w:rsidRPr="00B245E7">
        <w:rPr>
          <w:sz w:val="22"/>
          <w:szCs w:val="22"/>
        </w:rPr>
        <w:t xml:space="preserve">Russia and Spain. </w:t>
      </w:r>
      <w:r w:rsidR="004A62D2" w:rsidRPr="00B245E7">
        <w:rPr>
          <w:sz w:val="22"/>
          <w:szCs w:val="22"/>
        </w:rPr>
        <w:t xml:space="preserve">Other unique human-to-swine spillovers without evidence for continued transmission were detected </w:t>
      </w:r>
      <w:del w:id="534" w:author="SIMON Gaelle" w:date="2024-11-29T17:49:00Z">
        <w:r w:rsidR="004A62D2" w:rsidRPr="00B245E7">
          <w:rPr>
            <w:sz w:val="22"/>
            <w:szCs w:val="22"/>
          </w:rPr>
          <w:delText>in Russia</w:delText>
        </w:r>
      </w:del>
      <w:del w:id="535" w:author="Ian Brown" w:date="2024-11-25T16:02:00Z">
        <w:r w:rsidR="004A62D2" w:rsidRPr="00B245E7">
          <w:rPr>
            <w:sz w:val="22"/>
            <w:szCs w:val="22"/>
          </w:rPr>
          <w:delText>n</w:delText>
        </w:r>
      </w:del>
      <w:del w:id="536" w:author="SIMON Gaelle" w:date="2024-11-29T17:49:00Z">
        <w:r w:rsidR="004A62D2" w:rsidRPr="00B245E7">
          <w:rPr>
            <w:sz w:val="22"/>
            <w:szCs w:val="22"/>
          </w:rPr>
          <w:delText xml:space="preserve"> in 2014, and </w:delText>
        </w:r>
      </w:del>
      <w:r w:rsidR="008B7B3F" w:rsidRPr="00B245E7">
        <w:rPr>
          <w:sz w:val="22"/>
          <w:szCs w:val="22"/>
        </w:rPr>
        <w:t>Denmark</w:t>
      </w:r>
      <w:r w:rsidR="004A62D2" w:rsidRPr="00B245E7">
        <w:rPr>
          <w:sz w:val="22"/>
          <w:szCs w:val="22"/>
        </w:rPr>
        <w:t xml:space="preserve"> in 2010 </w:t>
      </w:r>
      <w:ins w:id="537" w:author="SIMON Gaelle" w:date="2024-11-29T17:49:00Z">
        <w:r w:rsidR="00EA74A0">
          <w:rPr>
            <w:sz w:val="22"/>
            <w:szCs w:val="22"/>
          </w:rPr>
          <w:t xml:space="preserve">and </w:t>
        </w:r>
        <w:r w:rsidR="00EA74A0" w:rsidRPr="00B245E7">
          <w:rPr>
            <w:sz w:val="22"/>
            <w:szCs w:val="22"/>
          </w:rPr>
          <w:t xml:space="preserve">in Russia in 2014 </w:t>
        </w:r>
      </w:ins>
      <w:r w:rsidR="004A62D2" w:rsidRPr="00B245E7">
        <w:rPr>
          <w:sz w:val="22"/>
          <w:szCs w:val="22"/>
        </w:rPr>
        <w:t>(Other-Human-2010)</w:t>
      </w:r>
      <w:ins w:id="538" w:author="Coggon, Amelia Charlotte" w:date="2024-12-09T13:52:00Z" w16du:dateUtc="2024-12-09T12:52:00Z">
        <w:r w:rsidR="0071063A">
          <w:rPr>
            <w:sz w:val="22"/>
            <w:szCs w:val="22"/>
          </w:rPr>
          <w:t xml:space="preserve"> and </w:t>
        </w:r>
      </w:ins>
      <w:del w:id="539" w:author="Coggon, Amelia Charlotte" w:date="2024-12-09T13:52:00Z" w16du:dateUtc="2024-12-09T12:52:00Z">
        <w:r w:rsidR="004A62D2" w:rsidRPr="00B245E7" w:rsidDel="0071063A">
          <w:rPr>
            <w:sz w:val="22"/>
            <w:szCs w:val="22"/>
          </w:rPr>
          <w:delText>.</w:delText>
        </w:r>
      </w:del>
      <w:ins w:id="540" w:author="Coggon, Amelia Charlotte" w:date="2024-12-09T13:52:00Z" w16du:dateUtc="2024-12-09T12:52:00Z">
        <w:r w:rsidR="0071063A">
          <w:rPr>
            <w:sz w:val="22"/>
            <w:szCs w:val="22"/>
          </w:rPr>
          <w:t>a</w:t>
        </w:r>
      </w:ins>
      <w:ins w:id="541" w:author="Coggon, Amelia Charlotte" w:date="2024-12-08T14:53:00Z" w16du:dateUtc="2024-12-08T13:53:00Z">
        <w:r w:rsidR="00941236" w:rsidRPr="00B245E7">
          <w:rPr>
            <w:sz w:val="22"/>
            <w:szCs w:val="22"/>
          </w:rPr>
          <w:t xml:space="preserve"> novel H3 Other-Human-2000 was detected in Russia in 2018</w:t>
        </w:r>
      </w:ins>
      <w:ins w:id="542" w:author="Coggon, Amelia Charlotte" w:date="2024-12-09T13:52:00Z" w16du:dateUtc="2024-12-09T12:52:00Z">
        <w:r w:rsidR="0071063A">
          <w:rPr>
            <w:sz w:val="22"/>
            <w:szCs w:val="22"/>
          </w:rPr>
          <w:t xml:space="preserve">, with sequences </w:t>
        </w:r>
      </w:ins>
      <w:ins w:id="543" w:author="Coggon, Amelia Charlotte" w:date="2024-12-08T14:53:00Z" w16du:dateUtc="2024-12-08T13:53:00Z">
        <w:r w:rsidR="00941236" w:rsidRPr="00B245E7">
          <w:rPr>
            <w:sz w:val="22"/>
            <w:szCs w:val="22"/>
          </w:rPr>
          <w:t>situated on a long branch length</w:t>
        </w:r>
      </w:ins>
      <w:ins w:id="544" w:author="Coggon, Amelia Charlotte" w:date="2024-12-09T13:52:00Z" w16du:dateUtc="2024-12-09T12:52:00Z">
        <w:r w:rsidR="0071063A">
          <w:rPr>
            <w:sz w:val="22"/>
            <w:szCs w:val="22"/>
          </w:rPr>
          <w:t>.</w:t>
        </w:r>
      </w:ins>
    </w:p>
    <w:p w14:paraId="3633803B" w14:textId="77777777" w:rsidR="00790EE8" w:rsidRPr="00B245E7" w:rsidDel="00941236" w:rsidRDefault="00790EE8" w:rsidP="00B245E7">
      <w:pPr>
        <w:spacing w:line="360" w:lineRule="auto"/>
        <w:rPr>
          <w:del w:id="545" w:author="Coggon, Amelia Charlotte" w:date="2024-12-08T14:53:00Z" w16du:dateUtc="2024-12-08T13:53:00Z"/>
          <w:b/>
          <w:bCs/>
          <w:sz w:val="22"/>
          <w:szCs w:val="22"/>
        </w:rPr>
      </w:pPr>
    </w:p>
    <w:p w14:paraId="009FA87B" w14:textId="4D90D56B" w:rsidR="00790EE8" w:rsidRPr="00B245E7" w:rsidDel="00941236" w:rsidRDefault="008A52B9" w:rsidP="00B245E7">
      <w:pPr>
        <w:spacing w:line="360" w:lineRule="auto"/>
        <w:rPr>
          <w:del w:id="546" w:author="Coggon, Amelia Charlotte" w:date="2024-12-08T14:53:00Z" w16du:dateUtc="2024-12-08T13:53:00Z"/>
          <w:b/>
          <w:bCs/>
          <w:sz w:val="22"/>
          <w:szCs w:val="22"/>
        </w:rPr>
      </w:pPr>
      <w:commentRangeStart w:id="547"/>
      <w:commentRangeStart w:id="548"/>
      <w:del w:id="549" w:author="Coggon, Amelia Charlotte" w:date="2024-12-08T14:53:00Z" w16du:dateUtc="2024-12-08T13:53:00Z">
        <w:r w:rsidRPr="00B245E7" w:rsidDel="00941236">
          <w:rPr>
            <w:b/>
            <w:bCs/>
            <w:sz w:val="22"/>
            <w:szCs w:val="22"/>
          </w:rPr>
          <w:delText>Genetic</w:delText>
        </w:r>
        <w:r w:rsidR="00C02DD1" w:rsidRPr="00B245E7" w:rsidDel="00941236">
          <w:rPr>
            <w:b/>
            <w:bCs/>
            <w:sz w:val="22"/>
            <w:szCs w:val="22"/>
          </w:rPr>
          <w:delText xml:space="preserve"> evolution </w:delText>
        </w:r>
        <w:r w:rsidR="00F860D8" w:rsidRPr="00B245E7" w:rsidDel="00941236">
          <w:rPr>
            <w:b/>
            <w:bCs/>
            <w:sz w:val="22"/>
            <w:szCs w:val="22"/>
          </w:rPr>
          <w:delText xml:space="preserve">of IAVs </w:delText>
        </w:r>
        <w:r w:rsidR="00C02DD1" w:rsidRPr="00B245E7" w:rsidDel="00941236">
          <w:rPr>
            <w:b/>
            <w:bCs/>
            <w:sz w:val="22"/>
            <w:szCs w:val="22"/>
          </w:rPr>
          <w:delText>in European pigs</w:delText>
        </w:r>
        <w:commentRangeEnd w:id="547"/>
        <w:commentRangeEnd w:id="548"/>
        <w:r w:rsidR="00F73226" w:rsidDel="00941236">
          <w:rPr>
            <w:rStyle w:val="CommentReference"/>
            <w:rFonts w:asciiTheme="minorHAnsi" w:eastAsiaTheme="minorHAnsi" w:hAnsiTheme="minorHAnsi" w:cstheme="minorBidi"/>
            <w:lang w:eastAsia="en-US"/>
          </w:rPr>
          <w:commentReference w:id="547"/>
        </w:r>
        <w:r w:rsidR="00943708" w:rsidDel="00941236">
          <w:rPr>
            <w:rStyle w:val="CommentReference"/>
            <w:rFonts w:asciiTheme="minorHAnsi" w:eastAsiaTheme="minorHAnsi" w:hAnsiTheme="minorHAnsi" w:cstheme="minorBidi"/>
            <w:lang w:eastAsia="en-US"/>
          </w:rPr>
          <w:commentReference w:id="548"/>
        </w:r>
      </w:del>
    </w:p>
    <w:p w14:paraId="7D6E9938" w14:textId="7850ABB9" w:rsidR="00A37667" w:rsidRPr="00B245E7" w:rsidDel="00941236" w:rsidRDefault="00387AAA" w:rsidP="00B245E7">
      <w:pPr>
        <w:spacing w:line="360" w:lineRule="auto"/>
        <w:rPr>
          <w:del w:id="550" w:author="Coggon, Amelia Charlotte" w:date="2024-12-08T14:53:00Z" w16du:dateUtc="2024-12-08T13:53:00Z"/>
          <w:sz w:val="22"/>
          <w:szCs w:val="22"/>
        </w:rPr>
      </w:pPr>
      <w:del w:id="551" w:author="Coggon, Amelia Charlotte" w:date="2024-12-08T14:53:00Z" w16du:dateUtc="2024-12-08T13:53:00Z">
        <w:r w:rsidRPr="00B245E7" w:rsidDel="00941236">
          <w:rPr>
            <w:sz w:val="22"/>
            <w:szCs w:val="22"/>
          </w:rPr>
          <w:delText>Phylogenetic analyses showed multiple co-circulating clades of 1A, 1B and 1C lineage viruses in European pigs</w:delText>
        </w:r>
        <w:r w:rsidR="009B210C" w:rsidRPr="00B245E7" w:rsidDel="00941236">
          <w:rPr>
            <w:sz w:val="22"/>
            <w:szCs w:val="22"/>
          </w:rPr>
          <w:delText xml:space="preserve"> </w:delText>
        </w:r>
        <w:r w:rsidR="000435CC" w:rsidRPr="00B245E7" w:rsidDel="00941236">
          <w:rPr>
            <w:sz w:val="22"/>
            <w:szCs w:val="22"/>
          </w:rPr>
          <w:delText>(</w:delText>
        </w:r>
        <w:r w:rsidR="005B328D" w:rsidRPr="00B245E7" w:rsidDel="00941236">
          <w:rPr>
            <w:sz w:val="22"/>
            <w:szCs w:val="22"/>
          </w:rPr>
          <w:delText>F</w:delText>
        </w:r>
        <w:r w:rsidR="006762EE" w:rsidRPr="00B245E7" w:rsidDel="00941236">
          <w:rPr>
            <w:sz w:val="22"/>
            <w:szCs w:val="22"/>
          </w:rPr>
          <w:delText>igure 1)</w:delText>
        </w:r>
        <w:r w:rsidR="001E15A0" w:rsidRPr="00B245E7" w:rsidDel="00941236">
          <w:rPr>
            <w:sz w:val="22"/>
            <w:szCs w:val="22"/>
          </w:rPr>
          <w:delText xml:space="preserve">. </w:delText>
        </w:r>
      </w:del>
      <w:moveFromRangeStart w:id="552" w:author="Coggon, Amelia Charlotte" w:date="2024-12-08T14:40:00Z" w:name="move184561273"/>
      <w:moveFrom w:id="553" w:author="Coggon, Amelia Charlotte" w:date="2024-12-08T14:40:00Z" w16du:dateUtc="2024-12-08T13:40:00Z">
        <w:del w:id="554" w:author="Coggon, Amelia Charlotte" w:date="2024-12-08T14:53:00Z" w16du:dateUtc="2024-12-08T13:53:00Z">
          <w:r w:rsidRPr="00B245E7" w:rsidDel="00941236">
            <w:rPr>
              <w:sz w:val="22"/>
              <w:szCs w:val="22"/>
            </w:rPr>
            <w:delText>The 1A</w:delText>
          </w:r>
          <w:r w:rsidR="00201458" w:rsidRPr="00B245E7" w:rsidDel="00941236">
            <w:rPr>
              <w:sz w:val="22"/>
              <w:szCs w:val="22"/>
            </w:rPr>
            <w:delText>.</w:delText>
          </w:r>
          <w:r w:rsidRPr="00B245E7" w:rsidDel="00941236">
            <w:rPr>
              <w:sz w:val="22"/>
              <w:szCs w:val="22"/>
            </w:rPr>
            <w:delText xml:space="preserve">3.3.2 </w:delText>
          </w:r>
          <w:r w:rsidR="005B328D" w:rsidRPr="00B245E7" w:rsidDel="00941236">
            <w:rPr>
              <w:sz w:val="22"/>
              <w:szCs w:val="22"/>
            </w:rPr>
            <w:delText xml:space="preserve">(pdm09) </w:delText>
          </w:r>
          <w:r w:rsidRPr="00B245E7" w:rsidDel="00941236">
            <w:rPr>
              <w:sz w:val="22"/>
              <w:szCs w:val="22"/>
            </w:rPr>
            <w:delText xml:space="preserve">viruses </w:delText>
          </w:r>
          <w:r w:rsidR="008F2F38" w:rsidRPr="00B245E7" w:rsidDel="00941236">
            <w:rPr>
              <w:sz w:val="22"/>
              <w:szCs w:val="22"/>
            </w:rPr>
            <w:delText>evolved as a result of</w:delText>
          </w:r>
          <w:r w:rsidRPr="00B245E7" w:rsidDel="00941236">
            <w:rPr>
              <w:sz w:val="22"/>
              <w:szCs w:val="22"/>
            </w:rPr>
            <w:delText xml:space="preserve"> multiple</w:delText>
          </w:r>
          <w:r w:rsidR="00853B7E" w:rsidRPr="00B245E7" w:rsidDel="00941236">
            <w:rPr>
              <w:sz w:val="22"/>
              <w:szCs w:val="22"/>
            </w:rPr>
            <w:delText xml:space="preserve"> </w:delText>
          </w:r>
          <w:r w:rsidR="003B01A9" w:rsidRPr="00B245E7" w:rsidDel="00941236">
            <w:rPr>
              <w:sz w:val="22"/>
              <w:szCs w:val="22"/>
            </w:rPr>
            <w:delText>reverse zoonoses</w:delText>
          </w:r>
          <w:r w:rsidRPr="00B245E7" w:rsidDel="00941236">
            <w:rPr>
              <w:sz w:val="22"/>
              <w:szCs w:val="22"/>
            </w:rPr>
            <w:delText xml:space="preserve"> of </w:delText>
          </w:r>
          <w:r w:rsidR="005B328D" w:rsidRPr="00B245E7" w:rsidDel="00941236">
            <w:rPr>
              <w:sz w:val="22"/>
              <w:szCs w:val="22"/>
            </w:rPr>
            <w:delText xml:space="preserve">human seasonal </w:delText>
          </w:r>
          <w:r w:rsidR="00176D8D" w:rsidRPr="00B245E7" w:rsidDel="00941236">
            <w:rPr>
              <w:sz w:val="22"/>
              <w:szCs w:val="22"/>
            </w:rPr>
            <w:delText xml:space="preserve">H1N1pdm09 </w:delText>
          </w:r>
          <w:r w:rsidRPr="00B245E7" w:rsidDel="00941236">
            <w:rPr>
              <w:sz w:val="22"/>
              <w:szCs w:val="22"/>
            </w:rPr>
            <w:delText xml:space="preserve">virus into pigs, where </w:delText>
          </w:r>
          <w:r w:rsidR="00663982" w:rsidRPr="00B245E7" w:rsidDel="00941236">
            <w:rPr>
              <w:sz w:val="22"/>
              <w:szCs w:val="22"/>
            </w:rPr>
            <w:delText>they</w:delText>
          </w:r>
          <w:r w:rsidRPr="00B245E7" w:rsidDel="00941236">
            <w:rPr>
              <w:sz w:val="22"/>
              <w:szCs w:val="22"/>
            </w:rPr>
            <w:delText xml:space="preserve"> ha</w:delText>
          </w:r>
          <w:r w:rsidR="00663982" w:rsidRPr="00B245E7" w:rsidDel="00941236">
            <w:rPr>
              <w:sz w:val="22"/>
              <w:szCs w:val="22"/>
            </w:rPr>
            <w:delText>ve</w:delText>
          </w:r>
          <w:r w:rsidRPr="00B245E7" w:rsidDel="00941236">
            <w:rPr>
              <w:sz w:val="22"/>
              <w:szCs w:val="22"/>
            </w:rPr>
            <w:delText xml:space="preserve"> continued to circulate and to genetically diversif</w:delText>
          </w:r>
          <w:r w:rsidR="003B01A9" w:rsidRPr="00B245E7" w:rsidDel="00941236">
            <w:rPr>
              <w:sz w:val="22"/>
              <w:szCs w:val="22"/>
            </w:rPr>
            <w:delText xml:space="preserve">y, with occasional spillover back into humans. </w:delText>
          </w:r>
          <w:commentRangeStart w:id="555"/>
          <w:r w:rsidR="00663982" w:rsidRPr="00B245E7" w:rsidDel="00941236">
            <w:rPr>
              <w:sz w:val="22"/>
              <w:szCs w:val="22"/>
            </w:rPr>
            <w:delText xml:space="preserve">In Europe, </w:delText>
          </w:r>
          <w:r w:rsidR="00BA151F" w:rsidRPr="00B245E7" w:rsidDel="00941236">
            <w:rPr>
              <w:sz w:val="22"/>
              <w:szCs w:val="22"/>
            </w:rPr>
            <w:delText xml:space="preserve">of the 1A lineage viruses, </w:delText>
          </w:r>
          <w:r w:rsidR="00663982" w:rsidRPr="00B245E7" w:rsidDel="00941236">
            <w:rPr>
              <w:sz w:val="22"/>
              <w:szCs w:val="22"/>
            </w:rPr>
            <w:delText>only the 1A.3.3.2 viruses have been maintained and the previously circulating classical-like 1A viruses have not been detected since the early 1990’s</w:delText>
          </w:r>
          <w:commentRangeEnd w:id="555"/>
          <w:r w:rsidR="00BE2DC1" w:rsidDel="00941236">
            <w:rPr>
              <w:rStyle w:val="CommentReference"/>
              <w:rFonts w:asciiTheme="minorHAnsi" w:eastAsiaTheme="minorHAnsi" w:hAnsiTheme="minorHAnsi" w:cstheme="minorBidi"/>
              <w:lang w:eastAsia="en-US"/>
            </w:rPr>
            <w:commentReference w:id="555"/>
          </w:r>
          <w:r w:rsidR="00D14FC7" w:rsidRPr="00B245E7" w:rsidDel="00941236">
            <w:rPr>
              <w:sz w:val="22"/>
              <w:szCs w:val="22"/>
            </w:rPr>
            <w:delText xml:space="preserve">. </w:delText>
          </w:r>
          <w:r w:rsidR="00A37667" w:rsidRPr="00B245E7" w:rsidDel="00941236">
            <w:rPr>
              <w:sz w:val="22"/>
              <w:szCs w:val="22"/>
            </w:rPr>
            <w:delText>Within European pigs</w:delText>
          </w:r>
          <w:r w:rsidR="00CD6705" w:rsidRPr="00B245E7" w:rsidDel="00941236">
            <w:rPr>
              <w:sz w:val="22"/>
              <w:szCs w:val="22"/>
            </w:rPr>
            <w:delText xml:space="preserve">, </w:delText>
          </w:r>
          <w:r w:rsidR="00A37667" w:rsidRPr="00B245E7" w:rsidDel="00941236">
            <w:rPr>
              <w:sz w:val="22"/>
              <w:szCs w:val="22"/>
            </w:rPr>
            <w:delText>introductions</w:delText>
          </w:r>
          <w:r w:rsidR="00F9606F" w:rsidRPr="00B245E7" w:rsidDel="00941236">
            <w:rPr>
              <w:sz w:val="22"/>
              <w:szCs w:val="22"/>
            </w:rPr>
            <w:delText xml:space="preserve"> of </w:delText>
          </w:r>
          <w:r w:rsidR="005B328D" w:rsidRPr="00B245E7" w:rsidDel="00941236">
            <w:rPr>
              <w:sz w:val="22"/>
              <w:szCs w:val="22"/>
            </w:rPr>
            <w:delText xml:space="preserve">human seasonal influenza A virus </w:delText>
          </w:r>
          <w:r w:rsidR="00F9606F" w:rsidRPr="00B245E7" w:rsidDel="00941236">
            <w:rPr>
              <w:sz w:val="22"/>
              <w:szCs w:val="22"/>
            </w:rPr>
            <w:delText xml:space="preserve">into swine </w:delText>
          </w:r>
          <w:r w:rsidR="0018540D" w:rsidRPr="00B245E7" w:rsidDel="00941236">
            <w:rPr>
              <w:sz w:val="22"/>
              <w:szCs w:val="22"/>
            </w:rPr>
            <w:delText>has not</w:delText>
          </w:r>
          <w:r w:rsidR="00663982" w:rsidRPr="00B245E7" w:rsidDel="00941236">
            <w:rPr>
              <w:sz w:val="22"/>
              <w:szCs w:val="22"/>
            </w:rPr>
            <w:delText xml:space="preserve"> always</w:delText>
          </w:r>
          <w:r w:rsidR="00A37667" w:rsidRPr="00B245E7" w:rsidDel="00941236">
            <w:rPr>
              <w:sz w:val="22"/>
              <w:szCs w:val="22"/>
            </w:rPr>
            <w:delText xml:space="preserve"> result</w:delText>
          </w:r>
          <w:r w:rsidR="0018540D" w:rsidRPr="00B245E7" w:rsidDel="00941236">
            <w:rPr>
              <w:sz w:val="22"/>
              <w:szCs w:val="22"/>
            </w:rPr>
            <w:delText>ed</w:delText>
          </w:r>
          <w:r w:rsidR="00A37667" w:rsidRPr="00B245E7" w:rsidDel="00941236">
            <w:rPr>
              <w:sz w:val="22"/>
              <w:szCs w:val="22"/>
            </w:rPr>
            <w:delText xml:space="preserve"> in onwards transmission for more than a year</w:delText>
          </w:r>
          <w:r w:rsidR="005B328D" w:rsidRPr="00B245E7" w:rsidDel="00941236">
            <w:rPr>
              <w:sz w:val="22"/>
              <w:szCs w:val="22"/>
            </w:rPr>
            <w:delText xml:space="preserve"> </w:delText>
          </w:r>
          <w:commentRangeStart w:id="556"/>
          <w:r w:rsidR="005B328D" w:rsidRPr="00B245E7" w:rsidDel="00941236">
            <w:rPr>
              <w:sz w:val="22"/>
              <w:szCs w:val="22"/>
            </w:rPr>
            <w:delText xml:space="preserve">contrasting data from the USA and Brazil </w:delText>
          </w:r>
          <w:r w:rsidR="007135D9" w:rsidDel="00941236">
            <w:rPr>
              <w:sz w:val="22"/>
              <w:szCs w:val="22"/>
            </w:rPr>
            <w:fldChar w:fldCharType="begin"/>
          </w:r>
          <w:r w:rsidR="007135D9" w:rsidDel="00941236">
            <w:rPr>
              <w:sz w:val="22"/>
              <w:szCs w:val="22"/>
            </w:rPr>
            <w:delInstrText xml:space="preserve"> ADDIN ZOTERO_ITEM CSL_CITATION {"citationID":"vRJTqaHr","properties":{"formattedCitation":"(Junqueira {\\i{}et al.}, 2023)","plainCitation":"(Junqueira et al., 2023)","noteIndex":0},"citationItems":[{"id":981,"uris":["http://zotero.org/users/local/SOJeSFbE/items/WXJSXFWF"],"itemData":{"id":981,"type":"article-journal","abstract":"INTRODUCTION: Once established in the human population, the 2009 H1N1 pandemic virus (H1N1pdm09) was repeatedly introduced into swine populations globally with subsequent onward transmission among pigs.\nMETHODS: To identify and characterize human-to-swine H1N1pdm09 introductions in Brazil, we conducted a large-scale phylogenetic analysis of 4,141 H1pdm09 hemagglutinin (HA) and 3,227 N1pdm09 neuraminidase (NA) gene sequences isolated globally from humans and swine between 2009 and 2022.\nRESULTS: Phylodynamic analysis revealed that during the period between 2009 and 2011, there was a rapid transmission of the H1N1pdm09 virus from humans to swine in Brazil. Multiple introductions of the virus were observed, but most of them resulted in self-limited infections in swine, with limited onward transmission. Only a few sustained transmission clusters were identified during this period. After 2012, there was a reduction in the number of human-to-swine H1N1pdm09 transmissions in Brazil.\nDISCUSSION: The virus underwent continuous antigenic drift, and a balance was established between swine-to-swine transmission and extinction, with minimal sustained onward transmission from humans to swine. These results emphasize the dynamic interplay between human-to-swine transmission, antigenic drift, and the establishment of swine-to-swine transmission in shaping the evolution and persistence of H1N1pdm09 in swine populations.","container-title":"Frontiers in Microbiology","DOI":"10.3389/fmicb.2023.1243567","ISSN":"1664-302X","journalAbbreviation":"Front Microbiol","language":"eng","note":"PMID: 37614592\nPMCID: PMC10442540","page":"1243567","source":"PubMed","title":"Human-to-swine introductions and onward transmission of 2009 H1N1 pandemic influenza viruses in Brazil","volume":"14","author":[{"family":"Junqueira","given":"Dennis Maletich"},{"family":"Tochetto","given":"Caroline"},{"family":"Anderson","given":"Tavis K."},{"family":"Gava","given":"Danielle"},{"family":"Haach","given":"Vanessa"},{"family":"Cantão","given":"Maurício E."},{"family":"Baker","given":"Amy L. Vincent"},{"family":"Schaefer","given":"Rejane"}],"issued":{"date-parts":[["2023"]]}}}],"schema":"https://github.com/citation-style-language/schema/raw/master/csl-citation.json"} </w:delInstrText>
          </w:r>
          <w:r w:rsidR="007135D9" w:rsidDel="00941236">
            <w:rPr>
              <w:sz w:val="22"/>
              <w:szCs w:val="22"/>
            </w:rPr>
            <w:fldChar w:fldCharType="separate"/>
          </w:r>
          <w:r w:rsidR="007135D9" w:rsidRPr="007135D9" w:rsidDel="00941236">
            <w:rPr>
              <w:sz w:val="22"/>
            </w:rPr>
            <w:delText xml:space="preserve">(Junqueira </w:delText>
          </w:r>
          <w:r w:rsidR="007135D9" w:rsidRPr="007135D9" w:rsidDel="00941236">
            <w:rPr>
              <w:i/>
              <w:iCs/>
              <w:sz w:val="22"/>
            </w:rPr>
            <w:delText>et al.</w:delText>
          </w:r>
          <w:r w:rsidR="007135D9" w:rsidRPr="007135D9" w:rsidDel="00941236">
            <w:rPr>
              <w:sz w:val="22"/>
            </w:rPr>
            <w:delText>, 2023</w:delText>
          </w:r>
          <w:r w:rsidR="007135D9" w:rsidDel="00941236">
            <w:rPr>
              <w:sz w:val="22"/>
            </w:rPr>
            <w:delText xml:space="preserve">; </w:delText>
          </w:r>
          <w:r w:rsidR="007135D9" w:rsidRPr="007135D9" w:rsidDel="00941236">
            <w:rPr>
              <w:sz w:val="22"/>
            </w:rPr>
            <w:delText xml:space="preserve">Markin </w:delText>
          </w:r>
          <w:r w:rsidR="007135D9" w:rsidRPr="007135D9" w:rsidDel="00941236">
            <w:rPr>
              <w:i/>
              <w:iCs/>
              <w:sz w:val="22"/>
            </w:rPr>
            <w:delText>et al.</w:delText>
          </w:r>
          <w:r w:rsidR="007135D9" w:rsidRPr="007135D9" w:rsidDel="00941236">
            <w:rPr>
              <w:sz w:val="22"/>
            </w:rPr>
            <w:delText>, 2023)</w:delText>
          </w:r>
          <w:r w:rsidR="007135D9" w:rsidDel="00941236">
            <w:rPr>
              <w:sz w:val="22"/>
              <w:szCs w:val="22"/>
            </w:rPr>
            <w:fldChar w:fldCharType="end"/>
          </w:r>
          <w:r w:rsidR="007135D9" w:rsidDel="00941236">
            <w:rPr>
              <w:sz w:val="22"/>
              <w:szCs w:val="22"/>
            </w:rPr>
            <w:delText>.</w:delText>
          </w:r>
          <w:commentRangeEnd w:id="556"/>
          <w:r w:rsidR="00BE2DC1" w:rsidDel="00941236">
            <w:rPr>
              <w:rStyle w:val="CommentReference"/>
              <w:rFonts w:asciiTheme="minorHAnsi" w:eastAsiaTheme="minorHAnsi" w:hAnsiTheme="minorHAnsi" w:cstheme="minorBidi"/>
              <w:lang w:eastAsia="en-US"/>
            </w:rPr>
            <w:commentReference w:id="556"/>
          </w:r>
          <w:r w:rsidR="007135D9" w:rsidDel="00941236">
            <w:rPr>
              <w:sz w:val="22"/>
              <w:szCs w:val="22"/>
            </w:rPr>
            <w:delText xml:space="preserve"> </w:delText>
          </w:r>
          <w:r w:rsidR="00A37667" w:rsidRPr="00B245E7" w:rsidDel="00941236">
            <w:rPr>
              <w:sz w:val="22"/>
              <w:szCs w:val="22"/>
            </w:rPr>
            <w:delText>However</w:delText>
          </w:r>
          <w:r w:rsidR="00433EB3" w:rsidRPr="00B245E7" w:rsidDel="00941236">
            <w:rPr>
              <w:sz w:val="22"/>
              <w:szCs w:val="22"/>
            </w:rPr>
            <w:delText xml:space="preserve">, </w:delText>
          </w:r>
          <w:r w:rsidR="00A37667" w:rsidRPr="00B245E7" w:rsidDel="00941236">
            <w:rPr>
              <w:sz w:val="22"/>
              <w:szCs w:val="22"/>
            </w:rPr>
            <w:delText xml:space="preserve">since 2015 several larger clades of 1A.3.3.2 </w:delText>
          </w:r>
          <w:r w:rsidR="008D1CBB" w:rsidRPr="00B245E7" w:rsidDel="00941236">
            <w:rPr>
              <w:sz w:val="22"/>
              <w:szCs w:val="22"/>
            </w:rPr>
            <w:delText xml:space="preserve">(pdm09) </w:delText>
          </w:r>
          <w:r w:rsidR="00A37667" w:rsidRPr="00B245E7" w:rsidDel="00941236">
            <w:rPr>
              <w:sz w:val="22"/>
              <w:szCs w:val="22"/>
            </w:rPr>
            <w:delText xml:space="preserve">viruses </w:delText>
          </w:r>
          <w:r w:rsidR="00985894" w:rsidRPr="00B245E7" w:rsidDel="00941236">
            <w:rPr>
              <w:sz w:val="22"/>
              <w:szCs w:val="22"/>
            </w:rPr>
            <w:delText xml:space="preserve">that have persisted in swine </w:delText>
          </w:r>
          <w:r w:rsidR="00A37667" w:rsidRPr="00B245E7" w:rsidDel="00941236">
            <w:rPr>
              <w:sz w:val="22"/>
              <w:szCs w:val="22"/>
            </w:rPr>
            <w:delText>have been observed in Germany</w:delText>
          </w:r>
          <w:r w:rsidR="00853B7E" w:rsidRPr="00B245E7" w:rsidDel="00941236">
            <w:rPr>
              <w:sz w:val="22"/>
              <w:szCs w:val="22"/>
            </w:rPr>
            <w:delText>, Italy</w:delText>
          </w:r>
          <w:r w:rsidR="00A37667" w:rsidRPr="00B245E7" w:rsidDel="00941236">
            <w:rPr>
              <w:sz w:val="22"/>
              <w:szCs w:val="22"/>
            </w:rPr>
            <w:delText xml:space="preserve"> and Denmark, </w:delText>
          </w:r>
          <w:r w:rsidR="004C72F4" w:rsidRPr="00B245E7" w:rsidDel="00941236">
            <w:rPr>
              <w:sz w:val="22"/>
              <w:szCs w:val="22"/>
            </w:rPr>
            <w:delText xml:space="preserve">with subsequent </w:delText>
          </w:r>
          <w:r w:rsidR="00853B7E" w:rsidRPr="00B245E7" w:rsidDel="00941236">
            <w:rPr>
              <w:sz w:val="22"/>
              <w:szCs w:val="22"/>
            </w:rPr>
            <w:delText>detections</w:delText>
          </w:r>
          <w:r w:rsidR="004C72F4" w:rsidRPr="00B245E7" w:rsidDel="00941236">
            <w:rPr>
              <w:sz w:val="22"/>
              <w:szCs w:val="22"/>
            </w:rPr>
            <w:delText xml:space="preserve"> </w:delText>
          </w:r>
          <w:r w:rsidR="00853B7E" w:rsidRPr="00B245E7" w:rsidDel="00941236">
            <w:rPr>
              <w:sz w:val="22"/>
              <w:szCs w:val="22"/>
            </w:rPr>
            <w:delText>in</w:delText>
          </w:r>
          <w:r w:rsidR="004C72F4" w:rsidRPr="00B245E7" w:rsidDel="00941236">
            <w:rPr>
              <w:sz w:val="22"/>
              <w:szCs w:val="22"/>
            </w:rPr>
            <w:delText xml:space="preserve"> other countries</w:delText>
          </w:r>
          <w:r w:rsidR="00853B7E" w:rsidRPr="00B245E7" w:rsidDel="00941236">
            <w:rPr>
              <w:sz w:val="22"/>
              <w:szCs w:val="22"/>
            </w:rPr>
            <w:delText>. These clades have</w:delText>
          </w:r>
          <w:r w:rsidR="00853B7E" w:rsidRPr="00B245E7" w:rsidDel="00941236">
            <w:rPr>
              <w:rStyle w:val="CommentReference"/>
              <w:sz w:val="22"/>
              <w:szCs w:val="22"/>
            </w:rPr>
            <w:delText xml:space="preserve"> </w:delText>
          </w:r>
          <w:r w:rsidR="00A37667" w:rsidRPr="00B245E7" w:rsidDel="00941236">
            <w:rPr>
              <w:sz w:val="22"/>
              <w:szCs w:val="22"/>
            </w:rPr>
            <w:delText>long</w:delText>
          </w:r>
          <w:r w:rsidR="00825D89" w:rsidRPr="00B245E7" w:rsidDel="00941236">
            <w:rPr>
              <w:sz w:val="22"/>
              <w:szCs w:val="22"/>
            </w:rPr>
            <w:delText>er</w:delText>
          </w:r>
          <w:r w:rsidR="00A37667" w:rsidRPr="00B245E7" w:rsidDel="00941236">
            <w:rPr>
              <w:sz w:val="22"/>
              <w:szCs w:val="22"/>
            </w:rPr>
            <w:delText xml:space="preserve"> branch lengths </w:delText>
          </w:r>
          <w:r w:rsidR="00E94959" w:rsidRPr="00B245E7" w:rsidDel="00941236">
            <w:rPr>
              <w:sz w:val="22"/>
              <w:szCs w:val="22"/>
            </w:rPr>
            <w:delText>and circulation within pigs of greater than one year</w:delText>
          </w:r>
          <w:r w:rsidR="00CD6705" w:rsidRPr="00B245E7" w:rsidDel="00941236">
            <w:rPr>
              <w:sz w:val="22"/>
              <w:szCs w:val="22"/>
            </w:rPr>
            <w:delText xml:space="preserve">, </w:delText>
          </w:r>
          <w:commentRangeStart w:id="557"/>
          <w:r w:rsidR="00CD6705" w:rsidRPr="00B245E7" w:rsidDel="00941236">
            <w:rPr>
              <w:sz w:val="22"/>
              <w:szCs w:val="22"/>
            </w:rPr>
            <w:delText xml:space="preserve">suggesting ongoing genetic evolution </w:delText>
          </w:r>
          <w:r w:rsidR="00201458" w:rsidRPr="00B245E7" w:rsidDel="00941236">
            <w:rPr>
              <w:sz w:val="22"/>
              <w:szCs w:val="22"/>
            </w:rPr>
            <w:delText>with</w:delText>
          </w:r>
          <w:r w:rsidR="00CD6705" w:rsidRPr="00B245E7" w:rsidDel="00941236">
            <w:rPr>
              <w:sz w:val="22"/>
              <w:szCs w:val="22"/>
            </w:rPr>
            <w:delText>in pigs</w:delText>
          </w:r>
          <w:r w:rsidR="00985894" w:rsidRPr="00B245E7" w:rsidDel="00941236">
            <w:rPr>
              <w:sz w:val="22"/>
              <w:szCs w:val="22"/>
            </w:rPr>
            <w:delText xml:space="preserve"> and undersurveillance</w:delText>
          </w:r>
          <w:commentRangeEnd w:id="557"/>
          <w:r w:rsidR="00E643BE" w:rsidDel="00941236">
            <w:rPr>
              <w:rStyle w:val="CommentReference"/>
              <w:rFonts w:asciiTheme="minorHAnsi" w:eastAsiaTheme="minorHAnsi" w:hAnsiTheme="minorHAnsi" w:cstheme="minorBidi"/>
              <w:lang w:eastAsia="en-US"/>
            </w:rPr>
            <w:commentReference w:id="557"/>
          </w:r>
          <w:r w:rsidR="0001345A" w:rsidRPr="00B245E7" w:rsidDel="00941236">
            <w:rPr>
              <w:sz w:val="22"/>
              <w:szCs w:val="22"/>
            </w:rPr>
            <w:delText>.</w:delText>
          </w:r>
        </w:del>
      </w:moveFrom>
      <w:moveFromRangeEnd w:id="552"/>
    </w:p>
    <w:p w14:paraId="64FDEA79" w14:textId="77777777" w:rsidR="00A37667" w:rsidRPr="00B245E7" w:rsidDel="00941236" w:rsidRDefault="00A37667" w:rsidP="00B245E7">
      <w:pPr>
        <w:spacing w:line="360" w:lineRule="auto"/>
        <w:rPr>
          <w:del w:id="558" w:author="Coggon, Amelia Charlotte" w:date="2024-12-08T14:53:00Z" w16du:dateUtc="2024-12-08T13:53:00Z"/>
          <w:sz w:val="22"/>
          <w:szCs w:val="22"/>
        </w:rPr>
      </w:pPr>
    </w:p>
    <w:p w14:paraId="5C9C3448" w14:textId="22013B26" w:rsidR="002113AD" w:rsidRPr="00B245E7" w:rsidDel="00D11FF6" w:rsidRDefault="00D14FC7" w:rsidP="00B245E7">
      <w:pPr>
        <w:spacing w:line="360" w:lineRule="auto"/>
        <w:rPr>
          <w:del w:id="559" w:author="Coggon, Amelia Charlotte" w:date="2024-12-08T14:41:00Z" w16du:dateUtc="2024-12-08T13:41:00Z"/>
          <w:sz w:val="22"/>
          <w:szCs w:val="22"/>
        </w:rPr>
      </w:pPr>
      <w:del w:id="560" w:author="Coggon, Amelia Charlotte" w:date="2024-12-08T14:41:00Z" w16du:dateUtc="2024-12-08T13:41:00Z">
        <w:r w:rsidRPr="00B245E7" w:rsidDel="00D11FF6">
          <w:rPr>
            <w:sz w:val="22"/>
            <w:szCs w:val="22"/>
          </w:rPr>
          <w:delText xml:space="preserve">The 1B viruses in Europe </w:delText>
        </w:r>
        <w:r w:rsidR="0065011D" w:rsidRPr="00B245E7" w:rsidDel="00D11FF6">
          <w:rPr>
            <w:sz w:val="22"/>
            <w:szCs w:val="22"/>
          </w:rPr>
          <w:delText>arose</w:delText>
        </w:r>
        <w:r w:rsidRPr="00B245E7" w:rsidDel="00D11FF6">
          <w:rPr>
            <w:sz w:val="22"/>
            <w:szCs w:val="22"/>
          </w:rPr>
          <w:delText xml:space="preserve"> from the introduction of human seasonal influenza virus strains </w:delText>
        </w:r>
        <w:r w:rsidR="007E48AB" w:rsidRPr="00B245E7" w:rsidDel="00D11FF6">
          <w:rPr>
            <w:sz w:val="22"/>
            <w:szCs w:val="22"/>
          </w:rPr>
          <w:delText xml:space="preserve">with ancestral strains </w:delText>
        </w:r>
        <w:r w:rsidR="003D58B9" w:rsidRPr="00B245E7" w:rsidDel="00D11FF6">
          <w:rPr>
            <w:sz w:val="22"/>
            <w:szCs w:val="22"/>
          </w:rPr>
          <w:delText xml:space="preserve">genetically </w:delText>
        </w:r>
        <w:r w:rsidRPr="00B245E7" w:rsidDel="00D11FF6">
          <w:rPr>
            <w:sz w:val="22"/>
            <w:szCs w:val="22"/>
          </w:rPr>
          <w:delText>similar to</w:delText>
        </w:r>
        <w:r w:rsidR="00205F68" w:rsidRPr="00B245E7" w:rsidDel="00D11FF6">
          <w:rPr>
            <w:sz w:val="22"/>
            <w:szCs w:val="22"/>
          </w:rPr>
          <w:delText xml:space="preserve"> the human seasonal vaccine</w:delText>
        </w:r>
        <w:r w:rsidRPr="00B245E7" w:rsidDel="00D11FF6">
          <w:rPr>
            <w:sz w:val="22"/>
            <w:szCs w:val="22"/>
          </w:rPr>
          <w:delText xml:space="preserve"> A/Chile/1/83. Since their first detection in </w:delText>
        </w:r>
        <w:r w:rsidR="00CF292C" w:rsidRPr="00B245E7" w:rsidDel="00D11FF6">
          <w:rPr>
            <w:sz w:val="22"/>
            <w:szCs w:val="22"/>
          </w:rPr>
          <w:delText xml:space="preserve">Europe in </w:delText>
        </w:r>
        <w:commentRangeStart w:id="561"/>
        <w:r w:rsidRPr="00B245E7" w:rsidDel="00D11FF6">
          <w:rPr>
            <w:sz w:val="22"/>
            <w:szCs w:val="22"/>
          </w:rPr>
          <w:delText>1994</w:delText>
        </w:r>
        <w:commentRangeEnd w:id="561"/>
        <w:r w:rsidR="00250463" w:rsidDel="00D11FF6">
          <w:rPr>
            <w:rStyle w:val="CommentReference"/>
            <w:rFonts w:asciiTheme="minorHAnsi" w:eastAsiaTheme="minorHAnsi" w:hAnsiTheme="minorHAnsi" w:cstheme="minorBidi"/>
            <w:lang w:eastAsia="en-US"/>
          </w:rPr>
          <w:commentReference w:id="561"/>
        </w:r>
        <w:r w:rsidRPr="00B245E7" w:rsidDel="00D11FF6">
          <w:rPr>
            <w:sz w:val="22"/>
            <w:szCs w:val="22"/>
          </w:rPr>
          <w:delText xml:space="preserve">, </w:delText>
        </w:r>
        <w:r w:rsidR="008756E0" w:rsidRPr="00B245E7" w:rsidDel="00D11FF6">
          <w:rPr>
            <w:sz w:val="22"/>
            <w:szCs w:val="22"/>
          </w:rPr>
          <w:delText>1B</w:delText>
        </w:r>
        <w:r w:rsidR="00205F68" w:rsidRPr="00B245E7" w:rsidDel="00D11FF6">
          <w:rPr>
            <w:sz w:val="22"/>
            <w:szCs w:val="22"/>
          </w:rPr>
          <w:delText xml:space="preserve"> </w:delText>
        </w:r>
        <w:r w:rsidR="008756E0" w:rsidRPr="00B245E7" w:rsidDel="00D11FF6">
          <w:rPr>
            <w:sz w:val="22"/>
            <w:szCs w:val="22"/>
          </w:rPr>
          <w:delText xml:space="preserve">lineage viruses </w:delText>
        </w:r>
        <w:r w:rsidRPr="00B245E7" w:rsidDel="00D11FF6">
          <w:rPr>
            <w:sz w:val="22"/>
            <w:szCs w:val="22"/>
          </w:rPr>
          <w:delText>have diversified into multiple clades</w:delText>
        </w:r>
        <w:r w:rsidR="00853B7E" w:rsidRPr="00B245E7" w:rsidDel="00D11FF6">
          <w:rPr>
            <w:sz w:val="22"/>
            <w:szCs w:val="22"/>
          </w:rPr>
          <w:delText xml:space="preserve"> </w:delText>
        </w:r>
        <w:r w:rsidR="000435CC" w:rsidRPr="00B245E7" w:rsidDel="00D11FF6">
          <w:rPr>
            <w:sz w:val="22"/>
            <w:szCs w:val="22"/>
          </w:rPr>
          <w:delText>(</w:delText>
        </w:r>
        <w:r w:rsidR="002113AD" w:rsidRPr="00B245E7" w:rsidDel="00D11FF6">
          <w:rPr>
            <w:sz w:val="22"/>
            <w:szCs w:val="22"/>
          </w:rPr>
          <w:delText>1B.1.1, 1B.1.2, and 1B.1.</w:delText>
        </w:r>
        <w:r w:rsidR="00853B7E" w:rsidRPr="00B245E7" w:rsidDel="00D11FF6">
          <w:rPr>
            <w:sz w:val="22"/>
            <w:szCs w:val="22"/>
          </w:rPr>
          <w:delText>2</w:delText>
        </w:r>
        <w:r w:rsidR="002113AD" w:rsidRPr="00B245E7" w:rsidDel="00D11FF6">
          <w:rPr>
            <w:sz w:val="22"/>
            <w:szCs w:val="22"/>
          </w:rPr>
          <w:delText>.</w:delText>
        </w:r>
        <w:r w:rsidR="00853B7E" w:rsidRPr="00B245E7" w:rsidDel="00D11FF6">
          <w:rPr>
            <w:sz w:val="22"/>
            <w:szCs w:val="22"/>
          </w:rPr>
          <w:delText>1</w:delText>
        </w:r>
        <w:r w:rsidR="002113AD" w:rsidRPr="00B245E7" w:rsidDel="00D11FF6">
          <w:rPr>
            <w:sz w:val="22"/>
            <w:szCs w:val="22"/>
          </w:rPr>
          <w:delText xml:space="preserve">, </w:delText>
        </w:r>
        <w:r w:rsidRPr="00B245E7" w:rsidDel="00D11FF6">
          <w:rPr>
            <w:sz w:val="22"/>
            <w:szCs w:val="22"/>
          </w:rPr>
          <w:delText>1B.1.2</w:delText>
        </w:r>
        <w:r w:rsidR="00853B7E" w:rsidRPr="00B245E7" w:rsidDel="00D11FF6">
          <w:rPr>
            <w:sz w:val="22"/>
            <w:szCs w:val="22"/>
          </w:rPr>
          <w:delText>.2</w:delText>
        </w:r>
        <w:r w:rsidRPr="00B245E7" w:rsidDel="00D11FF6">
          <w:rPr>
            <w:sz w:val="22"/>
            <w:szCs w:val="22"/>
          </w:rPr>
          <w:delText>,</w:delText>
        </w:r>
        <w:r w:rsidR="00853B7E" w:rsidRPr="00B245E7" w:rsidDel="00D11FF6">
          <w:rPr>
            <w:sz w:val="22"/>
            <w:szCs w:val="22"/>
          </w:rPr>
          <w:delText xml:space="preserve"> </w:delText>
        </w:r>
        <w:r w:rsidRPr="00B245E7" w:rsidDel="00D11FF6">
          <w:rPr>
            <w:sz w:val="22"/>
            <w:szCs w:val="22"/>
          </w:rPr>
          <w:delText>and 1B.1.2.3) some of which appear spatially restricted to a particular country’s swine population.</w:delText>
        </w:r>
        <w:r w:rsidR="002113AD" w:rsidRPr="00B245E7" w:rsidDel="00D11FF6">
          <w:rPr>
            <w:sz w:val="22"/>
            <w:szCs w:val="22"/>
          </w:rPr>
          <w:delText xml:space="preserve"> </w:delText>
        </w:r>
        <w:commentRangeStart w:id="562"/>
        <w:r w:rsidR="002113AD" w:rsidRPr="00B245E7" w:rsidDel="00D11FF6">
          <w:rPr>
            <w:sz w:val="22"/>
            <w:szCs w:val="22"/>
          </w:rPr>
          <w:delText>For example, Spain</w:delText>
        </w:r>
        <w:r w:rsidR="008756E0" w:rsidRPr="00B245E7" w:rsidDel="00D11FF6">
          <w:rPr>
            <w:sz w:val="22"/>
            <w:szCs w:val="22"/>
          </w:rPr>
          <w:delText xml:space="preserve"> </w:delText>
        </w:r>
        <w:r w:rsidR="000435CC" w:rsidRPr="00B245E7" w:rsidDel="00D11FF6">
          <w:rPr>
            <w:sz w:val="22"/>
            <w:szCs w:val="22"/>
          </w:rPr>
          <w:delText>(</w:delText>
        </w:r>
        <w:r w:rsidR="002113AD" w:rsidRPr="00B245E7" w:rsidDel="00D11FF6">
          <w:rPr>
            <w:sz w:val="22"/>
            <w:szCs w:val="22"/>
          </w:rPr>
          <w:delText>1B.1.2), Italy</w:delText>
        </w:r>
        <w:r w:rsidR="00D1594E" w:rsidRPr="00B245E7" w:rsidDel="00D11FF6">
          <w:rPr>
            <w:sz w:val="22"/>
            <w:szCs w:val="22"/>
          </w:rPr>
          <w:delText xml:space="preserve"> </w:delText>
        </w:r>
        <w:r w:rsidR="000435CC" w:rsidRPr="00B245E7" w:rsidDel="00D11FF6">
          <w:rPr>
            <w:sz w:val="22"/>
            <w:szCs w:val="22"/>
          </w:rPr>
          <w:delText>(</w:delText>
        </w:r>
        <w:r w:rsidR="002113AD" w:rsidRPr="00B245E7" w:rsidDel="00D11FF6">
          <w:rPr>
            <w:sz w:val="22"/>
            <w:szCs w:val="22"/>
          </w:rPr>
          <w:delText>1B.1.2.2) and France</w:delText>
        </w:r>
        <w:r w:rsidR="00D1594E" w:rsidRPr="00B245E7" w:rsidDel="00D11FF6">
          <w:rPr>
            <w:sz w:val="22"/>
            <w:szCs w:val="22"/>
          </w:rPr>
          <w:delText xml:space="preserve"> </w:delText>
        </w:r>
        <w:r w:rsidR="000435CC" w:rsidRPr="00B245E7" w:rsidDel="00D11FF6">
          <w:rPr>
            <w:sz w:val="22"/>
            <w:szCs w:val="22"/>
          </w:rPr>
          <w:delText>(</w:delText>
        </w:r>
        <w:r w:rsidR="002113AD" w:rsidRPr="00B245E7" w:rsidDel="00D11FF6">
          <w:rPr>
            <w:sz w:val="22"/>
            <w:szCs w:val="22"/>
          </w:rPr>
          <w:delText xml:space="preserve">1B.1.2.3) have </w:delText>
        </w:r>
        <w:commentRangeEnd w:id="562"/>
        <w:r w:rsidR="001D6E68" w:rsidDel="00D11FF6">
          <w:rPr>
            <w:rStyle w:val="CommentReference"/>
            <w:rFonts w:asciiTheme="minorHAnsi" w:eastAsiaTheme="minorHAnsi" w:hAnsiTheme="minorHAnsi" w:cstheme="minorBidi"/>
            <w:lang w:eastAsia="en-US"/>
          </w:rPr>
          <w:commentReference w:id="562"/>
        </w:r>
        <w:r w:rsidR="002113AD" w:rsidRPr="00B245E7" w:rsidDel="00D11FF6">
          <w:rPr>
            <w:sz w:val="22"/>
            <w:szCs w:val="22"/>
          </w:rPr>
          <w:delText xml:space="preserve">unique clade circulation and the </w:delText>
        </w:r>
        <w:commentRangeStart w:id="563"/>
        <w:r w:rsidR="002113AD" w:rsidRPr="00B245E7" w:rsidDel="00D11FF6">
          <w:rPr>
            <w:sz w:val="22"/>
            <w:szCs w:val="22"/>
          </w:rPr>
          <w:delText xml:space="preserve">1B.1.1 </w:delText>
        </w:r>
        <w:commentRangeEnd w:id="563"/>
        <w:r w:rsidR="006B0BD0" w:rsidRPr="00B245E7" w:rsidDel="00D11FF6">
          <w:rPr>
            <w:rStyle w:val="CommentReference"/>
            <w:sz w:val="22"/>
            <w:szCs w:val="22"/>
          </w:rPr>
          <w:commentReference w:id="563"/>
        </w:r>
        <w:r w:rsidR="002113AD" w:rsidRPr="00B245E7" w:rsidDel="00D11FF6">
          <w:rPr>
            <w:sz w:val="22"/>
            <w:szCs w:val="22"/>
          </w:rPr>
          <w:delText xml:space="preserve"> have only been detected in the UK with the exception of one strain </w:delText>
        </w:r>
        <w:r w:rsidR="005C7D3B" w:rsidRPr="00B245E7" w:rsidDel="00D11FF6">
          <w:rPr>
            <w:sz w:val="22"/>
            <w:szCs w:val="22"/>
          </w:rPr>
          <w:delText xml:space="preserve">detected in </w:delText>
        </w:r>
        <w:r w:rsidR="002113AD" w:rsidRPr="00B245E7" w:rsidDel="00D11FF6">
          <w:rPr>
            <w:sz w:val="22"/>
            <w:szCs w:val="22"/>
          </w:rPr>
          <w:delText>Spain in 2016. The 1B.1.2.1</w:delText>
        </w:r>
        <w:r w:rsidR="00E721D7" w:rsidRPr="00B245E7" w:rsidDel="00D11FF6">
          <w:rPr>
            <w:sz w:val="22"/>
            <w:szCs w:val="22"/>
          </w:rPr>
          <w:delText xml:space="preserve"> clade</w:delText>
        </w:r>
        <w:r w:rsidR="002113AD" w:rsidRPr="00B245E7" w:rsidDel="00D11FF6">
          <w:rPr>
            <w:sz w:val="22"/>
            <w:szCs w:val="22"/>
          </w:rPr>
          <w:delText xml:space="preserve"> viruses </w:delText>
        </w:r>
        <w:r w:rsidR="005C7D3B" w:rsidRPr="00B245E7" w:rsidDel="00D11FF6">
          <w:rPr>
            <w:sz w:val="22"/>
            <w:szCs w:val="22"/>
          </w:rPr>
          <w:delText xml:space="preserve">have been detected </w:delText>
        </w:r>
        <w:r w:rsidR="002113AD" w:rsidRPr="00B245E7" w:rsidDel="00D11FF6">
          <w:rPr>
            <w:sz w:val="22"/>
            <w:szCs w:val="22"/>
          </w:rPr>
          <w:delText xml:space="preserve">in </w:delText>
        </w:r>
        <w:r w:rsidR="005C7D3B" w:rsidRPr="00B245E7" w:rsidDel="00D11FF6">
          <w:rPr>
            <w:sz w:val="22"/>
            <w:szCs w:val="22"/>
          </w:rPr>
          <w:delText xml:space="preserve">multiple countries in continental Europe </w:delText>
        </w:r>
        <w:r w:rsidR="00BA4317" w:rsidRPr="00B245E7" w:rsidDel="00D11FF6">
          <w:rPr>
            <w:sz w:val="22"/>
            <w:szCs w:val="22"/>
          </w:rPr>
          <w:delText xml:space="preserve">and </w:delText>
        </w:r>
        <w:r w:rsidR="00715476" w:rsidRPr="00B245E7" w:rsidDel="00D11FF6">
          <w:rPr>
            <w:sz w:val="22"/>
            <w:szCs w:val="22"/>
          </w:rPr>
          <w:delText xml:space="preserve">have longer branch lengths suggesting that they are </w:delText>
        </w:r>
        <w:r w:rsidR="00BA4317" w:rsidRPr="00B245E7" w:rsidDel="00D11FF6">
          <w:rPr>
            <w:sz w:val="22"/>
            <w:szCs w:val="22"/>
          </w:rPr>
          <w:delText>diversifying.</w:delText>
        </w:r>
      </w:del>
    </w:p>
    <w:p w14:paraId="2E46B8E9" w14:textId="2446E73D" w:rsidR="00EA2F17" w:rsidRPr="00B245E7" w:rsidDel="00D11FF6" w:rsidRDefault="00EA2F17" w:rsidP="00B245E7">
      <w:pPr>
        <w:spacing w:line="360" w:lineRule="auto"/>
        <w:rPr>
          <w:del w:id="564" w:author="Coggon, Amelia Charlotte" w:date="2024-12-08T14:41:00Z" w16du:dateUtc="2024-12-08T13:41:00Z"/>
          <w:sz w:val="22"/>
          <w:szCs w:val="22"/>
          <w:highlight w:val="green"/>
        </w:rPr>
      </w:pPr>
    </w:p>
    <w:p w14:paraId="149F30D5" w14:textId="7F57BD08" w:rsidR="00D056C1" w:rsidRPr="00B245E7" w:rsidDel="00D11FF6" w:rsidRDefault="00007640" w:rsidP="00B245E7">
      <w:pPr>
        <w:spacing w:line="360" w:lineRule="auto"/>
        <w:rPr>
          <w:del w:id="565" w:author="Coggon, Amelia Charlotte" w:date="2024-12-08T14:41:00Z" w16du:dateUtc="2024-12-08T13:41:00Z"/>
          <w:sz w:val="22"/>
          <w:szCs w:val="22"/>
        </w:rPr>
      </w:pPr>
      <w:del w:id="566" w:author="Coggon, Amelia Charlotte" w:date="2024-12-08T14:41:00Z" w16du:dateUtc="2024-12-08T13:41:00Z">
        <w:r w:rsidRPr="00B245E7" w:rsidDel="00D11FF6">
          <w:rPr>
            <w:sz w:val="22"/>
            <w:szCs w:val="22"/>
          </w:rPr>
          <w:delText xml:space="preserve">The </w:delText>
        </w:r>
        <w:r w:rsidR="00153101" w:rsidRPr="00B245E7" w:rsidDel="00D11FF6">
          <w:rPr>
            <w:sz w:val="22"/>
            <w:szCs w:val="22"/>
          </w:rPr>
          <w:delText xml:space="preserve">Eurasian avian </w:delText>
        </w:r>
        <w:r w:rsidRPr="00B245E7" w:rsidDel="00D11FF6">
          <w:rPr>
            <w:sz w:val="22"/>
            <w:szCs w:val="22"/>
          </w:rPr>
          <w:delText>1C</w:delText>
        </w:r>
        <w:r w:rsidR="00D056C1" w:rsidRPr="00B245E7" w:rsidDel="00D11FF6">
          <w:rPr>
            <w:sz w:val="22"/>
            <w:szCs w:val="22"/>
          </w:rPr>
          <w:delText xml:space="preserve"> </w:delText>
        </w:r>
        <w:r w:rsidR="00715476" w:rsidRPr="00B245E7" w:rsidDel="00D11FF6">
          <w:rPr>
            <w:sz w:val="22"/>
            <w:szCs w:val="22"/>
          </w:rPr>
          <w:delText xml:space="preserve">lineage has </w:delText>
        </w:r>
        <w:r w:rsidR="00FA6B92" w:rsidRPr="00B245E7" w:rsidDel="00D11FF6">
          <w:rPr>
            <w:sz w:val="22"/>
            <w:szCs w:val="22"/>
          </w:rPr>
          <w:delText xml:space="preserve">substantially </w:delText>
        </w:r>
        <w:r w:rsidR="00D056C1" w:rsidRPr="00B245E7" w:rsidDel="00D11FF6">
          <w:rPr>
            <w:sz w:val="22"/>
            <w:szCs w:val="22"/>
          </w:rPr>
          <w:delText xml:space="preserve">diversified </w:delText>
        </w:r>
        <w:r w:rsidR="00BA4317" w:rsidRPr="00B245E7" w:rsidDel="00D11FF6">
          <w:rPr>
            <w:sz w:val="22"/>
            <w:szCs w:val="22"/>
          </w:rPr>
          <w:delText xml:space="preserve">since their introduction into pigs </w:delText>
        </w:r>
        <w:r w:rsidR="00D056C1" w:rsidRPr="00B245E7" w:rsidDel="00D11FF6">
          <w:rPr>
            <w:sz w:val="22"/>
            <w:szCs w:val="22"/>
          </w:rPr>
          <w:delText xml:space="preserve">to form multiple clades </w:delText>
        </w:r>
        <w:r w:rsidR="00394211" w:rsidRPr="00B245E7" w:rsidDel="00D11FF6">
          <w:rPr>
            <w:sz w:val="22"/>
            <w:szCs w:val="22"/>
          </w:rPr>
          <w:delText xml:space="preserve">with complex </w:delText>
        </w:r>
        <w:r w:rsidR="00D056C1" w:rsidRPr="00B245E7" w:rsidDel="00D11FF6">
          <w:rPr>
            <w:sz w:val="22"/>
            <w:szCs w:val="22"/>
          </w:rPr>
          <w:delText xml:space="preserve">spatial </w:delText>
        </w:r>
        <w:r w:rsidR="00F4280B" w:rsidRPr="00B245E7" w:rsidDel="00D11FF6">
          <w:rPr>
            <w:sz w:val="22"/>
            <w:szCs w:val="22"/>
          </w:rPr>
          <w:delText xml:space="preserve">dynamics </w:delText>
        </w:r>
        <w:commentRangeStart w:id="567"/>
        <w:r w:rsidR="00F4280B" w:rsidRPr="00B245E7" w:rsidDel="00D11FF6">
          <w:rPr>
            <w:sz w:val="22"/>
            <w:szCs w:val="22"/>
          </w:rPr>
          <w:delText>which may be a result of different pig sub-populations and production systems across the continent</w:delText>
        </w:r>
        <w:r w:rsidR="00D056C1" w:rsidRPr="00B245E7" w:rsidDel="00D11FF6">
          <w:rPr>
            <w:sz w:val="22"/>
            <w:szCs w:val="22"/>
          </w:rPr>
          <w:delText>.</w:delText>
        </w:r>
        <w:r w:rsidR="00154195" w:rsidRPr="00B245E7" w:rsidDel="00D11FF6">
          <w:rPr>
            <w:sz w:val="22"/>
            <w:szCs w:val="22"/>
          </w:rPr>
          <w:delText xml:space="preserve"> </w:delText>
        </w:r>
        <w:commentRangeEnd w:id="567"/>
        <w:r w:rsidR="001D6E68" w:rsidDel="00D11FF6">
          <w:rPr>
            <w:rStyle w:val="CommentReference"/>
            <w:rFonts w:asciiTheme="minorHAnsi" w:eastAsiaTheme="minorHAnsi" w:hAnsiTheme="minorHAnsi" w:cstheme="minorBidi"/>
            <w:lang w:eastAsia="en-US"/>
          </w:rPr>
          <w:commentReference w:id="567"/>
        </w:r>
        <w:r w:rsidR="00BB423B" w:rsidRPr="00B245E7" w:rsidDel="00D11FF6">
          <w:rPr>
            <w:sz w:val="22"/>
            <w:szCs w:val="22"/>
          </w:rPr>
          <w:delText xml:space="preserve">Between 2020 and </w:delText>
        </w:r>
      </w:del>
      <w:del w:id="568" w:author="Coggon, Amelia Charlotte" w:date="2024-12-08T13:35:00Z" w16du:dateUtc="2024-12-08T12:35:00Z">
        <w:r w:rsidR="00BB423B" w:rsidRPr="00B245E7">
          <w:rPr>
            <w:sz w:val="22"/>
            <w:szCs w:val="22"/>
          </w:rPr>
          <w:delText>2021</w:delText>
        </w:r>
      </w:del>
      <w:ins w:id="569" w:author="SIMON Gaelle" w:date="2024-12-08T13:34:00Z" w16du:dateUtc="2024-12-08T12:34:00Z">
        <w:del w:id="570" w:author="Coggon, Amelia Charlotte" w:date="2024-12-08T14:41:00Z" w16du:dateUtc="2024-12-08T13:41:00Z">
          <w:r w:rsidR="00BB423B" w:rsidRPr="00B245E7" w:rsidDel="00D11FF6">
            <w:rPr>
              <w:sz w:val="22"/>
              <w:szCs w:val="22"/>
            </w:rPr>
            <w:delText>202</w:delText>
          </w:r>
        </w:del>
      </w:ins>
      <w:ins w:id="571" w:author="SIMON Gaelle" w:date="2024-11-29T18:03:00Z">
        <w:del w:id="572" w:author="Coggon, Amelia Charlotte" w:date="2024-12-08T14:41:00Z" w16du:dateUtc="2024-12-08T13:41:00Z">
          <w:r w:rsidR="001D6E68" w:rsidDel="00D11FF6">
            <w:rPr>
              <w:sz w:val="22"/>
              <w:szCs w:val="22"/>
            </w:rPr>
            <w:delText>0</w:delText>
          </w:r>
        </w:del>
      </w:ins>
      <w:del w:id="573" w:author="Coggon, Amelia Charlotte" w:date="2024-12-08T14:41:00Z" w16du:dateUtc="2024-12-08T13:41:00Z">
        <w:r w:rsidR="00BB423B" w:rsidRPr="00B245E7" w:rsidDel="00D11FF6">
          <w:rPr>
            <w:sz w:val="22"/>
            <w:szCs w:val="22"/>
          </w:rPr>
          <w:delText>12021</w:delText>
        </w:r>
        <w:r w:rsidR="00154195" w:rsidRPr="00B245E7" w:rsidDel="00D11FF6">
          <w:rPr>
            <w:sz w:val="22"/>
            <w:szCs w:val="22"/>
          </w:rPr>
          <w:delText xml:space="preserve">, the 1C.2 viruses diversified so rapidly that </w:delText>
        </w:r>
        <w:r w:rsidR="001C5603" w:rsidRPr="00B245E7" w:rsidDel="00D11FF6">
          <w:rPr>
            <w:sz w:val="22"/>
            <w:szCs w:val="22"/>
          </w:rPr>
          <w:delText>this clade</w:delText>
        </w:r>
        <w:r w:rsidR="00154195" w:rsidRPr="00B245E7" w:rsidDel="00D11FF6">
          <w:rPr>
            <w:sz w:val="22"/>
            <w:szCs w:val="22"/>
          </w:rPr>
          <w:delText xml:space="preserve"> required two new subclade designations</w:delText>
        </w:r>
        <w:r w:rsidR="00715476" w:rsidRPr="00B245E7" w:rsidDel="00D11FF6">
          <w:rPr>
            <w:sz w:val="22"/>
            <w:szCs w:val="22"/>
          </w:rPr>
          <w:delText xml:space="preserve"> from </w:delText>
        </w:r>
        <w:r w:rsidR="00F85FA1" w:rsidRPr="00B245E7" w:rsidDel="00D11FF6">
          <w:rPr>
            <w:sz w:val="22"/>
            <w:szCs w:val="22"/>
          </w:rPr>
          <w:delText>analysis of data prior to 2020</w:delText>
        </w:r>
      </w:del>
      <w:ins w:id="574" w:author="SIMON Gaelle" w:date="2024-11-29T18:04:00Z">
        <w:del w:id="575" w:author="Coggon, Amelia Charlotte" w:date="2024-12-08T14:41:00Z" w16du:dateUtc="2024-12-08T13:41:00Z">
          <w:r w:rsidR="001D6E68" w:rsidDel="00D11FF6">
            <w:rPr>
              <w:sz w:val="22"/>
              <w:szCs w:val="22"/>
            </w:rPr>
            <w:delText>, i.e.</w:delText>
          </w:r>
        </w:del>
      </w:ins>
      <w:del w:id="576" w:author="Coggon, Amelia Charlotte" w:date="2024-12-08T14:41:00Z" w16du:dateUtc="2024-12-08T13:41:00Z">
        <w:r w:rsidR="00F85FA1" w:rsidRPr="00B245E7" w:rsidDel="00D11FF6">
          <w:rPr>
            <w:sz w:val="22"/>
            <w:szCs w:val="22"/>
          </w:rPr>
          <w:delText xml:space="preserve"> (Anderson </w:delText>
        </w:r>
        <w:r w:rsidR="00F85FA1" w:rsidRPr="00B245E7" w:rsidDel="00D11FF6">
          <w:rPr>
            <w:i/>
            <w:iCs/>
            <w:sz w:val="22"/>
            <w:szCs w:val="22"/>
          </w:rPr>
          <w:delText>et al</w:delText>
        </w:r>
        <w:r w:rsidR="00F85FA1" w:rsidRPr="00B245E7" w:rsidDel="00D11FF6">
          <w:rPr>
            <w:sz w:val="22"/>
            <w:szCs w:val="22"/>
          </w:rPr>
          <w:delText>.</w:delText>
        </w:r>
        <w:r w:rsidR="008B7B3F" w:rsidRPr="00B245E7" w:rsidDel="00D11FF6">
          <w:rPr>
            <w:sz w:val="22"/>
            <w:szCs w:val="22"/>
          </w:rPr>
          <w:delText>,</w:delText>
        </w:r>
        <w:r w:rsidR="00F85FA1" w:rsidRPr="00B245E7" w:rsidDel="00D11FF6">
          <w:rPr>
            <w:sz w:val="22"/>
            <w:szCs w:val="22"/>
          </w:rPr>
          <w:delText xml:space="preserve"> 2021)</w:delText>
        </w:r>
        <w:r w:rsidR="00154195" w:rsidRPr="00B245E7" w:rsidDel="00D11FF6">
          <w:rPr>
            <w:sz w:val="22"/>
            <w:szCs w:val="22"/>
          </w:rPr>
          <w:delText xml:space="preserve"> – the 1C.2.4 and 1C</w:delText>
        </w:r>
        <w:r w:rsidR="004E17B6" w:rsidRPr="00B245E7" w:rsidDel="00D11FF6">
          <w:rPr>
            <w:sz w:val="22"/>
            <w:szCs w:val="22"/>
          </w:rPr>
          <w:delText>.</w:delText>
        </w:r>
        <w:r w:rsidR="00154195" w:rsidRPr="00B245E7" w:rsidDel="00D11FF6">
          <w:rPr>
            <w:sz w:val="22"/>
            <w:szCs w:val="22"/>
          </w:rPr>
          <w:delText>2.5</w:delText>
        </w:r>
        <w:r w:rsidR="004E17B6" w:rsidRPr="00B245E7" w:rsidDel="00D11FF6">
          <w:rPr>
            <w:sz w:val="22"/>
            <w:szCs w:val="22"/>
          </w:rPr>
          <w:delText xml:space="preserve"> </w:delText>
        </w:r>
        <w:r w:rsidR="00154195" w:rsidRPr="00B245E7" w:rsidDel="00D11FF6">
          <w:rPr>
            <w:sz w:val="22"/>
            <w:szCs w:val="22"/>
          </w:rPr>
          <w:delText>viruses</w:delText>
        </w:r>
      </w:del>
      <w:del w:id="577" w:author="Coggon, Amelia Charlotte" w:date="2024-12-08T13:35:00Z" w16du:dateUtc="2024-12-08T12:35:00Z">
        <w:r w:rsidR="00154195" w:rsidRPr="00B245E7">
          <w:rPr>
            <w:sz w:val="22"/>
            <w:szCs w:val="22"/>
          </w:rPr>
          <w:delText>.</w:delText>
        </w:r>
      </w:del>
      <w:ins w:id="578" w:author="SIMON Gaelle" w:date="2024-11-29T18:04:00Z">
        <w:del w:id="579" w:author="Coggon, Amelia Charlotte" w:date="2024-12-08T14:41:00Z" w16du:dateUtc="2024-12-08T13:41:00Z">
          <w:r w:rsidR="001D6E68" w:rsidDel="00D11FF6">
            <w:rPr>
              <w:sz w:val="22"/>
              <w:szCs w:val="22"/>
            </w:rPr>
            <w:delText xml:space="preserve"> </w:delText>
          </w:r>
          <w:r w:rsidR="001D6E68" w:rsidRPr="00B245E7" w:rsidDel="00D11FF6">
            <w:rPr>
              <w:sz w:val="22"/>
              <w:szCs w:val="22"/>
            </w:rPr>
            <w:delText xml:space="preserve">(Anderson </w:delText>
          </w:r>
          <w:r w:rsidR="001D6E68" w:rsidRPr="00B245E7" w:rsidDel="00D11FF6">
            <w:rPr>
              <w:i/>
              <w:iCs/>
              <w:sz w:val="22"/>
              <w:szCs w:val="22"/>
            </w:rPr>
            <w:delText>et al</w:delText>
          </w:r>
          <w:r w:rsidR="001D6E68" w:rsidRPr="00B245E7" w:rsidDel="00D11FF6">
            <w:rPr>
              <w:sz w:val="22"/>
              <w:szCs w:val="22"/>
            </w:rPr>
            <w:delText xml:space="preserve">., 2021) </w:delText>
          </w:r>
          <w:commentRangeStart w:id="580"/>
          <w:r w:rsidR="001D6E68" w:rsidRPr="00B245E7" w:rsidDel="00D11FF6">
            <w:rPr>
              <w:sz w:val="22"/>
              <w:szCs w:val="22"/>
            </w:rPr>
            <w:delText>–</w:delText>
          </w:r>
        </w:del>
      </w:ins>
      <w:ins w:id="581" w:author="SIMON Gaelle" w:date="2024-12-08T13:34:00Z" w16du:dateUtc="2024-12-08T12:34:00Z">
        <w:del w:id="582" w:author="Coggon, Amelia Charlotte" w:date="2024-12-08T14:41:00Z" w16du:dateUtc="2024-12-08T13:41:00Z">
          <w:r w:rsidR="00154195" w:rsidRPr="00B245E7" w:rsidDel="00D11FF6">
            <w:rPr>
              <w:sz w:val="22"/>
              <w:szCs w:val="22"/>
            </w:rPr>
            <w:delText>.</w:delText>
          </w:r>
        </w:del>
      </w:ins>
      <w:del w:id="583" w:author="Coggon, Amelia Charlotte" w:date="2024-12-08T14:41:00Z" w16du:dateUtc="2024-12-08T13:41:00Z">
        <w:r w:rsidR="00154195" w:rsidRPr="00B245E7" w:rsidDel="00D11FF6">
          <w:rPr>
            <w:sz w:val="22"/>
            <w:szCs w:val="22"/>
          </w:rPr>
          <w:delText>.</w:delText>
        </w:r>
        <w:r w:rsidR="00905D80" w:rsidRPr="00B245E7" w:rsidDel="00D11FF6">
          <w:rPr>
            <w:sz w:val="22"/>
            <w:szCs w:val="22"/>
          </w:rPr>
          <w:delText xml:space="preserve">Some countries have </w:delText>
        </w:r>
        <w:r w:rsidR="00FA6B92" w:rsidRPr="00B245E7" w:rsidDel="00D11FF6">
          <w:rPr>
            <w:sz w:val="22"/>
            <w:szCs w:val="22"/>
          </w:rPr>
          <w:delText>multiple</w:delText>
        </w:r>
        <w:commentRangeEnd w:id="580"/>
        <w:r w:rsidR="00F73226" w:rsidDel="00D11FF6">
          <w:rPr>
            <w:rStyle w:val="CommentReference"/>
            <w:rFonts w:asciiTheme="minorHAnsi" w:eastAsiaTheme="minorHAnsi" w:hAnsiTheme="minorHAnsi" w:cstheme="minorBidi"/>
            <w:lang w:eastAsia="en-US"/>
          </w:rPr>
          <w:commentReference w:id="580"/>
        </w:r>
        <w:r w:rsidR="00905D80" w:rsidRPr="00B245E7" w:rsidDel="00D11FF6">
          <w:rPr>
            <w:sz w:val="22"/>
            <w:szCs w:val="22"/>
          </w:rPr>
          <w:delText xml:space="preserve"> co-circulating </w:delText>
        </w:r>
        <w:r w:rsidR="00FA6B92" w:rsidRPr="00B245E7" w:rsidDel="00D11FF6">
          <w:rPr>
            <w:sz w:val="22"/>
            <w:szCs w:val="22"/>
          </w:rPr>
          <w:delText>1C</w:delText>
        </w:r>
        <w:r w:rsidR="00B17A75" w:rsidRPr="00B245E7" w:rsidDel="00D11FF6">
          <w:rPr>
            <w:sz w:val="22"/>
            <w:szCs w:val="22"/>
          </w:rPr>
          <w:delText xml:space="preserve"> viruses alongside the 1C</w:delText>
        </w:r>
        <w:r w:rsidR="00F85FA1" w:rsidRPr="00B245E7" w:rsidDel="00D11FF6">
          <w:rPr>
            <w:sz w:val="22"/>
            <w:szCs w:val="22"/>
          </w:rPr>
          <w:delText>.</w:delText>
        </w:r>
        <w:r w:rsidR="00B17A75" w:rsidRPr="00B245E7" w:rsidDel="00D11FF6">
          <w:rPr>
            <w:sz w:val="22"/>
            <w:szCs w:val="22"/>
          </w:rPr>
          <w:delText xml:space="preserve">2.1, </w:delText>
        </w:r>
        <w:r w:rsidR="00905D80" w:rsidRPr="00B245E7" w:rsidDel="00D11FF6">
          <w:rPr>
            <w:sz w:val="22"/>
            <w:szCs w:val="22"/>
          </w:rPr>
          <w:delText xml:space="preserve">including Italy </w:delText>
        </w:r>
        <w:r w:rsidR="00FA6B92" w:rsidRPr="00B245E7" w:rsidDel="00D11FF6">
          <w:rPr>
            <w:sz w:val="22"/>
            <w:szCs w:val="22"/>
          </w:rPr>
          <w:delText xml:space="preserve">and the Netherlands </w:delText>
        </w:r>
        <w:r w:rsidR="00905D80" w:rsidRPr="00B245E7" w:rsidDel="00D11FF6">
          <w:rPr>
            <w:sz w:val="22"/>
            <w:szCs w:val="22"/>
          </w:rPr>
          <w:delText xml:space="preserve">where </w:delText>
        </w:r>
        <w:r w:rsidR="00FA6B92" w:rsidRPr="00B245E7" w:rsidDel="00D11FF6">
          <w:rPr>
            <w:sz w:val="22"/>
            <w:szCs w:val="22"/>
          </w:rPr>
          <w:delText>one and two 1C</w:delText>
        </w:r>
        <w:r w:rsidR="00A137AF" w:rsidRPr="00B245E7" w:rsidDel="00D11FF6">
          <w:rPr>
            <w:sz w:val="22"/>
            <w:szCs w:val="22"/>
          </w:rPr>
          <w:delText>.</w:delText>
        </w:r>
        <w:r w:rsidR="00FA6B92" w:rsidRPr="00B245E7" w:rsidDel="00D11FF6">
          <w:rPr>
            <w:sz w:val="22"/>
            <w:szCs w:val="22"/>
          </w:rPr>
          <w:delText xml:space="preserve">2.1 variant strains have been detected in 2015, 2016 and 2020 respectively </w:delText>
        </w:r>
        <w:r w:rsidR="00B17A75" w:rsidRPr="00B245E7" w:rsidDel="00D11FF6">
          <w:rPr>
            <w:sz w:val="22"/>
            <w:szCs w:val="22"/>
          </w:rPr>
          <w:delText>and Germany,</w:delText>
        </w:r>
        <w:r w:rsidR="0086581F" w:rsidRPr="00B245E7" w:rsidDel="00D11FF6">
          <w:rPr>
            <w:sz w:val="22"/>
            <w:szCs w:val="22"/>
          </w:rPr>
          <w:delText xml:space="preserve"> Belgium, France and Spain. T</w:delText>
        </w:r>
        <w:r w:rsidR="00BC0C25" w:rsidRPr="00B245E7" w:rsidDel="00D11FF6">
          <w:rPr>
            <w:sz w:val="22"/>
            <w:szCs w:val="22"/>
          </w:rPr>
          <w:delText xml:space="preserve">here </w:delText>
        </w:r>
        <w:r w:rsidR="00154F96" w:rsidRPr="00B245E7" w:rsidDel="00D11FF6">
          <w:rPr>
            <w:sz w:val="22"/>
            <w:szCs w:val="22"/>
          </w:rPr>
          <w:delText>was</w:delText>
        </w:r>
        <w:r w:rsidR="00BC0C25" w:rsidRPr="00B245E7" w:rsidDel="00D11FF6">
          <w:rPr>
            <w:sz w:val="22"/>
            <w:szCs w:val="22"/>
          </w:rPr>
          <w:delText xml:space="preserve"> also evidence of reassortment with the </w:delText>
        </w:r>
        <w:r w:rsidR="00EA76D1" w:rsidRPr="00B245E7" w:rsidDel="00D11FF6">
          <w:rPr>
            <w:sz w:val="22"/>
            <w:szCs w:val="22"/>
          </w:rPr>
          <w:delText xml:space="preserve">1C.2.1 viruses </w:delText>
        </w:r>
        <w:r w:rsidR="009A4C53" w:rsidRPr="00B245E7" w:rsidDel="00D11FF6">
          <w:rPr>
            <w:sz w:val="22"/>
            <w:szCs w:val="22"/>
          </w:rPr>
          <w:delText>associated with both</w:delText>
        </w:r>
        <w:r w:rsidR="00EA76D1" w:rsidRPr="00B245E7" w:rsidDel="00D11FF6">
          <w:rPr>
            <w:sz w:val="22"/>
            <w:szCs w:val="22"/>
          </w:rPr>
          <w:delText xml:space="preserve"> N1</w:delText>
        </w:r>
        <w:r w:rsidR="009A4C53" w:rsidRPr="00B245E7" w:rsidDel="00D11FF6">
          <w:rPr>
            <w:sz w:val="22"/>
            <w:szCs w:val="22"/>
          </w:rPr>
          <w:delText xml:space="preserve"> and N2</w:delText>
        </w:r>
        <w:r w:rsidR="00EA76D1" w:rsidRPr="00B245E7" w:rsidDel="00D11FF6">
          <w:rPr>
            <w:sz w:val="22"/>
            <w:szCs w:val="22"/>
          </w:rPr>
          <w:delText xml:space="preserve"> subtype </w:delText>
        </w:r>
        <w:r w:rsidR="00A137AF" w:rsidRPr="00B245E7" w:rsidDel="00D11FF6">
          <w:rPr>
            <w:sz w:val="22"/>
            <w:szCs w:val="22"/>
          </w:rPr>
          <w:delText xml:space="preserve">NA </w:delText>
        </w:r>
        <w:r w:rsidR="00EA76D1" w:rsidRPr="00B245E7" w:rsidDel="00D11FF6">
          <w:rPr>
            <w:sz w:val="22"/>
            <w:szCs w:val="22"/>
          </w:rPr>
          <w:delText>segment</w:delText>
        </w:r>
        <w:r w:rsidR="009A4C53" w:rsidRPr="00B245E7" w:rsidDel="00D11FF6">
          <w:rPr>
            <w:sz w:val="22"/>
            <w:szCs w:val="22"/>
          </w:rPr>
          <w:delText>s</w:delText>
        </w:r>
        <w:r w:rsidR="001B2083" w:rsidRPr="00B245E7" w:rsidDel="00D11FF6">
          <w:rPr>
            <w:sz w:val="22"/>
            <w:szCs w:val="22"/>
          </w:rPr>
          <w:delText>, particularly in Italy</w:delText>
        </w:r>
        <w:r w:rsidR="00B17A75" w:rsidRPr="00B245E7" w:rsidDel="00D11FF6">
          <w:rPr>
            <w:sz w:val="22"/>
            <w:szCs w:val="22"/>
          </w:rPr>
          <w:delText xml:space="preserve"> </w:delText>
        </w:r>
        <w:commentRangeStart w:id="584"/>
        <w:r w:rsidR="00B17A75" w:rsidRPr="00B245E7" w:rsidDel="00D11FF6">
          <w:rPr>
            <w:sz w:val="22"/>
            <w:szCs w:val="22"/>
          </w:rPr>
          <w:delText>(</w:delText>
        </w:r>
        <w:commentRangeStart w:id="585"/>
        <w:r w:rsidR="0058718A" w:rsidDel="00D11FF6">
          <w:rPr>
            <w:sz w:val="22"/>
            <w:szCs w:val="22"/>
          </w:rPr>
          <w:delText>Supplementary data 1</w:delText>
        </w:r>
        <w:commentRangeEnd w:id="584"/>
        <w:commentRangeEnd w:id="585"/>
        <w:r w:rsidR="00B1724D" w:rsidDel="00D11FF6">
          <w:rPr>
            <w:rStyle w:val="CommentReference"/>
            <w:rFonts w:asciiTheme="minorHAnsi" w:eastAsiaTheme="minorHAnsi" w:hAnsiTheme="minorHAnsi" w:cstheme="minorBidi"/>
            <w:lang w:eastAsia="en-US"/>
          </w:rPr>
          <w:commentReference w:id="584"/>
        </w:r>
        <w:r w:rsidR="00B66550" w:rsidDel="00D11FF6">
          <w:rPr>
            <w:rStyle w:val="CommentReference"/>
            <w:rFonts w:asciiTheme="minorHAnsi" w:eastAsiaTheme="minorHAnsi" w:hAnsiTheme="minorHAnsi" w:cstheme="minorBidi"/>
            <w:lang w:eastAsia="en-US"/>
          </w:rPr>
          <w:commentReference w:id="585"/>
        </w:r>
        <w:r w:rsidR="00B17A75" w:rsidRPr="00B245E7" w:rsidDel="00D11FF6">
          <w:rPr>
            <w:sz w:val="22"/>
            <w:szCs w:val="22"/>
          </w:rPr>
          <w:delText>)</w:delText>
        </w:r>
        <w:r w:rsidR="00EA76D1" w:rsidRPr="00B245E7" w:rsidDel="00D11FF6">
          <w:rPr>
            <w:sz w:val="22"/>
            <w:szCs w:val="22"/>
          </w:rPr>
          <w:delText>.</w:delText>
        </w:r>
        <w:r w:rsidR="00725171" w:rsidRPr="00B245E7" w:rsidDel="00D11FF6">
          <w:rPr>
            <w:sz w:val="22"/>
            <w:szCs w:val="22"/>
          </w:rPr>
          <w:delText xml:space="preserve"> </w:delText>
        </w:r>
        <w:r w:rsidR="00D160EB" w:rsidRPr="00B245E7" w:rsidDel="00D11FF6">
          <w:rPr>
            <w:sz w:val="22"/>
            <w:szCs w:val="22"/>
          </w:rPr>
          <w:delText xml:space="preserve">Until 2012 the 1C.2.2 viruses were </w:delText>
        </w:r>
        <w:r w:rsidR="004B21EB" w:rsidRPr="00B245E7" w:rsidDel="00D11FF6">
          <w:rPr>
            <w:sz w:val="22"/>
            <w:szCs w:val="22"/>
          </w:rPr>
          <w:delText xml:space="preserve">exclusively </w:delText>
        </w:r>
        <w:r w:rsidR="00D160EB" w:rsidRPr="00B245E7" w:rsidDel="00D11FF6">
          <w:rPr>
            <w:sz w:val="22"/>
            <w:szCs w:val="22"/>
          </w:rPr>
          <w:delText xml:space="preserve">detected in Germany however they have since </w:delText>
        </w:r>
        <w:r w:rsidR="004B21EB" w:rsidRPr="00B245E7" w:rsidDel="00D11FF6">
          <w:rPr>
            <w:sz w:val="22"/>
            <w:szCs w:val="22"/>
          </w:rPr>
          <w:delText xml:space="preserve">been detected in </w:delText>
        </w:r>
        <w:r w:rsidR="00D160EB" w:rsidRPr="00B245E7" w:rsidDel="00D11FF6">
          <w:rPr>
            <w:sz w:val="22"/>
            <w:szCs w:val="22"/>
          </w:rPr>
          <w:delText xml:space="preserve">multiple other countries in Europe. </w:delText>
        </w:r>
        <w:commentRangeStart w:id="586"/>
        <w:r w:rsidR="00D160EB" w:rsidRPr="00B245E7" w:rsidDel="00D11FF6">
          <w:rPr>
            <w:sz w:val="22"/>
            <w:szCs w:val="22"/>
          </w:rPr>
          <w:delText xml:space="preserve">Phylogenetically, sequences cluster by year and country </w:delText>
        </w:r>
        <w:r w:rsidR="00201CEB" w:rsidRPr="00B245E7" w:rsidDel="00D11FF6">
          <w:rPr>
            <w:sz w:val="22"/>
            <w:szCs w:val="22"/>
          </w:rPr>
          <w:delText>suggestive of introduction events, trading of pigs</w:delText>
        </w:r>
        <w:r w:rsidR="007571BB" w:rsidRPr="00B245E7" w:rsidDel="00D11FF6">
          <w:rPr>
            <w:sz w:val="22"/>
            <w:szCs w:val="22"/>
          </w:rPr>
          <w:delText>,</w:delText>
        </w:r>
        <w:r w:rsidR="00201CEB" w:rsidRPr="00B245E7" w:rsidDel="00D11FF6">
          <w:rPr>
            <w:sz w:val="22"/>
            <w:szCs w:val="22"/>
          </w:rPr>
          <w:delText xml:space="preserve"> </w:delText>
        </w:r>
        <w:r w:rsidR="004B21EB" w:rsidRPr="00B245E7" w:rsidDel="00D11FF6">
          <w:rPr>
            <w:sz w:val="22"/>
            <w:szCs w:val="22"/>
          </w:rPr>
          <w:delText>and ongoing</w:delText>
        </w:r>
        <w:r w:rsidR="00D160EB" w:rsidRPr="00B245E7" w:rsidDel="00D11FF6">
          <w:rPr>
            <w:sz w:val="22"/>
            <w:szCs w:val="22"/>
          </w:rPr>
          <w:delText xml:space="preserve"> evolution. </w:delText>
        </w:r>
        <w:commentRangeEnd w:id="586"/>
        <w:r w:rsidR="004F563C" w:rsidDel="00D11FF6">
          <w:rPr>
            <w:rStyle w:val="CommentReference"/>
            <w:rFonts w:asciiTheme="minorHAnsi" w:eastAsiaTheme="minorHAnsi" w:hAnsiTheme="minorHAnsi" w:cstheme="minorBidi"/>
            <w:lang w:eastAsia="en-US"/>
          </w:rPr>
          <w:commentReference w:id="586"/>
        </w:r>
        <w:commentRangeStart w:id="587"/>
        <w:r w:rsidR="00D160EB" w:rsidRPr="00B245E7" w:rsidDel="00D11FF6">
          <w:rPr>
            <w:sz w:val="22"/>
            <w:szCs w:val="22"/>
          </w:rPr>
          <w:delText xml:space="preserve">Two phylogenetically similar variants of </w:delText>
        </w:r>
        <w:r w:rsidR="007571BB" w:rsidRPr="00B245E7" w:rsidDel="00D11FF6">
          <w:rPr>
            <w:sz w:val="22"/>
            <w:szCs w:val="22"/>
          </w:rPr>
          <w:delText xml:space="preserve">the 1C.2.2 </w:delText>
        </w:r>
        <w:r w:rsidR="00D160EB" w:rsidRPr="00B245E7" w:rsidDel="00D11FF6">
          <w:rPr>
            <w:sz w:val="22"/>
            <w:szCs w:val="22"/>
          </w:rPr>
          <w:delText xml:space="preserve">clade were detected in the Netherlands and Germany in 2019 and 2020 respectively despite the </w:delText>
        </w:r>
        <w:r w:rsidR="007571BB" w:rsidRPr="00B245E7" w:rsidDel="00D11FF6">
          <w:rPr>
            <w:sz w:val="22"/>
            <w:szCs w:val="22"/>
          </w:rPr>
          <w:delText>relatively</w:delText>
        </w:r>
        <w:r w:rsidR="00201CEB" w:rsidRPr="00B245E7" w:rsidDel="00D11FF6">
          <w:rPr>
            <w:sz w:val="22"/>
            <w:szCs w:val="22"/>
          </w:rPr>
          <w:delText xml:space="preserve"> broad </w:delText>
        </w:r>
        <w:r w:rsidR="00D160EB" w:rsidRPr="00B245E7" w:rsidDel="00D11FF6">
          <w:rPr>
            <w:sz w:val="22"/>
            <w:szCs w:val="22"/>
          </w:rPr>
          <w:delText xml:space="preserve">geographical and genetic diversity </w:delText>
        </w:r>
        <w:r w:rsidR="00201CEB" w:rsidRPr="00B245E7" w:rsidDel="00D11FF6">
          <w:rPr>
            <w:sz w:val="22"/>
            <w:szCs w:val="22"/>
          </w:rPr>
          <w:delText>among other co</w:delText>
        </w:r>
      </w:del>
      <w:ins w:id="588" w:author="Kristien Van Reeth" w:date="2024-11-30T22:01:00Z" w16du:dateUtc="2024-11-30T21:01:00Z">
        <w:del w:id="589" w:author="Coggon, Amelia Charlotte" w:date="2024-12-08T14:41:00Z" w16du:dateUtc="2024-12-08T13:41:00Z">
          <w:r w:rsidR="006054A5" w:rsidDel="00D11FF6">
            <w:rPr>
              <w:sz w:val="22"/>
              <w:szCs w:val="22"/>
            </w:rPr>
            <w:delText>-</w:delText>
          </w:r>
        </w:del>
      </w:ins>
      <w:del w:id="590" w:author="Coggon, Amelia Charlotte" w:date="2024-12-08T14:41:00Z" w16du:dateUtc="2024-12-08T13:41:00Z">
        <w:r w:rsidR="00201CEB" w:rsidRPr="00B245E7" w:rsidDel="00D11FF6">
          <w:rPr>
            <w:sz w:val="22"/>
            <w:szCs w:val="22"/>
          </w:rPr>
          <w:delText xml:space="preserve"> circulating viruses of this clade.</w:delText>
        </w:r>
        <w:r w:rsidR="000D1EFC" w:rsidRPr="00B245E7" w:rsidDel="00D11FF6">
          <w:rPr>
            <w:sz w:val="22"/>
            <w:szCs w:val="22"/>
          </w:rPr>
          <w:delText xml:space="preserve"> </w:delText>
        </w:r>
        <w:commentRangeEnd w:id="587"/>
        <w:r w:rsidR="004F563C" w:rsidDel="00D11FF6">
          <w:rPr>
            <w:rStyle w:val="CommentReference"/>
            <w:rFonts w:asciiTheme="minorHAnsi" w:eastAsiaTheme="minorHAnsi" w:hAnsiTheme="minorHAnsi" w:cstheme="minorBidi"/>
            <w:lang w:eastAsia="en-US"/>
          </w:rPr>
          <w:commentReference w:id="587"/>
        </w:r>
        <w:r w:rsidR="00234306" w:rsidRPr="00B245E7" w:rsidDel="00D11FF6">
          <w:rPr>
            <w:sz w:val="22"/>
            <w:szCs w:val="22"/>
          </w:rPr>
          <w:delText>The 1C.2.4</w:delText>
        </w:r>
        <w:r w:rsidR="008756E0" w:rsidRPr="00B245E7" w:rsidDel="00D11FF6">
          <w:rPr>
            <w:sz w:val="22"/>
            <w:szCs w:val="22"/>
          </w:rPr>
          <w:delText xml:space="preserve"> </w:delText>
        </w:r>
        <w:r w:rsidR="00234306" w:rsidRPr="00B245E7" w:rsidDel="00D11FF6">
          <w:rPr>
            <w:sz w:val="22"/>
            <w:szCs w:val="22"/>
          </w:rPr>
          <w:delText>viruses</w:delText>
        </w:r>
        <w:r w:rsidR="00492A97" w:rsidRPr="00B245E7" w:rsidDel="00D11FF6">
          <w:rPr>
            <w:sz w:val="22"/>
            <w:szCs w:val="22"/>
          </w:rPr>
          <w:delText xml:space="preserve"> have diverged from </w:delText>
        </w:r>
        <w:r w:rsidR="007571BB" w:rsidRPr="00B245E7" w:rsidDel="00D11FF6">
          <w:rPr>
            <w:sz w:val="22"/>
            <w:szCs w:val="22"/>
          </w:rPr>
          <w:delText xml:space="preserve">other </w:delText>
        </w:r>
        <w:r w:rsidR="00492A97" w:rsidRPr="00B245E7" w:rsidDel="00D11FF6">
          <w:rPr>
            <w:sz w:val="22"/>
            <w:szCs w:val="22"/>
          </w:rPr>
          <w:delText>1C.2</w:delText>
        </w:r>
        <w:r w:rsidR="007571BB" w:rsidRPr="00B245E7" w:rsidDel="00D11FF6">
          <w:rPr>
            <w:sz w:val="22"/>
            <w:szCs w:val="22"/>
          </w:rPr>
          <w:delText>.x</w:delText>
        </w:r>
        <w:r w:rsidR="008756E0" w:rsidRPr="00B245E7" w:rsidDel="00D11FF6">
          <w:rPr>
            <w:sz w:val="22"/>
            <w:szCs w:val="22"/>
          </w:rPr>
          <w:delText xml:space="preserve"> </w:delText>
        </w:r>
        <w:r w:rsidR="00492A97" w:rsidRPr="00B245E7" w:rsidDel="00D11FF6">
          <w:rPr>
            <w:sz w:val="22"/>
            <w:szCs w:val="22"/>
          </w:rPr>
          <w:delText xml:space="preserve">viruses, </w:delText>
        </w:r>
        <w:r w:rsidR="009A4C53" w:rsidRPr="00B245E7" w:rsidDel="00D11FF6">
          <w:rPr>
            <w:sz w:val="22"/>
            <w:szCs w:val="22"/>
          </w:rPr>
          <w:delText>cluster phylogenetically by country</w:delText>
        </w:r>
        <w:r w:rsidR="001175D9" w:rsidRPr="00B245E7" w:rsidDel="00D11FF6">
          <w:rPr>
            <w:sz w:val="22"/>
            <w:szCs w:val="22"/>
          </w:rPr>
          <w:delText xml:space="preserve"> and have been detected broadly across Europe. This clade of viruses is genetically diverse </w:delText>
        </w:r>
        <w:commentRangeStart w:id="591"/>
        <w:r w:rsidR="001175D9" w:rsidRPr="00B245E7" w:rsidDel="00D11FF6">
          <w:rPr>
            <w:sz w:val="22"/>
            <w:szCs w:val="22"/>
          </w:rPr>
          <w:delText xml:space="preserve">with long branch </w:delText>
        </w:r>
        <w:r w:rsidR="007571BB" w:rsidRPr="00B245E7" w:rsidDel="00D11FF6">
          <w:rPr>
            <w:sz w:val="22"/>
            <w:szCs w:val="22"/>
          </w:rPr>
          <w:delText>lengths</w:delText>
        </w:r>
        <w:r w:rsidR="001175D9" w:rsidRPr="00B245E7" w:rsidDel="00D11FF6">
          <w:rPr>
            <w:sz w:val="22"/>
            <w:szCs w:val="22"/>
          </w:rPr>
          <w:delText xml:space="preserve"> to </w:delText>
        </w:r>
        <w:r w:rsidR="007571BB" w:rsidRPr="00B245E7" w:rsidDel="00D11FF6">
          <w:rPr>
            <w:sz w:val="22"/>
            <w:szCs w:val="22"/>
          </w:rPr>
          <w:delText xml:space="preserve">relative to other 1C.2 </w:delText>
        </w:r>
        <w:r w:rsidR="001175D9" w:rsidRPr="00B245E7" w:rsidDel="00D11FF6">
          <w:rPr>
            <w:sz w:val="22"/>
            <w:szCs w:val="22"/>
          </w:rPr>
          <w:delText xml:space="preserve">clades </w:delText>
        </w:r>
        <w:commentRangeEnd w:id="591"/>
        <w:r w:rsidR="001D6E68" w:rsidDel="00D11FF6">
          <w:rPr>
            <w:rStyle w:val="CommentReference"/>
            <w:rFonts w:asciiTheme="minorHAnsi" w:eastAsiaTheme="minorHAnsi" w:hAnsiTheme="minorHAnsi" w:cstheme="minorBidi"/>
            <w:lang w:eastAsia="en-US"/>
          </w:rPr>
          <w:commentReference w:id="591"/>
        </w:r>
        <w:r w:rsidR="001175D9" w:rsidRPr="00B245E7" w:rsidDel="00D11FF6">
          <w:rPr>
            <w:sz w:val="22"/>
            <w:szCs w:val="22"/>
          </w:rPr>
          <w:delText>of viruses co-circulating in different regions.</w:delText>
        </w:r>
        <w:r w:rsidR="000D1EFC" w:rsidRPr="00B245E7" w:rsidDel="00D11FF6">
          <w:rPr>
            <w:sz w:val="22"/>
            <w:szCs w:val="22"/>
          </w:rPr>
          <w:delText xml:space="preserve"> </w:delText>
        </w:r>
        <w:r w:rsidR="00492A97" w:rsidRPr="00B245E7" w:rsidDel="00D11FF6">
          <w:rPr>
            <w:sz w:val="22"/>
            <w:szCs w:val="22"/>
          </w:rPr>
          <w:delText xml:space="preserve">The 1C.2.5 viruses have been detected in Italy since 2010 and sporadically </w:delText>
        </w:r>
      </w:del>
      <w:ins w:id="592" w:author="SIMON Gaelle" w:date="2024-11-29T18:08:00Z">
        <w:del w:id="593" w:author="Coggon, Amelia Charlotte" w:date="2024-12-08T14:41:00Z" w16du:dateUtc="2024-12-08T13:41:00Z">
          <w:r w:rsidR="001D6E68" w:rsidDel="00D11FF6">
            <w:rPr>
              <w:sz w:val="22"/>
              <w:szCs w:val="22"/>
            </w:rPr>
            <w:delText xml:space="preserve">in </w:delText>
          </w:r>
        </w:del>
      </w:ins>
      <w:del w:id="594" w:author="Coggon, Amelia Charlotte" w:date="2024-12-08T14:41:00Z" w16du:dateUtc="2024-12-08T13:41:00Z">
        <w:r w:rsidR="00492A97" w:rsidRPr="00B245E7" w:rsidDel="00D11FF6">
          <w:rPr>
            <w:sz w:val="22"/>
            <w:szCs w:val="22"/>
          </w:rPr>
          <w:delText xml:space="preserve">Germany and Denmark, viruses cluster by country on long branch </w:delText>
        </w:r>
        <w:r w:rsidR="007571BB" w:rsidRPr="00B245E7" w:rsidDel="00D11FF6">
          <w:rPr>
            <w:sz w:val="22"/>
            <w:szCs w:val="22"/>
          </w:rPr>
          <w:delText>lengths</w:delText>
        </w:r>
        <w:r w:rsidR="00492A97" w:rsidRPr="00B245E7" w:rsidDel="00D11FF6">
          <w:rPr>
            <w:sz w:val="22"/>
            <w:szCs w:val="22"/>
          </w:rPr>
          <w:delText>. The detection of phylogenetically divergent viruses from the 1C.2</w:delText>
        </w:r>
        <w:r w:rsidR="008756E0" w:rsidRPr="00B245E7" w:rsidDel="00D11FF6">
          <w:rPr>
            <w:sz w:val="22"/>
            <w:szCs w:val="22"/>
          </w:rPr>
          <w:delText xml:space="preserve"> </w:delText>
        </w:r>
        <w:r w:rsidR="007045BD" w:rsidRPr="00B245E7" w:rsidDel="00D11FF6">
          <w:rPr>
            <w:sz w:val="22"/>
            <w:szCs w:val="22"/>
          </w:rPr>
          <w:delText xml:space="preserve">and the detection of a </w:delText>
        </w:r>
        <w:commentRangeStart w:id="595"/>
        <w:r w:rsidR="007045BD" w:rsidRPr="00B245E7" w:rsidDel="00D11FF6">
          <w:rPr>
            <w:sz w:val="22"/>
            <w:szCs w:val="22"/>
          </w:rPr>
          <w:delText xml:space="preserve">variant </w:delText>
        </w:r>
        <w:r w:rsidR="00492A97" w:rsidRPr="00B245E7" w:rsidDel="00D11FF6">
          <w:rPr>
            <w:sz w:val="22"/>
            <w:szCs w:val="22"/>
          </w:rPr>
          <w:delText xml:space="preserve">in Spain </w:delText>
        </w:r>
        <w:r w:rsidR="007045BD" w:rsidRPr="00B245E7" w:rsidDel="00D11FF6">
          <w:rPr>
            <w:sz w:val="22"/>
            <w:szCs w:val="22"/>
          </w:rPr>
          <w:delText>warranted</w:delText>
        </w:r>
        <w:r w:rsidR="00492A97" w:rsidRPr="00B245E7" w:rsidDel="00D11FF6">
          <w:rPr>
            <w:sz w:val="22"/>
            <w:szCs w:val="22"/>
          </w:rPr>
          <w:delText xml:space="preserve"> new nomenclature of 1C.2.6 viruses which have been detected since 2016.</w:delText>
        </w:r>
        <w:commentRangeEnd w:id="595"/>
        <w:r w:rsidR="001D6E68" w:rsidDel="00D11FF6">
          <w:rPr>
            <w:rStyle w:val="CommentReference"/>
            <w:rFonts w:asciiTheme="minorHAnsi" w:eastAsiaTheme="minorHAnsi" w:hAnsiTheme="minorHAnsi" w:cstheme="minorBidi"/>
            <w:lang w:eastAsia="en-US"/>
          </w:rPr>
          <w:commentReference w:id="595"/>
        </w:r>
      </w:del>
    </w:p>
    <w:p w14:paraId="1951DF0E" w14:textId="74E6D09C" w:rsidR="00C10B79" w:rsidRPr="00B245E7" w:rsidRDefault="00C10B79" w:rsidP="00B245E7">
      <w:pPr>
        <w:spacing w:line="360" w:lineRule="auto"/>
        <w:rPr>
          <w:sz w:val="22"/>
          <w:szCs w:val="22"/>
        </w:rPr>
      </w:pPr>
    </w:p>
    <w:p w14:paraId="55DDD72C" w14:textId="1810E98C" w:rsidR="00C10B79" w:rsidRPr="00B245E7" w:rsidDel="00941236" w:rsidRDefault="00C10B79" w:rsidP="00B245E7">
      <w:pPr>
        <w:spacing w:line="360" w:lineRule="auto"/>
        <w:rPr>
          <w:del w:id="596" w:author="Coggon, Amelia Charlotte" w:date="2024-12-08T14:53:00Z" w16du:dateUtc="2024-12-08T13:53:00Z"/>
          <w:sz w:val="22"/>
          <w:szCs w:val="22"/>
        </w:rPr>
      </w:pPr>
      <w:del w:id="597" w:author="Coggon, Amelia Charlotte" w:date="2024-12-08T14:53:00Z" w16du:dateUtc="2024-12-08T13:53:00Z">
        <w:r w:rsidRPr="00B245E7" w:rsidDel="00941236">
          <w:rPr>
            <w:sz w:val="22"/>
            <w:szCs w:val="22"/>
          </w:rPr>
          <w:delText>The H3</w:delText>
        </w:r>
        <w:r w:rsidR="007045BD" w:rsidRPr="00B245E7" w:rsidDel="00941236">
          <w:rPr>
            <w:sz w:val="22"/>
            <w:szCs w:val="22"/>
          </w:rPr>
          <w:delText xml:space="preserve"> </w:delText>
        </w:r>
        <w:r w:rsidRPr="00B245E7" w:rsidDel="00941236">
          <w:rPr>
            <w:sz w:val="22"/>
            <w:szCs w:val="22"/>
          </w:rPr>
          <w:delText>1970.</w:delText>
        </w:r>
        <w:r w:rsidR="008756E0" w:rsidRPr="00B245E7" w:rsidDel="00941236">
          <w:rPr>
            <w:sz w:val="22"/>
            <w:szCs w:val="22"/>
          </w:rPr>
          <w:delText>1</w:delText>
        </w:r>
        <w:r w:rsidR="007045BD" w:rsidRPr="00B245E7" w:rsidDel="00941236">
          <w:rPr>
            <w:sz w:val="22"/>
            <w:szCs w:val="22"/>
          </w:rPr>
          <w:delText xml:space="preserve"> </w:delText>
        </w:r>
        <w:r w:rsidR="008756E0" w:rsidRPr="00B245E7" w:rsidDel="00941236">
          <w:rPr>
            <w:sz w:val="22"/>
            <w:szCs w:val="22"/>
          </w:rPr>
          <w:delText>lineage</w:delText>
        </w:r>
        <w:r w:rsidRPr="00B245E7" w:rsidDel="00941236">
          <w:rPr>
            <w:sz w:val="22"/>
            <w:szCs w:val="22"/>
          </w:rPr>
          <w:delText xml:space="preserve"> viruses have circulated in European pigs </w:delText>
        </w:r>
        <w:r w:rsidR="005A5F08" w:rsidRPr="00B245E7" w:rsidDel="00941236">
          <w:rPr>
            <w:sz w:val="22"/>
            <w:szCs w:val="22"/>
          </w:rPr>
          <w:delText>since their introduction from humans</w:delText>
        </w:r>
        <w:r w:rsidR="00D1594E" w:rsidRPr="00B245E7" w:rsidDel="00941236">
          <w:rPr>
            <w:sz w:val="22"/>
            <w:szCs w:val="22"/>
          </w:rPr>
          <w:delText xml:space="preserve"> </w:delText>
        </w:r>
        <w:r w:rsidR="007045BD" w:rsidRPr="00B245E7" w:rsidDel="00941236">
          <w:rPr>
            <w:sz w:val="22"/>
            <w:szCs w:val="22"/>
          </w:rPr>
          <w:delText xml:space="preserve">associated with </w:delText>
        </w:r>
        <w:commentRangeStart w:id="598"/>
        <w:r w:rsidR="007045BD" w:rsidRPr="00B245E7" w:rsidDel="00941236">
          <w:rPr>
            <w:sz w:val="22"/>
            <w:szCs w:val="22"/>
          </w:rPr>
          <w:delText xml:space="preserve">the emergence of H3N2 in the 1960s </w:delText>
        </w:r>
        <w:commentRangeEnd w:id="598"/>
        <w:r w:rsidR="001D6E68" w:rsidDel="00941236">
          <w:rPr>
            <w:rStyle w:val="CommentReference"/>
            <w:rFonts w:asciiTheme="minorHAnsi" w:eastAsiaTheme="minorHAnsi" w:hAnsiTheme="minorHAnsi" w:cstheme="minorBidi"/>
            <w:lang w:eastAsia="en-US"/>
          </w:rPr>
          <w:commentReference w:id="598"/>
        </w:r>
        <w:r w:rsidR="000435CC" w:rsidRPr="00B245E7" w:rsidDel="00941236">
          <w:rPr>
            <w:sz w:val="22"/>
            <w:szCs w:val="22"/>
          </w:rPr>
          <w:delText>(</w:delText>
        </w:r>
        <w:r w:rsidR="007045BD" w:rsidRPr="00B245E7" w:rsidDel="00941236">
          <w:rPr>
            <w:sz w:val="22"/>
            <w:szCs w:val="22"/>
          </w:rPr>
          <w:delText>F</w:delText>
        </w:r>
        <w:r w:rsidR="005A5E74" w:rsidRPr="00B245E7" w:rsidDel="00941236">
          <w:rPr>
            <w:sz w:val="22"/>
            <w:szCs w:val="22"/>
          </w:rPr>
          <w:delText>igure 2)</w:delText>
        </w:r>
        <w:r w:rsidR="005A5F08" w:rsidRPr="00B245E7" w:rsidDel="00941236">
          <w:rPr>
            <w:sz w:val="22"/>
            <w:szCs w:val="22"/>
          </w:rPr>
          <w:delText xml:space="preserve">. </w:delText>
        </w:r>
        <w:commentRangeStart w:id="599"/>
        <w:r w:rsidR="005A5F08" w:rsidRPr="00B245E7" w:rsidDel="00941236">
          <w:rPr>
            <w:sz w:val="22"/>
            <w:szCs w:val="22"/>
          </w:rPr>
          <w:delText>Within Italy however, genetic heterogeneity of these viruses has been observed</w:delText>
        </w:r>
        <w:r w:rsidR="00A322FA" w:rsidRPr="00B245E7" w:rsidDel="00941236">
          <w:rPr>
            <w:sz w:val="22"/>
            <w:szCs w:val="22"/>
          </w:rPr>
          <w:delText>,</w:delText>
        </w:r>
        <w:r w:rsidR="005A5F08" w:rsidRPr="00B245E7" w:rsidDel="00941236">
          <w:rPr>
            <w:sz w:val="22"/>
            <w:szCs w:val="22"/>
          </w:rPr>
          <w:delText xml:space="preserve"> suggesting maintenance of different genetic </w:delText>
        </w:r>
        <w:r w:rsidR="007045BD" w:rsidRPr="00B245E7" w:rsidDel="00941236">
          <w:rPr>
            <w:sz w:val="22"/>
            <w:szCs w:val="22"/>
          </w:rPr>
          <w:delText xml:space="preserve">groups </w:delText>
        </w:r>
        <w:r w:rsidR="005A5F08" w:rsidRPr="00B245E7" w:rsidDel="00941236">
          <w:rPr>
            <w:sz w:val="22"/>
            <w:szCs w:val="22"/>
          </w:rPr>
          <w:delText>either in discrete pig production systems or different regions.</w:delText>
        </w:r>
        <w:r w:rsidR="00D015FD" w:rsidRPr="00B245E7" w:rsidDel="00941236">
          <w:rPr>
            <w:sz w:val="22"/>
            <w:szCs w:val="22"/>
          </w:rPr>
          <w:delText xml:space="preserve"> A genetic clade of these viruses circulated in Italy between at least 2012 and 2019 which did not cluster with viruses detected elsewhere.</w:delText>
        </w:r>
        <w:r w:rsidR="005A5F08" w:rsidRPr="00B245E7" w:rsidDel="00941236">
          <w:rPr>
            <w:sz w:val="22"/>
            <w:szCs w:val="22"/>
          </w:rPr>
          <w:delText xml:space="preserve"> Spain</w:delText>
        </w:r>
        <w:r w:rsidR="00D015FD" w:rsidRPr="00B245E7" w:rsidDel="00941236">
          <w:rPr>
            <w:sz w:val="22"/>
            <w:szCs w:val="22"/>
          </w:rPr>
          <w:delText>, Germany, the Netherlands and Denmark</w:delText>
        </w:r>
        <w:r w:rsidR="005A5F08" w:rsidRPr="00B245E7" w:rsidDel="00941236">
          <w:rPr>
            <w:sz w:val="22"/>
            <w:szCs w:val="22"/>
          </w:rPr>
          <w:delText xml:space="preserve"> have detected both the H3</w:delText>
        </w:r>
        <w:r w:rsidR="007045BD" w:rsidRPr="00B245E7" w:rsidDel="00941236">
          <w:rPr>
            <w:sz w:val="22"/>
            <w:szCs w:val="22"/>
          </w:rPr>
          <w:delText xml:space="preserve"> </w:delText>
        </w:r>
        <w:r w:rsidR="005A5F08" w:rsidRPr="00B245E7" w:rsidDel="00941236">
          <w:rPr>
            <w:sz w:val="22"/>
            <w:szCs w:val="22"/>
          </w:rPr>
          <w:delText xml:space="preserve">1970.1 and </w:delText>
        </w:r>
        <w:r w:rsidR="007045BD" w:rsidRPr="00B245E7" w:rsidDel="00941236">
          <w:rPr>
            <w:sz w:val="22"/>
            <w:szCs w:val="22"/>
          </w:rPr>
          <w:delText xml:space="preserve">a more recent lineage of </w:delText>
        </w:r>
        <w:r w:rsidR="005A5F08" w:rsidRPr="00B245E7" w:rsidDel="00941236">
          <w:rPr>
            <w:sz w:val="22"/>
            <w:szCs w:val="22"/>
          </w:rPr>
          <w:delText>H3</w:delText>
        </w:r>
        <w:r w:rsidR="007045BD" w:rsidRPr="00B245E7" w:rsidDel="00941236">
          <w:rPr>
            <w:sz w:val="22"/>
            <w:szCs w:val="22"/>
          </w:rPr>
          <w:delText xml:space="preserve"> that emerged from a human-to-swine spillover in the early 2000s (</w:delText>
        </w:r>
        <w:r w:rsidR="005A5F08" w:rsidRPr="00B245E7" w:rsidDel="00941236">
          <w:rPr>
            <w:sz w:val="22"/>
            <w:szCs w:val="22"/>
          </w:rPr>
          <w:delText>2000.3</w:delText>
        </w:r>
        <w:r w:rsidR="008756E0" w:rsidRPr="00B245E7" w:rsidDel="00941236">
          <w:rPr>
            <w:sz w:val="22"/>
            <w:szCs w:val="22"/>
          </w:rPr>
          <w:delText xml:space="preserve"> </w:delText>
        </w:r>
        <w:r w:rsidR="005A5F08" w:rsidRPr="00B245E7" w:rsidDel="00941236">
          <w:rPr>
            <w:sz w:val="22"/>
            <w:szCs w:val="22"/>
          </w:rPr>
          <w:delText>lineage</w:delText>
        </w:r>
        <w:r w:rsidR="007045BD" w:rsidRPr="00B245E7" w:rsidDel="00941236">
          <w:rPr>
            <w:sz w:val="22"/>
            <w:szCs w:val="22"/>
          </w:rPr>
          <w:delText>)</w:delText>
        </w:r>
        <w:r w:rsidR="00A56DF5" w:rsidRPr="00B245E7" w:rsidDel="00941236">
          <w:rPr>
            <w:sz w:val="22"/>
            <w:szCs w:val="22"/>
          </w:rPr>
          <w:delText xml:space="preserve"> and in </w:delText>
        </w:r>
        <w:r w:rsidR="00D015FD" w:rsidRPr="00B245E7" w:rsidDel="00941236">
          <w:rPr>
            <w:sz w:val="22"/>
            <w:szCs w:val="22"/>
          </w:rPr>
          <w:delText xml:space="preserve">Germany, and the Netherlands between 2014-2016 these lineages co-circulated. </w:delText>
        </w:r>
        <w:r w:rsidR="00A56DF5" w:rsidRPr="00B245E7" w:rsidDel="00941236">
          <w:rPr>
            <w:sz w:val="22"/>
            <w:szCs w:val="22"/>
          </w:rPr>
          <w:delText xml:space="preserve">Since 2013 in Denmark and 2018 in Spain this lineage has </w:delText>
        </w:r>
        <w:r w:rsidR="00094A85" w:rsidRPr="00B245E7" w:rsidDel="00941236">
          <w:rPr>
            <w:sz w:val="22"/>
            <w:szCs w:val="22"/>
          </w:rPr>
          <w:delText>predominated,</w:delText>
        </w:r>
        <w:r w:rsidR="00A56DF5" w:rsidRPr="00B245E7" w:rsidDel="00941236">
          <w:rPr>
            <w:sz w:val="22"/>
            <w:szCs w:val="22"/>
          </w:rPr>
          <w:delText xml:space="preserve"> and they have genetically diversified. A novel </w:delText>
        </w:r>
        <w:r w:rsidR="00DB121F" w:rsidRPr="00B245E7" w:rsidDel="00941236">
          <w:rPr>
            <w:sz w:val="22"/>
            <w:szCs w:val="22"/>
          </w:rPr>
          <w:delText xml:space="preserve">H3 </w:delText>
        </w:r>
        <w:r w:rsidR="007045BD" w:rsidRPr="00B245E7" w:rsidDel="00941236">
          <w:rPr>
            <w:sz w:val="22"/>
            <w:szCs w:val="22"/>
          </w:rPr>
          <w:delText>O</w:delText>
        </w:r>
        <w:r w:rsidR="00DB121F" w:rsidRPr="00B245E7" w:rsidDel="00941236">
          <w:rPr>
            <w:sz w:val="22"/>
            <w:szCs w:val="22"/>
          </w:rPr>
          <w:delText>ther-Human-2000</w:delText>
        </w:r>
        <w:r w:rsidR="00A56DF5" w:rsidRPr="00B245E7" w:rsidDel="00941236">
          <w:rPr>
            <w:sz w:val="22"/>
            <w:szCs w:val="22"/>
          </w:rPr>
          <w:delText xml:space="preserve"> was detected in Russia </w:delText>
        </w:r>
        <w:r w:rsidR="00D81355" w:rsidRPr="00B245E7" w:rsidDel="00941236">
          <w:rPr>
            <w:sz w:val="22"/>
            <w:szCs w:val="22"/>
          </w:rPr>
          <w:delText xml:space="preserve">in </w:delText>
        </w:r>
        <w:r w:rsidR="00A56DF5" w:rsidRPr="00B245E7" w:rsidDel="00941236">
          <w:rPr>
            <w:sz w:val="22"/>
            <w:szCs w:val="22"/>
          </w:rPr>
          <w:delText>2018</w:delText>
        </w:r>
        <w:r w:rsidR="00D81355" w:rsidRPr="00B245E7" w:rsidDel="00941236">
          <w:rPr>
            <w:sz w:val="22"/>
            <w:szCs w:val="22"/>
          </w:rPr>
          <w:delText xml:space="preserve">. These viruses were </w:delText>
        </w:r>
        <w:commentRangeEnd w:id="599"/>
        <w:r w:rsidR="00F73226" w:rsidDel="00941236">
          <w:rPr>
            <w:rStyle w:val="CommentReference"/>
            <w:rFonts w:asciiTheme="minorHAnsi" w:eastAsiaTheme="minorHAnsi" w:hAnsiTheme="minorHAnsi" w:cstheme="minorBidi"/>
            <w:lang w:eastAsia="en-US"/>
          </w:rPr>
          <w:commentReference w:id="599"/>
        </w:r>
        <w:r w:rsidR="00D81355" w:rsidRPr="00B245E7" w:rsidDel="00941236">
          <w:rPr>
            <w:sz w:val="22"/>
            <w:szCs w:val="22"/>
          </w:rPr>
          <w:delText xml:space="preserve">situated </w:delText>
        </w:r>
        <w:r w:rsidR="00A56DF5" w:rsidRPr="00B245E7" w:rsidDel="00941236">
          <w:rPr>
            <w:sz w:val="22"/>
            <w:szCs w:val="22"/>
          </w:rPr>
          <w:delText xml:space="preserve">on a long branch length </w:delText>
        </w:r>
        <w:commentRangeStart w:id="600"/>
        <w:r w:rsidR="00A56DF5" w:rsidRPr="00B245E7" w:rsidDel="00941236">
          <w:rPr>
            <w:sz w:val="22"/>
            <w:szCs w:val="22"/>
          </w:rPr>
          <w:delText>indicating undersurveillance</w:delText>
        </w:r>
        <w:r w:rsidR="00D81355" w:rsidRPr="00B245E7" w:rsidDel="00941236">
          <w:rPr>
            <w:sz w:val="22"/>
            <w:szCs w:val="22"/>
          </w:rPr>
          <w:delText xml:space="preserve"> </w:delText>
        </w:r>
        <w:r w:rsidR="007045BD" w:rsidRPr="00B245E7" w:rsidDel="00941236">
          <w:rPr>
            <w:sz w:val="22"/>
            <w:szCs w:val="22"/>
          </w:rPr>
          <w:delText>that is unable to resolve whether these</w:delText>
        </w:r>
        <w:r w:rsidR="00D81355" w:rsidRPr="00B245E7" w:rsidDel="00941236">
          <w:rPr>
            <w:sz w:val="22"/>
            <w:szCs w:val="22"/>
          </w:rPr>
          <w:delText xml:space="preserve"> novel human spillovers </w:delText>
        </w:r>
        <w:r w:rsidR="007045BD" w:rsidRPr="00B245E7" w:rsidDel="00941236">
          <w:rPr>
            <w:sz w:val="22"/>
            <w:szCs w:val="22"/>
          </w:rPr>
          <w:delText xml:space="preserve">are persisting in </w:delText>
        </w:r>
        <w:r w:rsidR="00D81355" w:rsidRPr="00B245E7" w:rsidDel="00941236">
          <w:rPr>
            <w:sz w:val="22"/>
            <w:szCs w:val="22"/>
          </w:rPr>
          <w:delText>pig</w:delText>
        </w:r>
        <w:r w:rsidR="007045BD" w:rsidRPr="00B245E7" w:rsidDel="00941236">
          <w:rPr>
            <w:sz w:val="22"/>
            <w:szCs w:val="22"/>
          </w:rPr>
          <w:delText>s</w:delText>
        </w:r>
        <w:commentRangeEnd w:id="600"/>
        <w:r w:rsidR="008533D3" w:rsidDel="00941236">
          <w:rPr>
            <w:rStyle w:val="CommentReference"/>
            <w:rFonts w:asciiTheme="minorHAnsi" w:eastAsiaTheme="minorHAnsi" w:hAnsiTheme="minorHAnsi" w:cstheme="minorBidi"/>
            <w:lang w:eastAsia="en-US"/>
          </w:rPr>
          <w:commentReference w:id="600"/>
        </w:r>
        <w:r w:rsidR="00A56DF5" w:rsidRPr="00B245E7" w:rsidDel="00941236">
          <w:rPr>
            <w:sz w:val="22"/>
            <w:szCs w:val="22"/>
          </w:rPr>
          <w:delText>.</w:delText>
        </w:r>
        <w:r w:rsidR="00D153F2" w:rsidRPr="00B245E7" w:rsidDel="00941236">
          <w:rPr>
            <w:sz w:val="22"/>
            <w:szCs w:val="22"/>
          </w:rPr>
          <w:delText xml:space="preserve"> Novel introductions into swine since 2010 have also been detected in the Denmark in 2020 and </w:delText>
        </w:r>
        <w:r w:rsidR="007045BD" w:rsidRPr="00B245E7" w:rsidDel="00941236">
          <w:rPr>
            <w:sz w:val="22"/>
            <w:szCs w:val="22"/>
          </w:rPr>
          <w:delText xml:space="preserve">again in </w:delText>
        </w:r>
        <w:r w:rsidR="00D153F2" w:rsidRPr="00B245E7" w:rsidDel="00941236">
          <w:rPr>
            <w:sz w:val="22"/>
            <w:szCs w:val="22"/>
          </w:rPr>
          <w:delText xml:space="preserve">Russia in 2014. </w:delText>
        </w:r>
        <w:commentRangeStart w:id="601"/>
        <w:r w:rsidR="007045BD" w:rsidRPr="00B245E7" w:rsidDel="00941236">
          <w:rPr>
            <w:sz w:val="22"/>
            <w:szCs w:val="22"/>
          </w:rPr>
          <w:delText>Contrasting the situation in the USA where most variant detections have been associated with H3 viruses, i</w:delText>
        </w:r>
        <w:r w:rsidR="0008143D" w:rsidRPr="00B245E7" w:rsidDel="00941236">
          <w:rPr>
            <w:sz w:val="22"/>
            <w:szCs w:val="22"/>
          </w:rPr>
          <w:delText>n Europe there have been no</w:delText>
        </w:r>
        <w:r w:rsidR="007045BD" w:rsidRPr="00B245E7" w:rsidDel="00941236">
          <w:rPr>
            <w:sz w:val="22"/>
            <w:szCs w:val="22"/>
          </w:rPr>
          <w:delText xml:space="preserve"> H3</w:delText>
        </w:r>
        <w:r w:rsidR="0008143D" w:rsidRPr="00B245E7" w:rsidDel="00941236">
          <w:rPr>
            <w:sz w:val="22"/>
            <w:szCs w:val="22"/>
          </w:rPr>
          <w:delText xml:space="preserve"> vari</w:delText>
        </w:r>
        <w:r w:rsidR="00CC484B" w:rsidRPr="00B245E7" w:rsidDel="00941236">
          <w:rPr>
            <w:sz w:val="22"/>
            <w:szCs w:val="22"/>
          </w:rPr>
          <w:delText>a</w:delText>
        </w:r>
        <w:r w:rsidR="0008143D" w:rsidRPr="00B245E7" w:rsidDel="00941236">
          <w:rPr>
            <w:sz w:val="22"/>
            <w:szCs w:val="22"/>
          </w:rPr>
          <w:delText xml:space="preserve">nts detected </w:delText>
        </w:r>
        <w:r w:rsidR="007045BD" w:rsidRPr="00B245E7" w:rsidDel="00941236">
          <w:rPr>
            <w:sz w:val="22"/>
            <w:szCs w:val="22"/>
          </w:rPr>
          <w:delText>from the 1970.1 or the 2000.3 lineages</w:delText>
        </w:r>
        <w:r w:rsidR="0008143D" w:rsidRPr="00B245E7" w:rsidDel="00941236">
          <w:rPr>
            <w:sz w:val="22"/>
            <w:szCs w:val="22"/>
          </w:rPr>
          <w:delText>.</w:delText>
        </w:r>
        <w:commentRangeEnd w:id="601"/>
        <w:r w:rsidR="00F73226" w:rsidDel="00941236">
          <w:rPr>
            <w:rStyle w:val="CommentReference"/>
            <w:rFonts w:asciiTheme="minorHAnsi" w:eastAsiaTheme="minorHAnsi" w:hAnsiTheme="minorHAnsi" w:cstheme="minorBidi"/>
            <w:lang w:eastAsia="en-US"/>
          </w:rPr>
          <w:commentReference w:id="601"/>
        </w:r>
      </w:del>
    </w:p>
    <w:p w14:paraId="6D5213BF" w14:textId="00CC6A6C" w:rsidR="00077539" w:rsidRPr="00B245E7" w:rsidRDefault="00077539" w:rsidP="00B245E7">
      <w:pPr>
        <w:spacing w:line="360" w:lineRule="auto"/>
        <w:rPr>
          <w:sz w:val="22"/>
          <w:szCs w:val="22"/>
        </w:rPr>
      </w:pPr>
    </w:p>
    <w:p w14:paraId="20232871" w14:textId="77777777" w:rsidR="00227C40" w:rsidRDefault="00E641FD" w:rsidP="00B245E7">
      <w:pPr>
        <w:spacing w:line="360" w:lineRule="auto"/>
        <w:rPr>
          <w:ins w:id="602" w:author="Coggon, Amelia Charlotte" w:date="2024-12-08T15:41:00Z" w16du:dateUtc="2024-12-08T14:41:00Z"/>
          <w:b/>
          <w:bCs/>
          <w:sz w:val="22"/>
          <w:szCs w:val="22"/>
        </w:rPr>
      </w:pPr>
      <w:ins w:id="603" w:author="RICHARD Gautier" w:date="2024-11-29T15:10:00Z">
        <w:r>
          <w:rPr>
            <w:b/>
            <w:bCs/>
            <w:sz w:val="22"/>
            <w:szCs w:val="22"/>
          </w:rPr>
          <w:t xml:space="preserve">Surface protein-encoding genes </w:t>
        </w:r>
        <w:commentRangeStart w:id="604"/>
        <w:r>
          <w:rPr>
            <w:b/>
            <w:bCs/>
            <w:sz w:val="22"/>
            <w:szCs w:val="22"/>
          </w:rPr>
          <w:t>r</w:t>
        </w:r>
      </w:ins>
      <w:del w:id="605" w:author="RICHARD Gautier" w:date="2024-11-29T15:10:00Z">
        <w:r w:rsidR="00227C40" w:rsidRPr="00B245E7">
          <w:rPr>
            <w:b/>
            <w:bCs/>
            <w:sz w:val="22"/>
            <w:szCs w:val="22"/>
          </w:rPr>
          <w:delText>R</w:delText>
        </w:r>
      </w:del>
      <w:r w:rsidR="00227C40" w:rsidRPr="00B245E7">
        <w:rPr>
          <w:b/>
          <w:bCs/>
          <w:sz w:val="22"/>
          <w:szCs w:val="22"/>
        </w:rPr>
        <w:t>eassortment dynamics of swine IAVs</w:t>
      </w:r>
      <w:commentRangeEnd w:id="604"/>
      <w:r>
        <w:rPr>
          <w:rStyle w:val="CommentReference"/>
          <w:rFonts w:asciiTheme="minorHAnsi" w:eastAsiaTheme="minorHAnsi" w:hAnsiTheme="minorHAnsi" w:cstheme="minorBidi"/>
          <w:lang w:eastAsia="en-US"/>
        </w:rPr>
        <w:commentReference w:id="604"/>
      </w:r>
    </w:p>
    <w:p w14:paraId="416973EF" w14:textId="77777777" w:rsidR="009B0EB9" w:rsidRPr="00B245E7" w:rsidRDefault="009B0EB9" w:rsidP="00B245E7">
      <w:pPr>
        <w:spacing w:line="360" w:lineRule="auto"/>
        <w:rPr>
          <w:b/>
          <w:bCs/>
          <w:sz w:val="22"/>
          <w:szCs w:val="22"/>
        </w:rPr>
      </w:pPr>
    </w:p>
    <w:p w14:paraId="7FD34353" w14:textId="56CCDAFF" w:rsidR="00227C40" w:rsidRPr="00B245E7" w:rsidRDefault="00227C40" w:rsidP="00B245E7">
      <w:pPr>
        <w:spacing w:line="360" w:lineRule="auto"/>
        <w:rPr>
          <w:sz w:val="22"/>
          <w:szCs w:val="22"/>
        </w:rPr>
      </w:pPr>
      <w:r w:rsidRPr="00B245E7">
        <w:rPr>
          <w:sz w:val="22"/>
          <w:szCs w:val="22"/>
        </w:rPr>
        <w:t>We generated a tanglegram to visualise HA-NA reassortment dynamics within a subsection of the collected European H1 swine IAVs</w:t>
      </w:r>
      <w:r w:rsidR="00042A76" w:rsidRPr="00B245E7">
        <w:rPr>
          <w:sz w:val="22"/>
          <w:szCs w:val="22"/>
        </w:rPr>
        <w:t xml:space="preserve"> </w:t>
      </w:r>
      <w:r w:rsidR="000435CC" w:rsidRPr="00B245E7">
        <w:rPr>
          <w:sz w:val="22"/>
          <w:szCs w:val="22"/>
        </w:rPr>
        <w:t>(</w:t>
      </w:r>
      <w:commentRangeStart w:id="606"/>
      <w:del w:id="607" w:author="Coggon, Amelia Charlotte" w:date="2024-12-09T20:27:00Z" w16du:dateUtc="2024-12-09T19:27:00Z">
        <w:r w:rsidR="0058718A" w:rsidDel="00B45014">
          <w:rPr>
            <w:sz w:val="22"/>
            <w:szCs w:val="22"/>
          </w:rPr>
          <w:delText xml:space="preserve">Supplementary </w:delText>
        </w:r>
      </w:del>
      <w:ins w:id="608" w:author="Coggon, Amelia Charlotte" w:date="2024-12-09T20:27:00Z" w16du:dateUtc="2024-12-09T19:27:00Z">
        <w:r w:rsidR="00B45014">
          <w:rPr>
            <w:sz w:val="22"/>
            <w:szCs w:val="22"/>
          </w:rPr>
          <w:t xml:space="preserve">Supplementary </w:t>
        </w:r>
      </w:ins>
      <w:r w:rsidR="0058718A">
        <w:rPr>
          <w:sz w:val="22"/>
          <w:szCs w:val="22"/>
        </w:rPr>
        <w:t xml:space="preserve">data </w:t>
      </w:r>
      <w:del w:id="609" w:author="Coggon, Amelia Charlotte" w:date="2024-12-09T20:40:00Z" w16du:dateUtc="2024-12-09T19:40:00Z">
        <w:r w:rsidR="0058718A" w:rsidDel="00C56BE3">
          <w:rPr>
            <w:sz w:val="22"/>
            <w:szCs w:val="22"/>
          </w:rPr>
          <w:delText>1</w:delText>
        </w:r>
        <w:commentRangeEnd w:id="606"/>
        <w:r w:rsidR="007F4F2A" w:rsidDel="00C56BE3">
          <w:rPr>
            <w:rStyle w:val="CommentReference"/>
            <w:rFonts w:asciiTheme="minorHAnsi" w:eastAsiaTheme="minorHAnsi" w:hAnsiTheme="minorHAnsi" w:cstheme="minorBidi"/>
            <w:lang w:eastAsia="en-US"/>
          </w:rPr>
          <w:commentReference w:id="606"/>
        </w:r>
        <w:r w:rsidRPr="00B245E7" w:rsidDel="00C56BE3">
          <w:rPr>
            <w:sz w:val="22"/>
            <w:szCs w:val="22"/>
          </w:rPr>
          <w:delText>)</w:delText>
        </w:r>
      </w:del>
      <w:ins w:id="610" w:author="Coggon, Amelia Charlotte" w:date="2024-12-14T19:58:00Z" w16du:dateUtc="2024-12-14T18:58:00Z">
        <w:r w:rsidR="00DB652B">
          <w:rPr>
            <w:sz w:val="22"/>
            <w:szCs w:val="22"/>
          </w:rPr>
          <w:t>3</w:t>
        </w:r>
      </w:ins>
      <w:ins w:id="611" w:author="Coggon, Amelia Charlotte" w:date="2024-12-14T16:02:00Z" w16du:dateUtc="2024-12-14T15:02:00Z">
        <w:r w:rsidR="00F5193C">
          <w:rPr>
            <w:sz w:val="22"/>
            <w:szCs w:val="22"/>
          </w:rPr>
          <w:t>)</w:t>
        </w:r>
      </w:ins>
      <w:r w:rsidRPr="00B245E7">
        <w:rPr>
          <w:sz w:val="22"/>
          <w:szCs w:val="22"/>
        </w:rPr>
        <w:t xml:space="preserve">. Phylogenetic trees and respective tanglegram lines </w:t>
      </w:r>
      <w:r w:rsidR="000156F4" w:rsidRPr="00B245E7">
        <w:rPr>
          <w:sz w:val="22"/>
          <w:szCs w:val="22"/>
        </w:rPr>
        <w:t>were</w:t>
      </w:r>
      <w:r w:rsidRPr="00B245E7">
        <w:rPr>
          <w:sz w:val="22"/>
          <w:szCs w:val="22"/>
        </w:rPr>
        <w:t xml:space="preserve"> coloured by HA </w:t>
      </w:r>
      <w:r w:rsidR="000156F4" w:rsidRPr="00B245E7">
        <w:rPr>
          <w:sz w:val="22"/>
          <w:szCs w:val="22"/>
        </w:rPr>
        <w:t>clade</w:t>
      </w:r>
      <w:r w:rsidRPr="00B245E7">
        <w:rPr>
          <w:sz w:val="22"/>
          <w:szCs w:val="22"/>
        </w:rPr>
        <w:t>. We observed exchange of the HA of the 1C</w:t>
      </w:r>
      <w:r w:rsidR="000156F4" w:rsidRPr="00B245E7">
        <w:rPr>
          <w:sz w:val="22"/>
          <w:szCs w:val="22"/>
        </w:rPr>
        <w:t xml:space="preserve"> </w:t>
      </w:r>
      <w:r w:rsidRPr="00B245E7">
        <w:rPr>
          <w:sz w:val="22"/>
          <w:szCs w:val="22"/>
        </w:rPr>
        <w:t>lineage of European viruses</w:t>
      </w:r>
      <w:r w:rsidR="00D1594E" w:rsidRPr="00B245E7">
        <w:rPr>
          <w:sz w:val="22"/>
          <w:szCs w:val="22"/>
        </w:rPr>
        <w:t xml:space="preserve"> </w:t>
      </w:r>
      <w:r w:rsidR="000435CC" w:rsidRPr="00B245E7">
        <w:rPr>
          <w:sz w:val="22"/>
          <w:szCs w:val="22"/>
        </w:rPr>
        <w:t>(</w:t>
      </w:r>
      <w:r w:rsidR="003812E8" w:rsidRPr="00B245E7">
        <w:rPr>
          <w:sz w:val="22"/>
          <w:szCs w:val="22"/>
        </w:rPr>
        <w:t>pink/purple</w:t>
      </w:r>
      <w:r w:rsidRPr="00B245E7">
        <w:rPr>
          <w:sz w:val="22"/>
          <w:szCs w:val="22"/>
        </w:rPr>
        <w:t xml:space="preserve">) with other N1 and N2 NA segments represented by the crossing of the tanglegram lines. This </w:t>
      </w:r>
      <w:r w:rsidR="000156F4" w:rsidRPr="00B245E7">
        <w:rPr>
          <w:sz w:val="22"/>
          <w:szCs w:val="22"/>
        </w:rPr>
        <w:t xml:space="preserve">provides </w:t>
      </w:r>
      <w:r w:rsidRPr="00B245E7">
        <w:rPr>
          <w:sz w:val="22"/>
          <w:szCs w:val="22"/>
        </w:rPr>
        <w:t xml:space="preserve">evidence for reassortment in </w:t>
      </w:r>
      <w:r w:rsidR="000156F4" w:rsidRPr="00B245E7">
        <w:rPr>
          <w:sz w:val="22"/>
          <w:szCs w:val="22"/>
        </w:rPr>
        <w:t xml:space="preserve">the HA and NA pairings of these </w:t>
      </w:r>
      <w:r w:rsidRPr="00B245E7">
        <w:rPr>
          <w:sz w:val="22"/>
          <w:szCs w:val="22"/>
        </w:rPr>
        <w:t xml:space="preserve">viruses, specifically within the 1C.2.1 and 1C.2.5 </w:t>
      </w:r>
      <w:r w:rsidR="000156F4" w:rsidRPr="00B245E7">
        <w:rPr>
          <w:sz w:val="22"/>
          <w:szCs w:val="22"/>
        </w:rPr>
        <w:t>clades</w:t>
      </w:r>
      <w:ins w:id="612" w:author="Coggon, Amelia Charlotte" w:date="2024-12-09T14:01:00Z" w16du:dateUtc="2024-12-09T13:01:00Z">
        <w:r w:rsidR="008F2A2D">
          <w:rPr>
            <w:sz w:val="22"/>
            <w:szCs w:val="22"/>
          </w:rPr>
          <w:t xml:space="preserve"> and of sequence data collected from Italy</w:t>
        </w:r>
      </w:ins>
      <w:r w:rsidRPr="00B245E7">
        <w:rPr>
          <w:sz w:val="22"/>
          <w:szCs w:val="22"/>
        </w:rPr>
        <w:t>. In contrast, the 1A</w:t>
      </w:r>
      <w:r w:rsidR="00D1594E" w:rsidRPr="00B245E7">
        <w:rPr>
          <w:sz w:val="22"/>
          <w:szCs w:val="22"/>
        </w:rPr>
        <w:t xml:space="preserve"> </w:t>
      </w:r>
      <w:r w:rsidR="000435CC" w:rsidRPr="00B245E7">
        <w:rPr>
          <w:sz w:val="22"/>
          <w:szCs w:val="22"/>
        </w:rPr>
        <w:t>(</w:t>
      </w:r>
      <w:r w:rsidR="003812E8" w:rsidRPr="00B245E7">
        <w:rPr>
          <w:sz w:val="22"/>
          <w:szCs w:val="22"/>
        </w:rPr>
        <w:t>blue</w:t>
      </w:r>
      <w:r w:rsidRPr="00B245E7">
        <w:rPr>
          <w:sz w:val="22"/>
          <w:szCs w:val="22"/>
        </w:rPr>
        <w:t>), 1B</w:t>
      </w:r>
      <w:r w:rsidR="00D1594E" w:rsidRPr="00B245E7">
        <w:rPr>
          <w:sz w:val="22"/>
          <w:szCs w:val="22"/>
        </w:rPr>
        <w:t xml:space="preserve"> </w:t>
      </w:r>
      <w:r w:rsidR="000435CC" w:rsidRPr="00B245E7">
        <w:rPr>
          <w:sz w:val="22"/>
          <w:szCs w:val="22"/>
        </w:rPr>
        <w:t>(</w:t>
      </w:r>
      <w:r w:rsidR="003812E8" w:rsidRPr="00B245E7">
        <w:rPr>
          <w:sz w:val="22"/>
          <w:szCs w:val="22"/>
        </w:rPr>
        <w:t>green</w:t>
      </w:r>
      <w:r w:rsidRPr="00B245E7">
        <w:rPr>
          <w:sz w:val="22"/>
          <w:szCs w:val="22"/>
        </w:rPr>
        <w:t>)</w:t>
      </w:r>
      <w:r w:rsidR="000156F4" w:rsidRPr="00B245E7">
        <w:rPr>
          <w:sz w:val="22"/>
          <w:szCs w:val="22"/>
        </w:rPr>
        <w:t>,</w:t>
      </w:r>
      <w:r w:rsidRPr="00B245E7">
        <w:rPr>
          <w:sz w:val="22"/>
          <w:szCs w:val="22"/>
        </w:rPr>
        <w:t xml:space="preserve"> and 1C.2.2</w:t>
      </w:r>
      <w:r w:rsidR="000156F4" w:rsidRPr="00B245E7">
        <w:rPr>
          <w:sz w:val="22"/>
          <w:szCs w:val="22"/>
        </w:rPr>
        <w:t xml:space="preserve"> viruses</w:t>
      </w:r>
      <w:r w:rsidR="00D1594E" w:rsidRPr="00B245E7">
        <w:rPr>
          <w:sz w:val="22"/>
          <w:szCs w:val="22"/>
        </w:rPr>
        <w:t xml:space="preserve"> </w:t>
      </w:r>
      <w:r w:rsidR="000435CC" w:rsidRPr="00B245E7">
        <w:rPr>
          <w:sz w:val="22"/>
          <w:szCs w:val="22"/>
        </w:rPr>
        <w:t>(</w:t>
      </w:r>
      <w:r w:rsidRPr="00B245E7">
        <w:rPr>
          <w:sz w:val="22"/>
          <w:szCs w:val="22"/>
        </w:rPr>
        <w:t xml:space="preserve">dark </w:t>
      </w:r>
      <w:r w:rsidR="00D1594E" w:rsidRPr="00B245E7">
        <w:rPr>
          <w:sz w:val="22"/>
          <w:szCs w:val="22"/>
        </w:rPr>
        <w:t>pink</w:t>
      </w:r>
      <w:r w:rsidRPr="00B245E7">
        <w:rPr>
          <w:sz w:val="22"/>
          <w:szCs w:val="22"/>
        </w:rPr>
        <w:t xml:space="preserve">) displayed sets of parallel lines that </w:t>
      </w:r>
      <w:r w:rsidR="000156F4" w:rsidRPr="00B245E7">
        <w:rPr>
          <w:sz w:val="22"/>
          <w:szCs w:val="22"/>
        </w:rPr>
        <w:t xml:space="preserve">suggest preferential </w:t>
      </w:r>
      <w:r w:rsidRPr="00B245E7">
        <w:rPr>
          <w:sz w:val="22"/>
          <w:szCs w:val="22"/>
        </w:rPr>
        <w:t xml:space="preserve">HA and NA pairings </w:t>
      </w:r>
      <w:r w:rsidR="000156F4" w:rsidRPr="00B245E7">
        <w:rPr>
          <w:sz w:val="22"/>
          <w:szCs w:val="22"/>
        </w:rPr>
        <w:t xml:space="preserve">with </w:t>
      </w:r>
      <w:r w:rsidRPr="00B245E7">
        <w:rPr>
          <w:sz w:val="22"/>
          <w:szCs w:val="22"/>
        </w:rPr>
        <w:t xml:space="preserve">limited HA and NA reassortment </w:t>
      </w:r>
      <w:r w:rsidR="00C46411" w:rsidRPr="00B245E7">
        <w:rPr>
          <w:sz w:val="22"/>
          <w:szCs w:val="22"/>
        </w:rPr>
        <w:t>despite both N1 and N2 subtypes being detected</w:t>
      </w:r>
      <w:r w:rsidRPr="00B245E7">
        <w:rPr>
          <w:sz w:val="22"/>
          <w:szCs w:val="22"/>
        </w:rPr>
        <w:t>. The observed reassortment of the 1C</w:t>
      </w:r>
      <w:r w:rsidR="000156F4" w:rsidRPr="00B245E7">
        <w:rPr>
          <w:sz w:val="22"/>
          <w:szCs w:val="22"/>
        </w:rPr>
        <w:t xml:space="preserve"> </w:t>
      </w:r>
      <w:r w:rsidRPr="00B245E7">
        <w:rPr>
          <w:sz w:val="22"/>
          <w:szCs w:val="22"/>
        </w:rPr>
        <w:t xml:space="preserve">lineage HA and NA </w:t>
      </w:r>
      <w:r w:rsidR="00094A85" w:rsidRPr="00B245E7">
        <w:rPr>
          <w:sz w:val="22"/>
          <w:szCs w:val="22"/>
        </w:rPr>
        <w:t>segments and</w:t>
      </w:r>
      <w:r w:rsidRPr="00B245E7">
        <w:rPr>
          <w:sz w:val="22"/>
          <w:szCs w:val="22"/>
        </w:rPr>
        <w:t xml:space="preserve"> pairing of </w:t>
      </w:r>
      <w:r w:rsidR="000156F4" w:rsidRPr="00B245E7">
        <w:rPr>
          <w:sz w:val="22"/>
          <w:szCs w:val="22"/>
        </w:rPr>
        <w:t xml:space="preserve">the </w:t>
      </w:r>
      <w:r w:rsidRPr="00B245E7">
        <w:rPr>
          <w:sz w:val="22"/>
          <w:szCs w:val="22"/>
        </w:rPr>
        <w:t xml:space="preserve">1C HA with both N1 and N2 NAs could affect antigenic </w:t>
      </w:r>
      <w:r w:rsidR="000156F4" w:rsidRPr="00B245E7">
        <w:rPr>
          <w:sz w:val="22"/>
          <w:szCs w:val="22"/>
        </w:rPr>
        <w:t xml:space="preserve">phenotype and the transmission of different groups of viruses in the </w:t>
      </w:r>
      <w:r w:rsidR="000D4C65" w:rsidRPr="00B245E7">
        <w:rPr>
          <w:sz w:val="22"/>
          <w:szCs w:val="22"/>
        </w:rPr>
        <w:t>1C lineage</w:t>
      </w:r>
      <w:r w:rsidRPr="00B245E7">
        <w:rPr>
          <w:sz w:val="22"/>
          <w:szCs w:val="22"/>
        </w:rPr>
        <w:t>.</w:t>
      </w:r>
      <w:del w:id="613" w:author="Coggon, Amelia Charlotte" w:date="2024-12-09T14:01:00Z" w16du:dateUtc="2024-12-09T13:01:00Z">
        <w:r w:rsidRPr="00B245E7" w:rsidDel="008F2A2D">
          <w:rPr>
            <w:sz w:val="22"/>
            <w:szCs w:val="22"/>
          </w:rPr>
          <w:delText xml:space="preserve"> </w:delText>
        </w:r>
      </w:del>
      <w:commentRangeStart w:id="614"/>
      <w:del w:id="615" w:author="Coggon, Amelia Charlotte" w:date="2024-12-09T14:00:00Z" w16du:dateUtc="2024-12-09T13:00:00Z">
        <w:r w:rsidRPr="00B245E7" w:rsidDel="008F2A2D">
          <w:rPr>
            <w:sz w:val="22"/>
            <w:szCs w:val="22"/>
          </w:rPr>
          <w:delText>It is clear there is a need for NA characterization and its impact in vaccination effectiveness</w:delText>
        </w:r>
        <w:r w:rsidR="00966DC8" w:rsidRPr="00B245E7" w:rsidDel="008F2A2D">
          <w:rPr>
            <w:sz w:val="22"/>
            <w:szCs w:val="22"/>
          </w:rPr>
          <w:delText xml:space="preserve"> as well as monitoring for any changes in antiviral effectiveness</w:delText>
        </w:r>
        <w:commentRangeEnd w:id="614"/>
        <w:r w:rsidR="00C05F7B" w:rsidDel="008F2A2D">
          <w:rPr>
            <w:rStyle w:val="CommentReference"/>
            <w:rFonts w:asciiTheme="minorHAnsi" w:eastAsiaTheme="minorHAnsi" w:hAnsiTheme="minorHAnsi" w:cstheme="minorBidi"/>
            <w:lang w:eastAsia="en-US"/>
          </w:rPr>
          <w:commentReference w:id="614"/>
        </w:r>
        <w:r w:rsidR="00966DC8" w:rsidRPr="00B245E7" w:rsidDel="008F2A2D">
          <w:rPr>
            <w:sz w:val="22"/>
            <w:szCs w:val="22"/>
          </w:rPr>
          <w:delText>.</w:delText>
        </w:r>
      </w:del>
    </w:p>
    <w:p w14:paraId="08080F1D" w14:textId="77777777" w:rsidR="00227C40" w:rsidRPr="00B245E7" w:rsidRDefault="00227C40" w:rsidP="00B245E7">
      <w:pPr>
        <w:spacing w:line="360" w:lineRule="auto"/>
        <w:rPr>
          <w:sz w:val="22"/>
          <w:szCs w:val="22"/>
        </w:rPr>
      </w:pPr>
    </w:p>
    <w:p w14:paraId="22246407" w14:textId="229DD799" w:rsidR="008A52B9" w:rsidRPr="00B245E7" w:rsidRDefault="008A52B9" w:rsidP="00B245E7">
      <w:pPr>
        <w:spacing w:line="360" w:lineRule="auto"/>
        <w:rPr>
          <w:b/>
          <w:bCs/>
          <w:sz w:val="22"/>
          <w:szCs w:val="22"/>
        </w:rPr>
      </w:pPr>
      <w:r w:rsidRPr="00175C2A">
        <w:rPr>
          <w:b/>
          <w:sz w:val="22"/>
        </w:rPr>
        <w:t xml:space="preserve">Antigenic evolution in </w:t>
      </w:r>
      <w:r w:rsidR="009C256D" w:rsidRPr="00175C2A">
        <w:rPr>
          <w:b/>
          <w:sz w:val="22"/>
        </w:rPr>
        <w:t xml:space="preserve">European </w:t>
      </w:r>
      <w:r w:rsidRPr="00175C2A">
        <w:rPr>
          <w:b/>
          <w:sz w:val="22"/>
        </w:rPr>
        <w:t>pigs</w:t>
      </w:r>
    </w:p>
    <w:p w14:paraId="3D1B513B" w14:textId="57BC5C4F" w:rsidR="00077539" w:rsidRPr="00B245E7" w:rsidRDefault="00E1758F" w:rsidP="00B245E7">
      <w:pPr>
        <w:spacing w:line="360" w:lineRule="auto"/>
        <w:rPr>
          <w:sz w:val="22"/>
          <w:szCs w:val="22"/>
        </w:rPr>
      </w:pPr>
      <w:r w:rsidRPr="00B245E7">
        <w:rPr>
          <w:sz w:val="22"/>
          <w:szCs w:val="22"/>
        </w:rPr>
        <w:t>We constructed a</w:t>
      </w:r>
      <w:r w:rsidR="00077539" w:rsidRPr="00B245E7">
        <w:rPr>
          <w:sz w:val="22"/>
          <w:szCs w:val="22"/>
        </w:rPr>
        <w:t xml:space="preserve">ntigenic maps </w:t>
      </w:r>
      <w:r w:rsidRPr="00B245E7">
        <w:rPr>
          <w:sz w:val="22"/>
          <w:szCs w:val="22"/>
        </w:rPr>
        <w:t xml:space="preserve">from data </w:t>
      </w:r>
      <w:r w:rsidR="00107028" w:rsidRPr="00B245E7">
        <w:rPr>
          <w:sz w:val="22"/>
          <w:szCs w:val="22"/>
        </w:rPr>
        <w:t xml:space="preserve">using swine sera in HI assays </w:t>
      </w:r>
      <w:r w:rsidRPr="00B245E7">
        <w:rPr>
          <w:sz w:val="22"/>
          <w:szCs w:val="22"/>
        </w:rPr>
        <w:t xml:space="preserve">to </w:t>
      </w:r>
      <w:r w:rsidR="00107028" w:rsidRPr="00B245E7">
        <w:rPr>
          <w:sz w:val="22"/>
          <w:szCs w:val="22"/>
        </w:rPr>
        <w:t>characteris</w:t>
      </w:r>
      <w:r w:rsidRPr="00B245E7">
        <w:rPr>
          <w:sz w:val="22"/>
          <w:szCs w:val="22"/>
        </w:rPr>
        <w:t>e</w:t>
      </w:r>
      <w:r w:rsidR="00107028" w:rsidRPr="00B245E7">
        <w:rPr>
          <w:sz w:val="22"/>
          <w:szCs w:val="22"/>
        </w:rPr>
        <w:t xml:space="preserve"> the antigenic properties of</w:t>
      </w:r>
      <w:r w:rsidR="00077539" w:rsidRPr="00B245E7">
        <w:rPr>
          <w:sz w:val="22"/>
          <w:szCs w:val="22"/>
        </w:rPr>
        <w:t xml:space="preserve"> H1 </w:t>
      </w:r>
      <w:r w:rsidR="00542E6E" w:rsidRPr="00B245E7">
        <w:rPr>
          <w:sz w:val="22"/>
          <w:szCs w:val="22"/>
        </w:rPr>
        <w:t xml:space="preserve">viruses </w:t>
      </w:r>
      <w:r w:rsidR="00077539" w:rsidRPr="00B245E7">
        <w:rPr>
          <w:sz w:val="22"/>
          <w:szCs w:val="22"/>
        </w:rPr>
        <w:t xml:space="preserve">circulating in European </w:t>
      </w:r>
      <w:r w:rsidRPr="00B245E7">
        <w:rPr>
          <w:sz w:val="22"/>
          <w:szCs w:val="22"/>
        </w:rPr>
        <w:t>pigs</w:t>
      </w:r>
      <w:r w:rsidR="00A8112C" w:rsidRPr="00B245E7">
        <w:rPr>
          <w:sz w:val="22"/>
          <w:szCs w:val="22"/>
        </w:rPr>
        <w:t xml:space="preserve"> </w:t>
      </w:r>
      <w:r w:rsidR="000435CC" w:rsidRPr="00B245E7">
        <w:rPr>
          <w:sz w:val="22"/>
          <w:szCs w:val="22"/>
        </w:rPr>
        <w:t>(</w:t>
      </w:r>
      <w:r w:rsidR="000D4C65" w:rsidRPr="00B245E7">
        <w:rPr>
          <w:sz w:val="22"/>
          <w:szCs w:val="22"/>
        </w:rPr>
        <w:t>F</w:t>
      </w:r>
      <w:r w:rsidR="00077539" w:rsidRPr="00B245E7">
        <w:rPr>
          <w:sz w:val="22"/>
          <w:szCs w:val="22"/>
        </w:rPr>
        <w:t xml:space="preserve">igure </w:t>
      </w:r>
      <w:r w:rsidR="005A5E74" w:rsidRPr="00B245E7">
        <w:rPr>
          <w:sz w:val="22"/>
          <w:szCs w:val="22"/>
        </w:rPr>
        <w:t>3</w:t>
      </w:r>
      <w:r w:rsidR="00077539" w:rsidRPr="00B245E7">
        <w:rPr>
          <w:sz w:val="22"/>
          <w:szCs w:val="22"/>
        </w:rPr>
        <w:t xml:space="preserve"> A-</w:t>
      </w:r>
      <w:r w:rsidR="00607906" w:rsidRPr="00B245E7">
        <w:rPr>
          <w:sz w:val="22"/>
          <w:szCs w:val="22"/>
        </w:rPr>
        <w:t>C</w:t>
      </w:r>
      <w:r w:rsidRPr="00B245E7">
        <w:rPr>
          <w:sz w:val="22"/>
          <w:szCs w:val="22"/>
        </w:rPr>
        <w:t>)</w:t>
      </w:r>
      <w:r w:rsidR="00077539" w:rsidRPr="00B245E7">
        <w:rPr>
          <w:sz w:val="22"/>
          <w:szCs w:val="22"/>
        </w:rPr>
        <w:t>. Here we observe</w:t>
      </w:r>
      <w:r w:rsidR="00154F96" w:rsidRPr="00B245E7">
        <w:rPr>
          <w:sz w:val="22"/>
          <w:szCs w:val="22"/>
        </w:rPr>
        <w:t>d</w:t>
      </w:r>
      <w:r w:rsidR="00077539" w:rsidRPr="00B245E7">
        <w:rPr>
          <w:sz w:val="22"/>
          <w:szCs w:val="22"/>
        </w:rPr>
        <w:t xml:space="preserve"> </w:t>
      </w:r>
      <w:r w:rsidR="009A3AA9" w:rsidRPr="00B245E7">
        <w:rPr>
          <w:sz w:val="22"/>
          <w:szCs w:val="22"/>
        </w:rPr>
        <w:t xml:space="preserve">that genetic </w:t>
      </w:r>
      <w:r w:rsidR="00C46BF0" w:rsidRPr="00B245E7">
        <w:rPr>
          <w:sz w:val="22"/>
          <w:szCs w:val="22"/>
        </w:rPr>
        <w:lastRenderedPageBreak/>
        <w:t xml:space="preserve">clade did </w:t>
      </w:r>
      <w:r w:rsidR="009A3AA9" w:rsidRPr="00B245E7">
        <w:rPr>
          <w:sz w:val="22"/>
          <w:szCs w:val="22"/>
        </w:rPr>
        <w:t xml:space="preserve">not always correspond to antigenic positioning in the map. </w:t>
      </w:r>
      <w:r w:rsidR="002E7C7D" w:rsidRPr="00B245E7">
        <w:rPr>
          <w:sz w:val="22"/>
          <w:szCs w:val="22"/>
        </w:rPr>
        <w:t>T</w:t>
      </w:r>
      <w:r w:rsidR="009A3AA9" w:rsidRPr="00B245E7">
        <w:rPr>
          <w:sz w:val="22"/>
          <w:szCs w:val="22"/>
        </w:rPr>
        <w:t>he 1A</w:t>
      </w:r>
      <w:r w:rsidR="002E7C7D" w:rsidRPr="00B245E7">
        <w:rPr>
          <w:sz w:val="22"/>
          <w:szCs w:val="22"/>
        </w:rPr>
        <w:t>.3.3.2</w:t>
      </w:r>
      <w:r w:rsidR="009A3AA9" w:rsidRPr="00B245E7">
        <w:rPr>
          <w:sz w:val="22"/>
          <w:szCs w:val="22"/>
        </w:rPr>
        <w:t xml:space="preserve"> </w:t>
      </w:r>
      <w:r w:rsidR="00C46BF0" w:rsidRPr="00B245E7">
        <w:rPr>
          <w:sz w:val="22"/>
          <w:szCs w:val="22"/>
        </w:rPr>
        <w:t xml:space="preserve">(pdm09) </w:t>
      </w:r>
      <w:r w:rsidR="009A3AA9" w:rsidRPr="00B245E7">
        <w:rPr>
          <w:sz w:val="22"/>
          <w:szCs w:val="22"/>
        </w:rPr>
        <w:t xml:space="preserve">viruses </w:t>
      </w:r>
      <w:r w:rsidR="002E7C7D" w:rsidRPr="00B245E7">
        <w:rPr>
          <w:sz w:val="22"/>
          <w:szCs w:val="22"/>
        </w:rPr>
        <w:t>were</w:t>
      </w:r>
      <w:r w:rsidR="00154F96" w:rsidRPr="00B245E7">
        <w:rPr>
          <w:sz w:val="22"/>
          <w:szCs w:val="22"/>
        </w:rPr>
        <w:t xml:space="preserve"> </w:t>
      </w:r>
      <w:r w:rsidR="00F01B22" w:rsidRPr="00B245E7">
        <w:rPr>
          <w:sz w:val="22"/>
          <w:szCs w:val="22"/>
        </w:rPr>
        <w:t xml:space="preserve">antigenically </w:t>
      </w:r>
      <w:proofErr w:type="gramStart"/>
      <w:r w:rsidR="00F01B22" w:rsidRPr="00B245E7">
        <w:rPr>
          <w:sz w:val="22"/>
          <w:szCs w:val="22"/>
        </w:rPr>
        <w:t>similar to</w:t>
      </w:r>
      <w:proofErr w:type="gramEnd"/>
      <w:r w:rsidR="00C46BF0" w:rsidRPr="00B245E7">
        <w:rPr>
          <w:sz w:val="22"/>
          <w:szCs w:val="22"/>
        </w:rPr>
        <w:t xml:space="preserve"> the</w:t>
      </w:r>
      <w:r w:rsidR="00FC7816" w:rsidRPr="00B245E7">
        <w:rPr>
          <w:sz w:val="22"/>
          <w:szCs w:val="22"/>
        </w:rPr>
        <w:t xml:space="preserve"> human </w:t>
      </w:r>
      <w:r w:rsidR="00C46BF0" w:rsidRPr="00B245E7">
        <w:rPr>
          <w:sz w:val="22"/>
          <w:szCs w:val="22"/>
        </w:rPr>
        <w:t xml:space="preserve">seasonal pdm09 </w:t>
      </w:r>
      <w:r w:rsidR="00FC7816" w:rsidRPr="00B245E7">
        <w:rPr>
          <w:sz w:val="22"/>
          <w:szCs w:val="22"/>
        </w:rPr>
        <w:t>vaccine strain</w:t>
      </w:r>
      <w:del w:id="616" w:author="Coggon, Amelia Charlotte" w:date="2024-12-16T16:11:00Z" w16du:dateUtc="2024-12-16T16:11:00Z">
        <w:r w:rsidR="00FC7816" w:rsidRPr="00B245E7" w:rsidDel="00144B12">
          <w:rPr>
            <w:sz w:val="22"/>
            <w:szCs w:val="22"/>
          </w:rPr>
          <w:delText>s</w:delText>
        </w:r>
      </w:del>
      <w:r w:rsidR="001754BE" w:rsidRPr="00B245E7">
        <w:rPr>
          <w:sz w:val="22"/>
          <w:szCs w:val="22"/>
        </w:rPr>
        <w:t xml:space="preserve"> </w:t>
      </w:r>
      <w:r w:rsidR="000435CC" w:rsidRPr="00B245E7">
        <w:rPr>
          <w:sz w:val="22"/>
          <w:szCs w:val="22"/>
        </w:rPr>
        <w:t>(</w:t>
      </w:r>
      <w:r w:rsidR="00F01B22" w:rsidRPr="00B245E7">
        <w:rPr>
          <w:sz w:val="22"/>
          <w:szCs w:val="22"/>
        </w:rPr>
        <w:t>A/California/4/09</w:t>
      </w:r>
      <w:del w:id="617" w:author="Coggon, Amelia Charlotte" w:date="2024-12-16T16:10:00Z" w16du:dateUtc="2024-12-16T16:10:00Z">
        <w:r w:rsidR="00F01B22" w:rsidRPr="00B245E7" w:rsidDel="00144B12">
          <w:rPr>
            <w:sz w:val="22"/>
            <w:szCs w:val="22"/>
          </w:rPr>
          <w:delText xml:space="preserve"> and A/Brisbane/02/2018</w:delText>
        </w:r>
      </w:del>
      <w:r w:rsidR="00FC7816" w:rsidRPr="00B245E7">
        <w:rPr>
          <w:sz w:val="22"/>
          <w:szCs w:val="22"/>
        </w:rPr>
        <w:t>)</w:t>
      </w:r>
      <w:r w:rsidR="009A3AA9" w:rsidRPr="00B245E7">
        <w:rPr>
          <w:sz w:val="22"/>
          <w:szCs w:val="22"/>
        </w:rPr>
        <w:t xml:space="preserve"> </w:t>
      </w:r>
      <w:r w:rsidR="009323A9" w:rsidRPr="00B245E7">
        <w:rPr>
          <w:sz w:val="22"/>
          <w:szCs w:val="22"/>
        </w:rPr>
        <w:t xml:space="preserve">but </w:t>
      </w:r>
      <w:r w:rsidR="00CB2823" w:rsidRPr="00B245E7">
        <w:rPr>
          <w:sz w:val="22"/>
          <w:szCs w:val="22"/>
        </w:rPr>
        <w:t>there were</w:t>
      </w:r>
      <w:r w:rsidR="009323A9" w:rsidRPr="00B245E7">
        <w:rPr>
          <w:sz w:val="22"/>
          <w:szCs w:val="22"/>
        </w:rPr>
        <w:t xml:space="preserve"> </w:t>
      </w:r>
      <w:r w:rsidR="00F01B22" w:rsidRPr="00B245E7">
        <w:rPr>
          <w:sz w:val="22"/>
          <w:szCs w:val="22"/>
        </w:rPr>
        <w:t>two</w:t>
      </w:r>
      <w:r w:rsidR="009A3AA9" w:rsidRPr="00B245E7">
        <w:rPr>
          <w:sz w:val="22"/>
          <w:szCs w:val="22"/>
        </w:rPr>
        <w:t xml:space="preserve"> outlying </w:t>
      </w:r>
      <w:r w:rsidR="00C46BF0" w:rsidRPr="00B245E7">
        <w:rPr>
          <w:sz w:val="22"/>
          <w:szCs w:val="22"/>
        </w:rPr>
        <w:t xml:space="preserve">swine </w:t>
      </w:r>
      <w:r w:rsidR="009A3AA9" w:rsidRPr="00B245E7">
        <w:rPr>
          <w:sz w:val="22"/>
          <w:szCs w:val="22"/>
        </w:rPr>
        <w:t xml:space="preserve">strains </w:t>
      </w:r>
      <w:r w:rsidR="00F01B22" w:rsidRPr="00B245E7">
        <w:rPr>
          <w:sz w:val="22"/>
          <w:szCs w:val="22"/>
        </w:rPr>
        <w:t>from Germany and Belgium</w:t>
      </w:r>
      <w:r w:rsidR="001754BE" w:rsidRPr="00B245E7">
        <w:rPr>
          <w:sz w:val="22"/>
          <w:szCs w:val="22"/>
        </w:rPr>
        <w:t xml:space="preserve"> </w:t>
      </w:r>
      <w:r w:rsidR="000435CC" w:rsidRPr="00B245E7">
        <w:rPr>
          <w:sz w:val="22"/>
          <w:szCs w:val="22"/>
        </w:rPr>
        <w:t>(</w:t>
      </w:r>
      <w:r w:rsidR="0075699C" w:rsidRPr="00B245E7">
        <w:rPr>
          <w:sz w:val="22"/>
          <w:szCs w:val="22"/>
        </w:rPr>
        <w:t xml:space="preserve">Figure </w:t>
      </w:r>
      <w:r w:rsidR="005A5E74" w:rsidRPr="00B245E7">
        <w:rPr>
          <w:sz w:val="22"/>
          <w:szCs w:val="22"/>
        </w:rPr>
        <w:t>3</w:t>
      </w:r>
      <w:r w:rsidR="0075699C" w:rsidRPr="00B245E7">
        <w:rPr>
          <w:sz w:val="22"/>
          <w:szCs w:val="22"/>
        </w:rPr>
        <w:t>A)</w:t>
      </w:r>
      <w:r w:rsidR="002B2E06" w:rsidRPr="00B245E7">
        <w:rPr>
          <w:sz w:val="22"/>
          <w:szCs w:val="22"/>
        </w:rPr>
        <w:t xml:space="preserve">. </w:t>
      </w:r>
      <w:commentRangeStart w:id="618"/>
      <w:r w:rsidR="002B2E06" w:rsidRPr="00B245E7">
        <w:rPr>
          <w:sz w:val="22"/>
          <w:szCs w:val="22"/>
        </w:rPr>
        <w:t>The outlying strains from Germany and</w:t>
      </w:r>
      <w:r w:rsidR="00F01B22" w:rsidRPr="00B245E7">
        <w:rPr>
          <w:sz w:val="22"/>
          <w:szCs w:val="22"/>
        </w:rPr>
        <w:t xml:space="preserve"> Belgium </w:t>
      </w:r>
      <w:r w:rsidR="00154F96" w:rsidRPr="00B245E7">
        <w:rPr>
          <w:sz w:val="22"/>
          <w:szCs w:val="22"/>
        </w:rPr>
        <w:t xml:space="preserve">were </w:t>
      </w:r>
      <w:del w:id="619" w:author="Coggon, Amelia Charlotte" w:date="2024-12-16T16:11:00Z" w16du:dateUtc="2024-12-16T16:11:00Z">
        <w:r w:rsidR="00F01B22" w:rsidRPr="00B245E7" w:rsidDel="00144B12">
          <w:rPr>
            <w:sz w:val="22"/>
            <w:szCs w:val="22"/>
          </w:rPr>
          <w:delText>3</w:delText>
        </w:r>
        <w:r w:rsidR="00C25103" w:rsidRPr="00B245E7" w:rsidDel="00144B12">
          <w:rPr>
            <w:sz w:val="22"/>
            <w:szCs w:val="22"/>
          </w:rPr>
          <w:delText xml:space="preserve"> antigenic units</w:delText>
        </w:r>
        <w:r w:rsidR="001754BE" w:rsidRPr="00B245E7" w:rsidDel="00144B12">
          <w:rPr>
            <w:sz w:val="22"/>
            <w:szCs w:val="22"/>
          </w:rPr>
          <w:delText xml:space="preserve"> </w:delText>
        </w:r>
        <w:r w:rsidR="000435CC" w:rsidRPr="00B245E7" w:rsidDel="00144B12">
          <w:rPr>
            <w:sz w:val="22"/>
            <w:szCs w:val="22"/>
          </w:rPr>
          <w:delText>(</w:delText>
        </w:r>
        <w:r w:rsidR="00C25103" w:rsidRPr="00B245E7" w:rsidDel="00144B12">
          <w:rPr>
            <w:sz w:val="22"/>
            <w:szCs w:val="22"/>
          </w:rPr>
          <w:delText>A</w:delText>
        </w:r>
        <w:r w:rsidR="00F01B22" w:rsidRPr="00B245E7" w:rsidDel="00144B12">
          <w:rPr>
            <w:sz w:val="22"/>
            <w:szCs w:val="22"/>
          </w:rPr>
          <w:delText>U</w:delText>
        </w:r>
        <w:r w:rsidR="00C25103" w:rsidRPr="00B245E7" w:rsidDel="00144B12">
          <w:rPr>
            <w:sz w:val="22"/>
            <w:szCs w:val="22"/>
          </w:rPr>
          <w:delText>)</w:delText>
        </w:r>
        <w:r w:rsidR="00F01B22" w:rsidRPr="00B245E7" w:rsidDel="00144B12">
          <w:rPr>
            <w:sz w:val="22"/>
            <w:szCs w:val="22"/>
          </w:rPr>
          <w:delText xml:space="preserve"> apart from each other and 3-4</w:delText>
        </w:r>
      </w:del>
      <w:ins w:id="620" w:author="Coggon, Amelia Charlotte" w:date="2024-12-16T16:11:00Z" w16du:dateUtc="2024-12-16T16:11:00Z">
        <w:r w:rsidR="00144B12">
          <w:rPr>
            <w:sz w:val="22"/>
            <w:szCs w:val="22"/>
          </w:rPr>
          <w:t>5</w:t>
        </w:r>
      </w:ins>
      <w:r w:rsidR="00F01B22" w:rsidRPr="00B245E7">
        <w:rPr>
          <w:sz w:val="22"/>
          <w:szCs w:val="22"/>
        </w:rPr>
        <w:t xml:space="preserve"> AU from </w:t>
      </w:r>
      <w:ins w:id="621" w:author="Coggon, Amelia Charlotte" w:date="2024-12-16T16:11:00Z" w16du:dateUtc="2024-12-16T16:11:00Z">
        <w:r w:rsidR="00144B12" w:rsidRPr="00B245E7">
          <w:rPr>
            <w:sz w:val="22"/>
            <w:szCs w:val="22"/>
          </w:rPr>
          <w:t>A/California/4/09</w:t>
        </w:r>
        <w:r w:rsidR="00144B12">
          <w:rPr>
            <w:sz w:val="22"/>
            <w:szCs w:val="22"/>
          </w:rPr>
          <w:t xml:space="preserve"> </w:t>
        </w:r>
      </w:ins>
      <w:del w:id="622" w:author="Coggon, Amelia Charlotte" w:date="2024-12-16T16:11:00Z" w16du:dateUtc="2024-12-16T16:11:00Z">
        <w:r w:rsidR="00F01B22" w:rsidRPr="00B245E7" w:rsidDel="00144B12">
          <w:rPr>
            <w:sz w:val="22"/>
            <w:szCs w:val="22"/>
          </w:rPr>
          <w:delText>A/Brisbane/02/2018</w:delText>
        </w:r>
        <w:commentRangeEnd w:id="618"/>
        <w:r w:rsidR="00E641FD" w:rsidDel="00144B12">
          <w:rPr>
            <w:rStyle w:val="CommentReference"/>
            <w:rFonts w:asciiTheme="minorHAnsi" w:eastAsiaTheme="minorHAnsi" w:hAnsiTheme="minorHAnsi" w:cstheme="minorBidi"/>
            <w:lang w:eastAsia="en-US"/>
          </w:rPr>
          <w:commentReference w:id="618"/>
        </w:r>
      </w:del>
      <w:ins w:id="623" w:author="Coggon, Amelia Charlotte" w:date="2024-12-09T14:46:00Z" w16du:dateUtc="2024-12-09T13:46:00Z">
        <w:r w:rsidR="00AD76C3">
          <w:rPr>
            <w:sz w:val="22"/>
            <w:szCs w:val="22"/>
          </w:rPr>
          <w:t>(</w:t>
        </w:r>
      </w:ins>
      <w:ins w:id="624" w:author="Coggon, Amelia Charlotte" w:date="2024-12-09T20:27:00Z" w16du:dateUtc="2024-12-09T19:27:00Z">
        <w:r w:rsidR="00B45014">
          <w:rPr>
            <w:sz w:val="22"/>
            <w:szCs w:val="22"/>
          </w:rPr>
          <w:t xml:space="preserve">Supplementary </w:t>
        </w:r>
      </w:ins>
      <w:ins w:id="625" w:author="Coggon, Amelia Charlotte" w:date="2024-12-09T14:46:00Z" w16du:dateUtc="2024-12-09T13:46:00Z">
        <w:r w:rsidR="00AD76C3">
          <w:rPr>
            <w:sz w:val="22"/>
            <w:szCs w:val="22"/>
          </w:rPr>
          <w:t>data</w:t>
        </w:r>
      </w:ins>
      <w:ins w:id="626" w:author="Coggon, Amelia Charlotte" w:date="2024-12-09T20:27:00Z" w16du:dateUtc="2024-12-09T19:27:00Z">
        <w:r w:rsidR="00B45014">
          <w:rPr>
            <w:sz w:val="22"/>
            <w:szCs w:val="22"/>
          </w:rPr>
          <w:t xml:space="preserve"> </w:t>
        </w:r>
      </w:ins>
      <w:ins w:id="627" w:author="Coggon, Amelia Charlotte" w:date="2024-12-14T20:04:00Z" w16du:dateUtc="2024-12-14T19:04:00Z">
        <w:r w:rsidR="00DB652B">
          <w:rPr>
            <w:sz w:val="22"/>
            <w:szCs w:val="22"/>
          </w:rPr>
          <w:t>1</w:t>
        </w:r>
      </w:ins>
      <w:ins w:id="628" w:author="Coggon, Amelia Charlotte" w:date="2024-12-09T14:46:00Z" w16du:dateUtc="2024-12-09T13:46:00Z">
        <w:r w:rsidR="00AD76C3">
          <w:rPr>
            <w:sz w:val="22"/>
            <w:szCs w:val="22"/>
          </w:rPr>
          <w:t>)</w:t>
        </w:r>
      </w:ins>
      <w:r w:rsidR="00F01B22" w:rsidRPr="00B245E7">
        <w:rPr>
          <w:sz w:val="22"/>
          <w:szCs w:val="22"/>
        </w:rPr>
        <w:t>.</w:t>
      </w:r>
      <w:r w:rsidR="002B2E06" w:rsidRPr="00B245E7">
        <w:rPr>
          <w:sz w:val="22"/>
          <w:szCs w:val="22"/>
        </w:rPr>
        <w:t xml:space="preserve"> </w:t>
      </w:r>
      <w:moveFromRangeStart w:id="629" w:author="Coggon, Amelia Charlotte" w:date="2024-12-09T20:43:00Z" w:name="move184669400"/>
      <w:commentRangeStart w:id="630"/>
      <w:moveFrom w:id="631" w:author="Coggon, Amelia Charlotte" w:date="2024-12-09T20:43:00Z" w16du:dateUtc="2024-12-09T19:43:00Z">
        <w:r w:rsidR="002D7B90" w:rsidRPr="00B245E7" w:rsidDel="004D5E4C">
          <w:rPr>
            <w:sz w:val="22"/>
            <w:szCs w:val="22"/>
          </w:rPr>
          <w:t xml:space="preserve">This onward and divergent evolution </w:t>
        </w:r>
        <w:r w:rsidR="00C46BF0" w:rsidRPr="00B245E7" w:rsidDel="004D5E4C">
          <w:rPr>
            <w:sz w:val="22"/>
            <w:szCs w:val="22"/>
          </w:rPr>
          <w:t xml:space="preserve">in different swine populations </w:t>
        </w:r>
        <w:r w:rsidR="00C40075" w:rsidRPr="00B245E7" w:rsidDel="004D5E4C">
          <w:rPr>
            <w:sz w:val="22"/>
            <w:szCs w:val="22"/>
          </w:rPr>
          <w:t xml:space="preserve">reflects a challenge for control in swine, i.e., one pdm09 antigen </w:t>
        </w:r>
        <w:r w:rsidR="00154F96" w:rsidRPr="00B245E7" w:rsidDel="004D5E4C">
          <w:rPr>
            <w:sz w:val="22"/>
            <w:szCs w:val="22"/>
          </w:rPr>
          <w:t xml:space="preserve">may </w:t>
        </w:r>
        <w:r w:rsidR="00C40075" w:rsidRPr="00B245E7" w:rsidDel="004D5E4C">
          <w:rPr>
            <w:sz w:val="22"/>
            <w:szCs w:val="22"/>
          </w:rPr>
          <w:t xml:space="preserve">not be sufficient to cover observed antigenic diversity in Europe, and these viruses are likely </w:t>
        </w:r>
        <w:r w:rsidR="00C83BAC" w:rsidRPr="00B245E7" w:rsidDel="004D5E4C">
          <w:rPr>
            <w:sz w:val="22"/>
            <w:szCs w:val="22"/>
          </w:rPr>
          <w:t>drifted from immunity derived from vaccination or natural exposure to the pdm09 in human populations.</w:t>
        </w:r>
        <w:commentRangeEnd w:id="630"/>
        <w:r w:rsidR="00F73226" w:rsidDel="004D5E4C">
          <w:rPr>
            <w:rStyle w:val="CommentReference"/>
            <w:rFonts w:asciiTheme="minorHAnsi" w:eastAsiaTheme="minorHAnsi" w:hAnsiTheme="minorHAnsi" w:cstheme="minorBidi"/>
            <w:lang w:eastAsia="en-US"/>
          </w:rPr>
          <w:commentReference w:id="630"/>
        </w:r>
      </w:moveFrom>
      <w:moveFromRangeEnd w:id="629"/>
    </w:p>
    <w:p w14:paraId="4891E127" w14:textId="77777777" w:rsidR="0001789C" w:rsidRPr="00B245E7" w:rsidRDefault="0001789C" w:rsidP="00B245E7">
      <w:pPr>
        <w:spacing w:line="360" w:lineRule="auto"/>
        <w:rPr>
          <w:sz w:val="22"/>
          <w:szCs w:val="22"/>
        </w:rPr>
      </w:pPr>
    </w:p>
    <w:p w14:paraId="7D061E50" w14:textId="6AC09E8B" w:rsidR="0075699C" w:rsidRPr="00B245E7" w:rsidRDefault="0075699C" w:rsidP="00B245E7">
      <w:pPr>
        <w:spacing w:line="360" w:lineRule="auto"/>
        <w:rPr>
          <w:sz w:val="22"/>
          <w:szCs w:val="22"/>
        </w:rPr>
      </w:pPr>
      <w:r w:rsidRPr="0085268D">
        <w:rPr>
          <w:sz w:val="22"/>
          <w:szCs w:val="22"/>
        </w:rPr>
        <w:t>The 1B</w:t>
      </w:r>
      <w:r w:rsidR="00C83BAC" w:rsidRPr="0085268D">
        <w:rPr>
          <w:sz w:val="22"/>
          <w:szCs w:val="22"/>
        </w:rPr>
        <w:t xml:space="preserve"> </w:t>
      </w:r>
      <w:r w:rsidR="00E721D7" w:rsidRPr="0085268D">
        <w:rPr>
          <w:sz w:val="22"/>
          <w:szCs w:val="22"/>
        </w:rPr>
        <w:t>lineage</w:t>
      </w:r>
      <w:r w:rsidRPr="0085268D">
        <w:rPr>
          <w:sz w:val="22"/>
          <w:szCs w:val="22"/>
        </w:rPr>
        <w:t xml:space="preserve"> viruses show</w:t>
      </w:r>
      <w:r w:rsidR="00154F96" w:rsidRPr="0085268D">
        <w:rPr>
          <w:sz w:val="22"/>
          <w:szCs w:val="22"/>
        </w:rPr>
        <w:t>ed</w:t>
      </w:r>
      <w:r w:rsidRPr="0085268D">
        <w:rPr>
          <w:sz w:val="22"/>
          <w:szCs w:val="22"/>
        </w:rPr>
        <w:t xml:space="preserve"> greater antigenic variability than the 1A viruses</w:t>
      </w:r>
      <w:r w:rsidR="002E7C7D" w:rsidRPr="0085268D">
        <w:rPr>
          <w:sz w:val="22"/>
          <w:szCs w:val="22"/>
        </w:rPr>
        <w:t xml:space="preserve"> </w:t>
      </w:r>
      <w:r w:rsidR="000435CC" w:rsidRPr="0085268D">
        <w:rPr>
          <w:sz w:val="22"/>
          <w:szCs w:val="22"/>
        </w:rPr>
        <w:t>(</w:t>
      </w:r>
      <w:r w:rsidR="00224117" w:rsidRPr="0085268D">
        <w:rPr>
          <w:sz w:val="22"/>
          <w:szCs w:val="22"/>
        </w:rPr>
        <w:t>F</w:t>
      </w:r>
      <w:r w:rsidRPr="0085268D">
        <w:rPr>
          <w:sz w:val="22"/>
          <w:szCs w:val="22"/>
        </w:rPr>
        <w:t xml:space="preserve">igure </w:t>
      </w:r>
      <w:r w:rsidR="005A5E74" w:rsidRPr="0085268D">
        <w:rPr>
          <w:sz w:val="22"/>
          <w:szCs w:val="22"/>
        </w:rPr>
        <w:t>3</w:t>
      </w:r>
      <w:r w:rsidRPr="0085268D">
        <w:rPr>
          <w:sz w:val="22"/>
          <w:szCs w:val="22"/>
        </w:rPr>
        <w:t xml:space="preserve">B). </w:t>
      </w:r>
      <w:r w:rsidR="00864F57" w:rsidRPr="0085268D">
        <w:rPr>
          <w:sz w:val="22"/>
          <w:szCs w:val="22"/>
        </w:rPr>
        <w:t>T</w:t>
      </w:r>
      <w:r w:rsidR="00203949" w:rsidRPr="0085268D">
        <w:rPr>
          <w:sz w:val="22"/>
          <w:szCs w:val="22"/>
        </w:rPr>
        <w:t>h</w:t>
      </w:r>
      <w:r w:rsidR="00864F57" w:rsidRPr="0085268D">
        <w:rPr>
          <w:sz w:val="22"/>
          <w:szCs w:val="22"/>
        </w:rPr>
        <w:t xml:space="preserve">e earliest strains in the lineage </w:t>
      </w:r>
      <w:r w:rsidR="00224117" w:rsidRPr="0085268D">
        <w:rPr>
          <w:sz w:val="22"/>
          <w:szCs w:val="22"/>
        </w:rPr>
        <w:t xml:space="preserve">were </w:t>
      </w:r>
      <w:r w:rsidR="00864F57" w:rsidRPr="0085268D">
        <w:rPr>
          <w:sz w:val="22"/>
          <w:szCs w:val="22"/>
        </w:rPr>
        <w:t>antigenic outliers</w:t>
      </w:r>
      <w:r w:rsidR="00224117" w:rsidRPr="0085268D">
        <w:rPr>
          <w:sz w:val="22"/>
          <w:szCs w:val="22"/>
        </w:rPr>
        <w:t xml:space="preserve">, defined as </w:t>
      </w:r>
      <w:r w:rsidR="0085268D" w:rsidRPr="0085268D">
        <w:rPr>
          <w:sz w:val="22"/>
          <w:szCs w:val="22"/>
        </w:rPr>
        <w:t xml:space="preserve">&gt;3 </w:t>
      </w:r>
      <w:r w:rsidR="00224117" w:rsidRPr="0085268D">
        <w:rPr>
          <w:sz w:val="22"/>
          <w:szCs w:val="22"/>
        </w:rPr>
        <w:t>AU from other viruses</w:t>
      </w:r>
      <w:r w:rsidR="009C7491" w:rsidRPr="0085268D">
        <w:rPr>
          <w:sz w:val="22"/>
          <w:szCs w:val="22"/>
        </w:rPr>
        <w:t xml:space="preserve">. The </w:t>
      </w:r>
      <w:ins w:id="632" w:author="Coggon, Amelia Charlotte" w:date="2024-12-16T16:14:00Z" w16du:dateUtc="2024-12-16T16:14:00Z">
        <w:r w:rsidR="00144B12">
          <w:rPr>
            <w:sz w:val="22"/>
            <w:szCs w:val="22"/>
          </w:rPr>
          <w:t xml:space="preserve">H1N1 and H1N2 </w:t>
        </w:r>
      </w:ins>
      <w:r w:rsidR="009C7491" w:rsidRPr="0085268D">
        <w:rPr>
          <w:sz w:val="22"/>
          <w:szCs w:val="22"/>
        </w:rPr>
        <w:t xml:space="preserve">1B.1.2 </w:t>
      </w:r>
      <w:ins w:id="633" w:author="Coggon, Amelia Charlotte" w:date="2024-12-16T16:14:00Z" w16du:dateUtc="2024-12-16T16:14:00Z">
        <w:r w:rsidR="00144B12">
          <w:rPr>
            <w:sz w:val="22"/>
            <w:szCs w:val="22"/>
          </w:rPr>
          <w:t xml:space="preserve">strains </w:t>
        </w:r>
      </w:ins>
      <w:del w:id="634" w:author="Coggon, Amelia Charlotte" w:date="2024-12-16T16:13:00Z" w16du:dateUtc="2024-12-16T16:13:00Z">
        <w:r w:rsidR="009C7491" w:rsidRPr="0085268D" w:rsidDel="00144B12">
          <w:rPr>
            <w:sz w:val="22"/>
            <w:szCs w:val="22"/>
          </w:rPr>
          <w:delText xml:space="preserve">strains </w:delText>
        </w:r>
        <w:r w:rsidR="0055231D" w:rsidRPr="0085268D" w:rsidDel="00144B12">
          <w:rPr>
            <w:sz w:val="22"/>
            <w:szCs w:val="22"/>
          </w:rPr>
          <w:delText xml:space="preserve">that were </w:delText>
        </w:r>
        <w:r w:rsidR="00224117" w:rsidRPr="0085268D" w:rsidDel="00144B12">
          <w:rPr>
            <w:sz w:val="22"/>
            <w:szCs w:val="22"/>
          </w:rPr>
          <w:delText xml:space="preserve">tested </w:delText>
        </w:r>
        <w:r w:rsidR="0055231D" w:rsidRPr="0085268D" w:rsidDel="00144B12">
          <w:rPr>
            <w:sz w:val="22"/>
            <w:szCs w:val="22"/>
          </w:rPr>
          <w:delText xml:space="preserve">and </w:delText>
        </w:r>
      </w:del>
      <w:r w:rsidR="0055231D" w:rsidRPr="0085268D">
        <w:rPr>
          <w:sz w:val="22"/>
          <w:szCs w:val="22"/>
        </w:rPr>
        <w:t xml:space="preserve">isolated </w:t>
      </w:r>
      <w:ins w:id="635" w:author="Coggon, Amelia Charlotte" w:date="2024-12-16T16:13:00Z" w16du:dateUtc="2024-12-16T16:13:00Z">
        <w:r w:rsidR="00144B12">
          <w:rPr>
            <w:sz w:val="22"/>
            <w:szCs w:val="22"/>
          </w:rPr>
          <w:t>from</w:t>
        </w:r>
      </w:ins>
      <w:del w:id="636" w:author="Coggon, Amelia Charlotte" w:date="2024-12-16T16:13:00Z" w16du:dateUtc="2024-12-16T16:13:00Z">
        <w:r w:rsidR="0055231D" w:rsidRPr="0085268D" w:rsidDel="00144B12">
          <w:rPr>
            <w:sz w:val="22"/>
            <w:szCs w:val="22"/>
          </w:rPr>
          <w:delText>in</w:delText>
        </w:r>
      </w:del>
      <w:r w:rsidR="0055231D" w:rsidRPr="0085268D">
        <w:rPr>
          <w:sz w:val="22"/>
          <w:szCs w:val="22"/>
        </w:rPr>
        <w:t xml:space="preserve"> pigs in</w:t>
      </w:r>
      <w:r w:rsidR="00224117" w:rsidRPr="0085268D">
        <w:rPr>
          <w:sz w:val="22"/>
          <w:szCs w:val="22"/>
        </w:rPr>
        <w:t xml:space="preserve"> </w:t>
      </w:r>
      <w:r w:rsidR="009C7491" w:rsidRPr="0085268D">
        <w:rPr>
          <w:sz w:val="22"/>
          <w:szCs w:val="22"/>
        </w:rPr>
        <w:t>Spain</w:t>
      </w:r>
      <w:r w:rsidR="00864F57" w:rsidRPr="0085268D">
        <w:rPr>
          <w:sz w:val="22"/>
          <w:szCs w:val="22"/>
        </w:rPr>
        <w:t xml:space="preserve"> </w:t>
      </w:r>
      <w:ins w:id="637" w:author="Coggon, Amelia Charlotte" w:date="2024-12-16T16:14:00Z" w16du:dateUtc="2024-12-16T16:14:00Z">
        <w:r w:rsidR="00144B12">
          <w:rPr>
            <w:sz w:val="22"/>
            <w:szCs w:val="22"/>
          </w:rPr>
          <w:t xml:space="preserve">which were tested </w:t>
        </w:r>
      </w:ins>
      <w:proofErr w:type="gramStart"/>
      <w:r w:rsidR="0055231D" w:rsidRPr="0085268D">
        <w:rPr>
          <w:sz w:val="22"/>
          <w:szCs w:val="22"/>
        </w:rPr>
        <w:t xml:space="preserve">were </w:t>
      </w:r>
      <w:r w:rsidR="00864F57" w:rsidRPr="0085268D">
        <w:rPr>
          <w:sz w:val="22"/>
          <w:szCs w:val="22"/>
        </w:rPr>
        <w:t>locate</w:t>
      </w:r>
      <w:r w:rsidR="0055231D" w:rsidRPr="0085268D">
        <w:rPr>
          <w:sz w:val="22"/>
          <w:szCs w:val="22"/>
        </w:rPr>
        <w:t>d</w:t>
      </w:r>
      <w:r w:rsidR="00864F57" w:rsidRPr="0085268D">
        <w:rPr>
          <w:sz w:val="22"/>
          <w:szCs w:val="22"/>
        </w:rPr>
        <w:t xml:space="preserve"> in</w:t>
      </w:r>
      <w:proofErr w:type="gramEnd"/>
      <w:r w:rsidR="00864F57" w:rsidRPr="0085268D">
        <w:rPr>
          <w:sz w:val="22"/>
          <w:szCs w:val="22"/>
        </w:rPr>
        <w:t xml:space="preserve"> the </w:t>
      </w:r>
      <w:r w:rsidR="00094A85" w:rsidRPr="0085268D">
        <w:rPr>
          <w:sz w:val="22"/>
          <w:szCs w:val="22"/>
        </w:rPr>
        <w:t>centre</w:t>
      </w:r>
      <w:r w:rsidR="00864F57" w:rsidRPr="0085268D">
        <w:rPr>
          <w:sz w:val="22"/>
          <w:szCs w:val="22"/>
        </w:rPr>
        <w:t xml:space="preserve"> of the antigenic </w:t>
      </w:r>
      <w:r w:rsidR="00094A85" w:rsidRPr="0085268D">
        <w:rPr>
          <w:sz w:val="22"/>
          <w:szCs w:val="22"/>
        </w:rPr>
        <w:t>map but</w:t>
      </w:r>
      <w:r w:rsidR="0055231D" w:rsidRPr="0085268D">
        <w:rPr>
          <w:sz w:val="22"/>
          <w:szCs w:val="22"/>
        </w:rPr>
        <w:t xml:space="preserve"> were </w:t>
      </w:r>
      <w:r w:rsidR="009C7491" w:rsidRPr="0085268D">
        <w:rPr>
          <w:sz w:val="22"/>
          <w:szCs w:val="22"/>
        </w:rPr>
        <w:t>antigenically distinct</w:t>
      </w:r>
      <w:r w:rsidR="00C90147" w:rsidRPr="0085268D">
        <w:rPr>
          <w:sz w:val="22"/>
          <w:szCs w:val="22"/>
        </w:rPr>
        <w:t xml:space="preserve"> </w:t>
      </w:r>
      <w:r w:rsidR="000435CC" w:rsidRPr="0085268D">
        <w:rPr>
          <w:sz w:val="22"/>
          <w:szCs w:val="22"/>
        </w:rPr>
        <w:t>(</w:t>
      </w:r>
      <w:r w:rsidR="009C7491" w:rsidRPr="0085268D">
        <w:rPr>
          <w:sz w:val="22"/>
          <w:szCs w:val="22"/>
        </w:rPr>
        <w:t xml:space="preserve">2-3 AU) from the </w:t>
      </w:r>
      <w:r w:rsidR="0055231D" w:rsidRPr="0085268D">
        <w:rPr>
          <w:sz w:val="22"/>
          <w:szCs w:val="22"/>
        </w:rPr>
        <w:t xml:space="preserve">tested </w:t>
      </w:r>
      <w:r w:rsidR="009C7491" w:rsidRPr="0085268D">
        <w:rPr>
          <w:sz w:val="22"/>
          <w:szCs w:val="22"/>
        </w:rPr>
        <w:t>1B.1.2.1 strain</w:t>
      </w:r>
      <w:r w:rsidR="00154F96" w:rsidRPr="0085268D">
        <w:rPr>
          <w:sz w:val="22"/>
          <w:szCs w:val="22"/>
        </w:rPr>
        <w:t>, also</w:t>
      </w:r>
      <w:r w:rsidR="009C7491" w:rsidRPr="0085268D">
        <w:rPr>
          <w:sz w:val="22"/>
          <w:szCs w:val="22"/>
        </w:rPr>
        <w:t xml:space="preserve"> from</w:t>
      </w:r>
      <w:r w:rsidR="009C7491" w:rsidRPr="00B245E7">
        <w:rPr>
          <w:sz w:val="22"/>
          <w:szCs w:val="22"/>
        </w:rPr>
        <w:t xml:space="preserve"> Spain. The</w:t>
      </w:r>
      <w:r w:rsidR="00864F57" w:rsidRPr="00B245E7">
        <w:rPr>
          <w:sz w:val="22"/>
          <w:szCs w:val="22"/>
        </w:rPr>
        <w:t xml:space="preserve"> most recent </w:t>
      </w:r>
      <w:r w:rsidR="009C7491" w:rsidRPr="00B245E7">
        <w:rPr>
          <w:sz w:val="22"/>
          <w:szCs w:val="22"/>
        </w:rPr>
        <w:t xml:space="preserve">1B.1.2.1 </w:t>
      </w:r>
      <w:r w:rsidR="00864F57" w:rsidRPr="00B245E7">
        <w:rPr>
          <w:sz w:val="22"/>
          <w:szCs w:val="22"/>
        </w:rPr>
        <w:t xml:space="preserve">strains from Belgium </w:t>
      </w:r>
      <w:r w:rsidR="00671DB7" w:rsidRPr="00B245E7">
        <w:rPr>
          <w:sz w:val="22"/>
          <w:szCs w:val="22"/>
        </w:rPr>
        <w:t>were located</w:t>
      </w:r>
      <w:r w:rsidR="00864F57" w:rsidRPr="00B245E7">
        <w:rPr>
          <w:sz w:val="22"/>
          <w:szCs w:val="22"/>
        </w:rPr>
        <w:t xml:space="preserve"> </w:t>
      </w:r>
      <w:r w:rsidR="007166FB" w:rsidRPr="00B245E7">
        <w:rPr>
          <w:sz w:val="22"/>
          <w:szCs w:val="22"/>
        </w:rPr>
        <w:t xml:space="preserve">as </w:t>
      </w:r>
      <w:r w:rsidR="00864F57" w:rsidRPr="00B245E7">
        <w:rPr>
          <w:sz w:val="22"/>
          <w:szCs w:val="22"/>
        </w:rPr>
        <w:t>outliers on the opposite side of the map</w:t>
      </w:r>
      <w:r w:rsidR="00203949" w:rsidRPr="00B245E7">
        <w:rPr>
          <w:sz w:val="22"/>
          <w:szCs w:val="22"/>
        </w:rPr>
        <w:t xml:space="preserve"> from the earliest strains</w:t>
      </w:r>
      <w:r w:rsidR="009C7491" w:rsidRPr="00B245E7">
        <w:rPr>
          <w:sz w:val="22"/>
          <w:szCs w:val="22"/>
        </w:rPr>
        <w:t xml:space="preserve"> </w:t>
      </w:r>
      <w:r w:rsidR="007166FB" w:rsidRPr="00B245E7">
        <w:rPr>
          <w:sz w:val="22"/>
          <w:szCs w:val="22"/>
        </w:rPr>
        <w:t xml:space="preserve">we characterized </w:t>
      </w:r>
      <w:r w:rsidR="009C7491" w:rsidRPr="00B245E7">
        <w:rPr>
          <w:sz w:val="22"/>
          <w:szCs w:val="22"/>
        </w:rPr>
        <w:t>and 3 AU from the 1B.1.2.1 strain from Spain</w:t>
      </w:r>
      <w:r w:rsidR="00203949" w:rsidRPr="00B245E7">
        <w:rPr>
          <w:sz w:val="22"/>
          <w:szCs w:val="22"/>
        </w:rPr>
        <w:t>.</w:t>
      </w:r>
      <w:r w:rsidR="00864F57" w:rsidRPr="00B245E7">
        <w:rPr>
          <w:sz w:val="22"/>
          <w:szCs w:val="22"/>
        </w:rPr>
        <w:t xml:space="preserve"> </w:t>
      </w:r>
      <w:r w:rsidR="00203949" w:rsidRPr="00B245E7">
        <w:rPr>
          <w:sz w:val="22"/>
          <w:szCs w:val="22"/>
        </w:rPr>
        <w:t>The two</w:t>
      </w:r>
      <w:r w:rsidR="009C7491" w:rsidRPr="00B245E7">
        <w:rPr>
          <w:sz w:val="22"/>
          <w:szCs w:val="22"/>
        </w:rPr>
        <w:t xml:space="preserve"> </w:t>
      </w:r>
      <w:r w:rsidR="00203949" w:rsidRPr="00B245E7">
        <w:rPr>
          <w:sz w:val="22"/>
          <w:szCs w:val="22"/>
        </w:rPr>
        <w:t>1B.1.2.2</w:t>
      </w:r>
      <w:r w:rsidR="00E721D7" w:rsidRPr="00B245E7">
        <w:rPr>
          <w:sz w:val="22"/>
          <w:szCs w:val="22"/>
        </w:rPr>
        <w:t xml:space="preserve"> clade </w:t>
      </w:r>
      <w:r w:rsidR="00203949" w:rsidRPr="00B245E7">
        <w:rPr>
          <w:sz w:val="22"/>
          <w:szCs w:val="22"/>
        </w:rPr>
        <w:t xml:space="preserve">H1N2 strains from Italy </w:t>
      </w:r>
      <w:r w:rsidR="00154F96" w:rsidRPr="00B245E7">
        <w:rPr>
          <w:sz w:val="22"/>
          <w:szCs w:val="22"/>
        </w:rPr>
        <w:t xml:space="preserve">were </w:t>
      </w:r>
      <w:r w:rsidR="00203949" w:rsidRPr="00B245E7">
        <w:rPr>
          <w:sz w:val="22"/>
          <w:szCs w:val="22"/>
        </w:rPr>
        <w:t>3 AU apart from each other</w:t>
      </w:r>
      <w:r w:rsidR="007724E2" w:rsidRPr="00B245E7">
        <w:rPr>
          <w:sz w:val="22"/>
          <w:szCs w:val="22"/>
        </w:rPr>
        <w:t xml:space="preserve"> and between 1.5 and 3.4 AU from the 1B.1.2 strains</w:t>
      </w:r>
      <w:r w:rsidR="00E721D7" w:rsidRPr="00B245E7">
        <w:rPr>
          <w:sz w:val="22"/>
          <w:szCs w:val="22"/>
        </w:rPr>
        <w:t xml:space="preserve"> from Spain</w:t>
      </w:r>
      <w:r w:rsidR="00D70465" w:rsidRPr="00B245E7">
        <w:rPr>
          <w:sz w:val="22"/>
          <w:szCs w:val="22"/>
        </w:rPr>
        <w:t>,</w:t>
      </w:r>
      <w:r w:rsidR="00203949" w:rsidRPr="00B245E7">
        <w:rPr>
          <w:sz w:val="22"/>
          <w:szCs w:val="22"/>
        </w:rPr>
        <w:t xml:space="preserve"> illustrating that not only does genotype not </w:t>
      </w:r>
      <w:r w:rsidR="007166FB" w:rsidRPr="00B245E7">
        <w:rPr>
          <w:sz w:val="22"/>
          <w:szCs w:val="22"/>
        </w:rPr>
        <w:t>always correlate</w:t>
      </w:r>
      <w:del w:id="638" w:author="Coggon, Amelia Charlotte" w:date="2024-12-16T16:15:00Z" w16du:dateUtc="2024-12-16T16:15:00Z">
        <w:r w:rsidR="007166FB" w:rsidRPr="00B245E7" w:rsidDel="00144B12">
          <w:rPr>
            <w:sz w:val="22"/>
            <w:szCs w:val="22"/>
          </w:rPr>
          <w:delText>d</w:delText>
        </w:r>
      </w:del>
      <w:r w:rsidR="007166FB" w:rsidRPr="00B245E7">
        <w:rPr>
          <w:sz w:val="22"/>
          <w:szCs w:val="22"/>
        </w:rPr>
        <w:t xml:space="preserve"> with antigenic </w:t>
      </w:r>
      <w:r w:rsidR="00203949" w:rsidRPr="00B245E7">
        <w:rPr>
          <w:sz w:val="22"/>
          <w:szCs w:val="22"/>
        </w:rPr>
        <w:t xml:space="preserve">phenotype but </w:t>
      </w:r>
      <w:r w:rsidR="007166FB" w:rsidRPr="00B245E7">
        <w:rPr>
          <w:sz w:val="22"/>
          <w:szCs w:val="22"/>
        </w:rPr>
        <w:t xml:space="preserve">that </w:t>
      </w:r>
      <w:r w:rsidR="007724E2" w:rsidRPr="00B245E7">
        <w:rPr>
          <w:sz w:val="22"/>
          <w:szCs w:val="22"/>
        </w:rPr>
        <w:t>within-</w:t>
      </w:r>
      <w:r w:rsidR="007166FB" w:rsidRPr="00B245E7">
        <w:rPr>
          <w:sz w:val="22"/>
          <w:szCs w:val="22"/>
        </w:rPr>
        <w:t xml:space="preserve">clade </w:t>
      </w:r>
      <w:r w:rsidRPr="00B245E7">
        <w:rPr>
          <w:sz w:val="22"/>
          <w:szCs w:val="22"/>
        </w:rPr>
        <w:t xml:space="preserve">antigenic diversity </w:t>
      </w:r>
      <w:r w:rsidR="007166FB" w:rsidRPr="00B245E7">
        <w:rPr>
          <w:sz w:val="22"/>
          <w:szCs w:val="22"/>
        </w:rPr>
        <w:t xml:space="preserve">is a </w:t>
      </w:r>
      <w:r w:rsidRPr="00B245E7">
        <w:rPr>
          <w:sz w:val="22"/>
          <w:szCs w:val="22"/>
        </w:rPr>
        <w:t xml:space="preserve">challenge in terms of </w:t>
      </w:r>
      <w:r w:rsidR="00864F57" w:rsidRPr="00B245E7">
        <w:rPr>
          <w:sz w:val="22"/>
          <w:szCs w:val="22"/>
        </w:rPr>
        <w:t xml:space="preserve">both </w:t>
      </w:r>
      <w:r w:rsidRPr="00B245E7">
        <w:rPr>
          <w:sz w:val="22"/>
          <w:szCs w:val="22"/>
        </w:rPr>
        <w:t>vaccine strain selection</w:t>
      </w:r>
      <w:r w:rsidR="00F56A32" w:rsidRPr="00B245E7">
        <w:rPr>
          <w:sz w:val="22"/>
          <w:szCs w:val="22"/>
        </w:rPr>
        <w:t>/match</w:t>
      </w:r>
      <w:r w:rsidRPr="00B245E7">
        <w:rPr>
          <w:sz w:val="22"/>
          <w:szCs w:val="22"/>
        </w:rPr>
        <w:t xml:space="preserve"> for use in pigs and for potential pandemic preparedness</w:t>
      </w:r>
      <w:r w:rsidR="00D70465" w:rsidRPr="00B245E7">
        <w:rPr>
          <w:sz w:val="22"/>
          <w:szCs w:val="22"/>
        </w:rPr>
        <w:t>.</w:t>
      </w:r>
      <w:r w:rsidR="001E254F" w:rsidRPr="00B245E7">
        <w:rPr>
          <w:sz w:val="22"/>
          <w:szCs w:val="22"/>
        </w:rPr>
        <w:t xml:space="preserve"> </w:t>
      </w:r>
    </w:p>
    <w:p w14:paraId="0E9C5E0A" w14:textId="77777777" w:rsidR="00A22608" w:rsidRPr="00B245E7" w:rsidRDefault="00A22608" w:rsidP="00B245E7">
      <w:pPr>
        <w:spacing w:line="360" w:lineRule="auto"/>
        <w:rPr>
          <w:sz w:val="22"/>
          <w:szCs w:val="22"/>
        </w:rPr>
      </w:pPr>
    </w:p>
    <w:p w14:paraId="62BDD530" w14:textId="640A1D0C" w:rsidR="0083341A" w:rsidRPr="00B245E7" w:rsidRDefault="00107028" w:rsidP="00B245E7">
      <w:pPr>
        <w:spacing w:line="360" w:lineRule="auto"/>
        <w:rPr>
          <w:sz w:val="22"/>
          <w:szCs w:val="22"/>
        </w:rPr>
      </w:pPr>
      <w:r w:rsidRPr="00B245E7">
        <w:rPr>
          <w:sz w:val="22"/>
          <w:szCs w:val="22"/>
        </w:rPr>
        <w:t xml:space="preserve">The 1C viruses have circulated in European pigs since the late 1970’s. </w:t>
      </w:r>
      <w:r w:rsidR="00B47843" w:rsidRPr="00B245E7">
        <w:rPr>
          <w:sz w:val="22"/>
          <w:szCs w:val="22"/>
        </w:rPr>
        <w:t>T</w:t>
      </w:r>
      <w:r w:rsidRPr="00B245E7">
        <w:rPr>
          <w:sz w:val="22"/>
          <w:szCs w:val="22"/>
        </w:rPr>
        <w:t xml:space="preserve">hey have </w:t>
      </w:r>
      <w:r w:rsidR="00A65676" w:rsidRPr="00B245E7">
        <w:rPr>
          <w:sz w:val="22"/>
          <w:szCs w:val="22"/>
        </w:rPr>
        <w:t xml:space="preserve">also </w:t>
      </w:r>
      <w:r w:rsidRPr="00B245E7">
        <w:rPr>
          <w:sz w:val="22"/>
          <w:szCs w:val="22"/>
        </w:rPr>
        <w:t>been associated with human variant infections</w:t>
      </w:r>
      <w:r w:rsidR="00B94417" w:rsidRPr="00B245E7">
        <w:rPr>
          <w:sz w:val="22"/>
          <w:szCs w:val="22"/>
        </w:rPr>
        <w:t xml:space="preserve"> in Italy</w:t>
      </w:r>
      <w:r w:rsidR="005947D2" w:rsidRPr="00B245E7">
        <w:rPr>
          <w:sz w:val="22"/>
          <w:szCs w:val="22"/>
        </w:rPr>
        <w:t>,</w:t>
      </w:r>
      <w:r w:rsidR="00B94417" w:rsidRPr="00B245E7">
        <w:rPr>
          <w:sz w:val="22"/>
          <w:szCs w:val="22"/>
        </w:rPr>
        <w:t xml:space="preserve"> the Netherlands</w:t>
      </w:r>
      <w:r w:rsidR="005F7858" w:rsidRPr="00B245E7">
        <w:rPr>
          <w:sz w:val="22"/>
          <w:szCs w:val="22"/>
        </w:rPr>
        <w:t>,</w:t>
      </w:r>
      <w:r w:rsidR="005947D2" w:rsidRPr="00B245E7">
        <w:rPr>
          <w:sz w:val="22"/>
          <w:szCs w:val="22"/>
        </w:rPr>
        <w:t xml:space="preserve"> Germany</w:t>
      </w:r>
      <w:r w:rsidR="00607906" w:rsidRPr="00B245E7">
        <w:rPr>
          <w:sz w:val="22"/>
          <w:szCs w:val="22"/>
        </w:rPr>
        <w:t xml:space="preserve">, </w:t>
      </w:r>
      <w:r w:rsidR="005F7858" w:rsidRPr="00B245E7">
        <w:rPr>
          <w:sz w:val="22"/>
          <w:szCs w:val="22"/>
        </w:rPr>
        <w:t>France</w:t>
      </w:r>
      <w:r w:rsidR="001754BE" w:rsidRPr="00B245E7">
        <w:rPr>
          <w:sz w:val="22"/>
          <w:szCs w:val="22"/>
        </w:rPr>
        <w:t xml:space="preserve">, </w:t>
      </w:r>
      <w:r w:rsidR="00B47843" w:rsidRPr="00B245E7">
        <w:rPr>
          <w:sz w:val="22"/>
          <w:szCs w:val="22"/>
        </w:rPr>
        <w:t>Switzerland</w:t>
      </w:r>
      <w:r w:rsidR="001754BE" w:rsidRPr="00B245E7">
        <w:rPr>
          <w:sz w:val="22"/>
          <w:szCs w:val="22"/>
        </w:rPr>
        <w:t xml:space="preserve"> and </w:t>
      </w:r>
      <w:r w:rsidR="00607906" w:rsidRPr="00B245E7">
        <w:rPr>
          <w:sz w:val="22"/>
          <w:szCs w:val="22"/>
        </w:rPr>
        <w:t>Austria</w:t>
      </w:r>
      <w:r w:rsidR="00B94417" w:rsidRPr="00B245E7">
        <w:rPr>
          <w:sz w:val="22"/>
          <w:szCs w:val="22"/>
        </w:rPr>
        <w:t>.</w:t>
      </w:r>
      <w:r w:rsidR="00581042" w:rsidRPr="00B245E7">
        <w:rPr>
          <w:sz w:val="22"/>
          <w:szCs w:val="22"/>
        </w:rPr>
        <w:t xml:space="preserve"> In the antigenic maps there </w:t>
      </w:r>
      <w:r w:rsidR="00154F96" w:rsidRPr="00B245E7">
        <w:rPr>
          <w:sz w:val="22"/>
          <w:szCs w:val="22"/>
        </w:rPr>
        <w:t>was</w:t>
      </w:r>
      <w:r w:rsidR="00581042" w:rsidRPr="00B245E7">
        <w:rPr>
          <w:sz w:val="22"/>
          <w:szCs w:val="22"/>
        </w:rPr>
        <w:t xml:space="preserve"> no clear </w:t>
      </w:r>
      <w:r w:rsidR="00496D79" w:rsidRPr="00B245E7">
        <w:rPr>
          <w:sz w:val="22"/>
          <w:szCs w:val="22"/>
        </w:rPr>
        <w:t xml:space="preserve">positioning </w:t>
      </w:r>
      <w:r w:rsidR="00D32C1F" w:rsidRPr="00B245E7">
        <w:rPr>
          <w:sz w:val="22"/>
          <w:szCs w:val="22"/>
        </w:rPr>
        <w:t xml:space="preserve">defined </w:t>
      </w:r>
      <w:r w:rsidR="00581042" w:rsidRPr="00B245E7">
        <w:rPr>
          <w:sz w:val="22"/>
          <w:szCs w:val="22"/>
        </w:rPr>
        <w:t xml:space="preserve">by </w:t>
      </w:r>
      <w:ins w:id="639" w:author="Coggon, Amelia Charlotte" w:date="2024-12-09T15:01:00Z" w16du:dateUtc="2024-12-09T14:01:00Z">
        <w:r w:rsidR="001C1655">
          <w:rPr>
            <w:sz w:val="22"/>
            <w:szCs w:val="22"/>
          </w:rPr>
          <w:t xml:space="preserve">the </w:t>
        </w:r>
      </w:ins>
      <w:r w:rsidR="000D66C0" w:rsidRPr="00B245E7">
        <w:rPr>
          <w:sz w:val="22"/>
          <w:szCs w:val="22"/>
        </w:rPr>
        <w:t>1C clade</w:t>
      </w:r>
      <w:r w:rsidR="002E7C7D" w:rsidRPr="00B245E7">
        <w:rPr>
          <w:sz w:val="22"/>
          <w:szCs w:val="22"/>
        </w:rPr>
        <w:t xml:space="preserve"> </w:t>
      </w:r>
      <w:r w:rsidR="000435CC" w:rsidRPr="00B245E7">
        <w:rPr>
          <w:sz w:val="22"/>
          <w:szCs w:val="22"/>
        </w:rPr>
        <w:t>(</w:t>
      </w:r>
      <w:r w:rsidR="00B47843" w:rsidRPr="00B245E7">
        <w:rPr>
          <w:sz w:val="22"/>
          <w:szCs w:val="22"/>
        </w:rPr>
        <w:t>F</w:t>
      </w:r>
      <w:r w:rsidR="00607906" w:rsidRPr="00B245E7">
        <w:rPr>
          <w:sz w:val="22"/>
          <w:szCs w:val="22"/>
        </w:rPr>
        <w:t>igure 3C)</w:t>
      </w:r>
      <w:r w:rsidR="000D66C0" w:rsidRPr="00B245E7">
        <w:rPr>
          <w:sz w:val="22"/>
          <w:szCs w:val="22"/>
        </w:rPr>
        <w:t>.</w:t>
      </w:r>
      <w:del w:id="640" w:author="Coggon, Amelia Charlotte" w:date="2024-12-14T15:57:00Z" w16du:dateUtc="2024-12-14T14:57:00Z">
        <w:r w:rsidR="000D66C0" w:rsidRPr="00B245E7" w:rsidDel="00DF1E01">
          <w:rPr>
            <w:sz w:val="22"/>
            <w:szCs w:val="22"/>
          </w:rPr>
          <w:delText xml:space="preserve"> </w:delText>
        </w:r>
        <w:r w:rsidR="005E1031" w:rsidRPr="00B245E7" w:rsidDel="00DF1E01">
          <w:rPr>
            <w:sz w:val="22"/>
            <w:szCs w:val="22"/>
          </w:rPr>
          <w:delText xml:space="preserve"> </w:delText>
        </w:r>
      </w:del>
      <w:ins w:id="641" w:author="Coggon, Amelia Charlotte" w:date="2024-12-14T15:57:00Z" w16du:dateUtc="2024-12-14T14:57:00Z">
        <w:r w:rsidR="00DF1E01">
          <w:rPr>
            <w:sz w:val="22"/>
            <w:szCs w:val="22"/>
          </w:rPr>
          <w:t xml:space="preserve"> </w:t>
        </w:r>
      </w:ins>
      <w:r w:rsidR="005E1031" w:rsidRPr="00B245E7">
        <w:rPr>
          <w:sz w:val="22"/>
          <w:szCs w:val="22"/>
        </w:rPr>
        <w:t>However, t</w:t>
      </w:r>
      <w:r w:rsidR="000D66C0" w:rsidRPr="00B245E7">
        <w:rPr>
          <w:sz w:val="22"/>
          <w:szCs w:val="22"/>
        </w:rPr>
        <w:t xml:space="preserve">he </w:t>
      </w:r>
      <w:r w:rsidR="001754BE" w:rsidRPr="00B245E7">
        <w:rPr>
          <w:sz w:val="22"/>
          <w:szCs w:val="22"/>
        </w:rPr>
        <w:t xml:space="preserve">ancestral </w:t>
      </w:r>
      <w:r w:rsidR="000D66C0" w:rsidRPr="00B245E7">
        <w:rPr>
          <w:sz w:val="22"/>
          <w:szCs w:val="22"/>
        </w:rPr>
        <w:t>strain A/</w:t>
      </w:r>
      <w:r w:rsidR="005E1031" w:rsidRPr="00B245E7">
        <w:rPr>
          <w:sz w:val="22"/>
          <w:szCs w:val="22"/>
        </w:rPr>
        <w:t>swine/</w:t>
      </w:r>
      <w:r w:rsidR="000D66C0" w:rsidRPr="00B245E7">
        <w:rPr>
          <w:sz w:val="22"/>
          <w:szCs w:val="22"/>
        </w:rPr>
        <w:t>France/Finistere</w:t>
      </w:r>
      <w:r w:rsidR="00BE4770" w:rsidRPr="00B245E7">
        <w:rPr>
          <w:sz w:val="22"/>
          <w:szCs w:val="22"/>
        </w:rPr>
        <w:t>-</w:t>
      </w:r>
      <w:r w:rsidR="00F61F38" w:rsidRPr="00B245E7">
        <w:rPr>
          <w:sz w:val="22"/>
          <w:szCs w:val="22"/>
        </w:rPr>
        <w:t>2899/1982</w:t>
      </w:r>
      <w:r w:rsidR="00C421AA" w:rsidRPr="00B245E7">
        <w:rPr>
          <w:sz w:val="22"/>
          <w:szCs w:val="22"/>
        </w:rPr>
        <w:t xml:space="preserve">, </w:t>
      </w:r>
      <w:r w:rsidR="000D66C0" w:rsidRPr="00B245E7">
        <w:rPr>
          <w:sz w:val="22"/>
          <w:szCs w:val="22"/>
        </w:rPr>
        <w:t>earl</w:t>
      </w:r>
      <w:r w:rsidR="00A65676" w:rsidRPr="00B245E7">
        <w:rPr>
          <w:sz w:val="22"/>
          <w:szCs w:val="22"/>
        </w:rPr>
        <w:t>y clade</w:t>
      </w:r>
      <w:r w:rsidR="000D66C0" w:rsidRPr="00B245E7">
        <w:rPr>
          <w:sz w:val="22"/>
          <w:szCs w:val="22"/>
        </w:rPr>
        <w:t xml:space="preserve"> strains from 2005</w:t>
      </w:r>
      <w:r w:rsidR="00E721D7" w:rsidRPr="00B245E7">
        <w:rPr>
          <w:sz w:val="22"/>
          <w:szCs w:val="22"/>
        </w:rPr>
        <w:t xml:space="preserve"> </w:t>
      </w:r>
      <w:r w:rsidR="000435CC" w:rsidRPr="00B245E7">
        <w:rPr>
          <w:sz w:val="22"/>
          <w:szCs w:val="22"/>
        </w:rPr>
        <w:t>(</w:t>
      </w:r>
      <w:r w:rsidR="003E189F" w:rsidRPr="00B245E7">
        <w:rPr>
          <w:sz w:val="22"/>
          <w:szCs w:val="22"/>
        </w:rPr>
        <w:t>e.g. A/swine/France/Morbihan-0070/2005)</w:t>
      </w:r>
      <w:r w:rsidR="005E1031" w:rsidRPr="00B245E7">
        <w:rPr>
          <w:sz w:val="22"/>
          <w:szCs w:val="22"/>
        </w:rPr>
        <w:t xml:space="preserve">, </w:t>
      </w:r>
      <w:r w:rsidR="00B47843" w:rsidRPr="00B245E7">
        <w:rPr>
          <w:sz w:val="22"/>
          <w:szCs w:val="22"/>
        </w:rPr>
        <w:t>along with more recent strains from 2015 (</w:t>
      </w:r>
      <w:r w:rsidR="005E1031" w:rsidRPr="00B245E7">
        <w:rPr>
          <w:sz w:val="22"/>
          <w:szCs w:val="22"/>
        </w:rPr>
        <w:t>A/swine/France/65-150242/2015</w:t>
      </w:r>
      <w:r w:rsidR="001754BE" w:rsidRPr="00B245E7">
        <w:rPr>
          <w:sz w:val="22"/>
          <w:szCs w:val="22"/>
        </w:rPr>
        <w:t xml:space="preserve"> </w:t>
      </w:r>
      <w:r w:rsidR="005E1031" w:rsidRPr="00B245E7">
        <w:rPr>
          <w:sz w:val="22"/>
          <w:szCs w:val="22"/>
        </w:rPr>
        <w:t>and A/swine/Be</w:t>
      </w:r>
      <w:r w:rsidR="00972812" w:rsidRPr="00B245E7">
        <w:rPr>
          <w:sz w:val="22"/>
          <w:szCs w:val="22"/>
        </w:rPr>
        <w:t>lg</w:t>
      </w:r>
      <w:r w:rsidR="005E1031" w:rsidRPr="00B245E7">
        <w:rPr>
          <w:sz w:val="22"/>
          <w:szCs w:val="22"/>
        </w:rPr>
        <w:t>ium/Gent-173/2015</w:t>
      </w:r>
      <w:r w:rsidR="00B47843" w:rsidRPr="00B245E7">
        <w:rPr>
          <w:sz w:val="22"/>
          <w:szCs w:val="22"/>
        </w:rPr>
        <w:t>)</w:t>
      </w:r>
      <w:r w:rsidR="000D66C0" w:rsidRPr="00B245E7">
        <w:rPr>
          <w:sz w:val="22"/>
          <w:szCs w:val="22"/>
        </w:rPr>
        <w:t xml:space="preserve"> </w:t>
      </w:r>
      <w:r w:rsidR="00154F96" w:rsidRPr="00B245E7">
        <w:rPr>
          <w:sz w:val="22"/>
          <w:szCs w:val="22"/>
        </w:rPr>
        <w:t xml:space="preserve">were </w:t>
      </w:r>
      <w:r w:rsidR="00C2331E" w:rsidRPr="00B245E7">
        <w:rPr>
          <w:sz w:val="22"/>
          <w:szCs w:val="22"/>
        </w:rPr>
        <w:t>antigenically distinct from the main group</w:t>
      </w:r>
      <w:r w:rsidR="00F73BF0" w:rsidRPr="00B245E7">
        <w:rPr>
          <w:sz w:val="22"/>
          <w:szCs w:val="22"/>
        </w:rPr>
        <w:t xml:space="preserve">. </w:t>
      </w:r>
      <w:r w:rsidR="003E189F" w:rsidRPr="00B245E7">
        <w:rPr>
          <w:sz w:val="22"/>
          <w:szCs w:val="22"/>
        </w:rPr>
        <w:t xml:space="preserve">We identified key amino acid substitutions that </w:t>
      </w:r>
      <w:r w:rsidR="00CA7299" w:rsidRPr="00B245E7">
        <w:rPr>
          <w:sz w:val="22"/>
          <w:szCs w:val="22"/>
        </w:rPr>
        <w:t>might</w:t>
      </w:r>
      <w:r w:rsidR="003E189F" w:rsidRPr="00B245E7">
        <w:rPr>
          <w:sz w:val="22"/>
          <w:szCs w:val="22"/>
        </w:rPr>
        <w:t xml:space="preserve"> be responsible for the antigenic variation that we observed in these strains. The prototype virus A/swine/France/Finistere-2899/198</w:t>
      </w:r>
      <w:r w:rsidR="00CA7299" w:rsidRPr="00B245E7">
        <w:rPr>
          <w:sz w:val="22"/>
          <w:szCs w:val="22"/>
        </w:rPr>
        <w:t>2</w:t>
      </w:r>
      <w:r w:rsidR="003E189F" w:rsidRPr="00B245E7">
        <w:rPr>
          <w:sz w:val="22"/>
          <w:szCs w:val="22"/>
        </w:rPr>
        <w:t xml:space="preserve"> </w:t>
      </w:r>
      <w:r w:rsidR="00CA7299" w:rsidRPr="00B245E7">
        <w:rPr>
          <w:sz w:val="22"/>
          <w:szCs w:val="22"/>
        </w:rPr>
        <w:t>had</w:t>
      </w:r>
      <w:r w:rsidR="003E189F" w:rsidRPr="00B245E7">
        <w:rPr>
          <w:sz w:val="22"/>
          <w:szCs w:val="22"/>
        </w:rPr>
        <w:t xml:space="preserve"> 10 amino acid differences</w:t>
      </w:r>
      <w:r w:rsidR="001754BE" w:rsidRPr="00B245E7">
        <w:rPr>
          <w:sz w:val="22"/>
          <w:szCs w:val="22"/>
        </w:rPr>
        <w:t xml:space="preserve"> </w:t>
      </w:r>
      <w:r w:rsidR="000435CC" w:rsidRPr="00B245E7">
        <w:rPr>
          <w:sz w:val="22"/>
          <w:szCs w:val="22"/>
        </w:rPr>
        <w:t>(</w:t>
      </w:r>
      <w:r w:rsidR="003E189F" w:rsidRPr="00B245E7">
        <w:rPr>
          <w:sz w:val="22"/>
          <w:szCs w:val="22"/>
        </w:rPr>
        <w:t>positions 107, 132, 134, 138, 142, 185, 190, 195, 196 and 197</w:t>
      </w:r>
      <w:r w:rsidR="00B47843" w:rsidRPr="00B245E7">
        <w:rPr>
          <w:sz w:val="22"/>
          <w:szCs w:val="22"/>
        </w:rPr>
        <w:t xml:space="preserve"> </w:t>
      </w:r>
      <w:r w:rsidR="00094A85" w:rsidRPr="00B245E7">
        <w:rPr>
          <w:sz w:val="22"/>
          <w:szCs w:val="22"/>
        </w:rPr>
        <w:t>(</w:t>
      </w:r>
      <w:r w:rsidR="00B47843" w:rsidRPr="00B245E7">
        <w:rPr>
          <w:sz w:val="22"/>
          <w:szCs w:val="22"/>
        </w:rPr>
        <w:t>H1</w:t>
      </w:r>
      <w:r w:rsidR="00094A85" w:rsidRPr="00B245E7">
        <w:rPr>
          <w:sz w:val="22"/>
          <w:szCs w:val="22"/>
        </w:rPr>
        <w:t xml:space="preserve"> </w:t>
      </w:r>
      <w:r w:rsidR="00B47843" w:rsidRPr="00B245E7">
        <w:rPr>
          <w:sz w:val="22"/>
          <w:szCs w:val="22"/>
        </w:rPr>
        <w:t>numbering</w:t>
      </w:r>
      <w:r w:rsidR="003E189F" w:rsidRPr="00B245E7">
        <w:rPr>
          <w:sz w:val="22"/>
          <w:szCs w:val="22"/>
        </w:rPr>
        <w:t xml:space="preserve">) when compared to the </w:t>
      </w:r>
      <w:commentRangeStart w:id="642"/>
      <w:del w:id="643" w:author="Coggon, Amelia Charlotte" w:date="2024-12-09T14:47:00Z" w16du:dateUtc="2024-12-09T13:47:00Z">
        <w:r w:rsidR="003E189F" w:rsidRPr="00B245E7" w:rsidDel="00AD76C3">
          <w:rPr>
            <w:sz w:val="22"/>
            <w:szCs w:val="22"/>
          </w:rPr>
          <w:delText xml:space="preserve">main </w:delText>
        </w:r>
      </w:del>
      <w:r w:rsidR="003E189F" w:rsidRPr="00B245E7">
        <w:rPr>
          <w:sz w:val="22"/>
          <w:szCs w:val="22"/>
        </w:rPr>
        <w:t xml:space="preserve">1C clade </w:t>
      </w:r>
      <w:del w:id="644" w:author="Coggon, Amelia Charlotte" w:date="2024-12-09T14:47:00Z" w16du:dateUtc="2024-12-09T13:47:00Z">
        <w:r w:rsidR="003E189F" w:rsidRPr="00B245E7" w:rsidDel="00AD76C3">
          <w:rPr>
            <w:sz w:val="22"/>
            <w:szCs w:val="22"/>
          </w:rPr>
          <w:delText>group</w:delText>
        </w:r>
        <w:commentRangeEnd w:id="642"/>
        <w:r w:rsidR="00DD672C" w:rsidDel="00AD76C3">
          <w:rPr>
            <w:rStyle w:val="CommentReference"/>
            <w:rFonts w:asciiTheme="minorHAnsi" w:eastAsiaTheme="minorHAnsi" w:hAnsiTheme="minorHAnsi" w:cstheme="minorBidi"/>
            <w:lang w:eastAsia="en-US"/>
          </w:rPr>
          <w:commentReference w:id="642"/>
        </w:r>
      </w:del>
      <w:ins w:id="645" w:author="Coggon, Amelia Charlotte" w:date="2024-12-09T14:47:00Z" w16du:dateUtc="2024-12-09T13:47:00Z">
        <w:r w:rsidR="00AD76C3">
          <w:rPr>
            <w:sz w:val="22"/>
            <w:szCs w:val="22"/>
          </w:rPr>
          <w:t>consensus sequence</w:t>
        </w:r>
      </w:ins>
      <w:r w:rsidR="003E189F" w:rsidRPr="00B245E7">
        <w:rPr>
          <w:sz w:val="22"/>
          <w:szCs w:val="22"/>
        </w:rPr>
        <w:t>. We identified only one key amino acid change for the virus A/swine/Belgium/Gent-173/2015</w:t>
      </w:r>
      <w:r w:rsidR="001754BE" w:rsidRPr="00B245E7">
        <w:rPr>
          <w:sz w:val="22"/>
          <w:szCs w:val="22"/>
        </w:rPr>
        <w:t xml:space="preserve"> </w:t>
      </w:r>
      <w:r w:rsidR="000435CC" w:rsidRPr="00B245E7">
        <w:rPr>
          <w:sz w:val="22"/>
          <w:szCs w:val="22"/>
        </w:rPr>
        <w:t>(</w:t>
      </w:r>
      <w:r w:rsidR="003E189F" w:rsidRPr="00B245E7">
        <w:rPr>
          <w:sz w:val="22"/>
          <w:szCs w:val="22"/>
        </w:rPr>
        <w:t>position 129) and for A/swine/France/Morbihan-0070/2005</w:t>
      </w:r>
      <w:r w:rsidR="001754BE" w:rsidRPr="00B245E7">
        <w:rPr>
          <w:sz w:val="22"/>
          <w:szCs w:val="22"/>
        </w:rPr>
        <w:t xml:space="preserve"> </w:t>
      </w:r>
      <w:r w:rsidR="000435CC" w:rsidRPr="00B245E7">
        <w:rPr>
          <w:sz w:val="22"/>
          <w:szCs w:val="22"/>
        </w:rPr>
        <w:t>(</w:t>
      </w:r>
      <w:r w:rsidR="003E189F" w:rsidRPr="00B245E7">
        <w:rPr>
          <w:sz w:val="22"/>
          <w:szCs w:val="22"/>
        </w:rPr>
        <w:t>position 168)</w:t>
      </w:r>
      <w:r w:rsidR="00954B44" w:rsidRPr="00B245E7">
        <w:rPr>
          <w:sz w:val="22"/>
          <w:szCs w:val="22"/>
        </w:rPr>
        <w:t xml:space="preserve"> when we compared them with the </w:t>
      </w:r>
      <w:commentRangeStart w:id="646"/>
      <w:del w:id="647" w:author="Coggon, Amelia Charlotte" w:date="2024-12-09T15:03:00Z" w16du:dateUtc="2024-12-09T14:03:00Z">
        <w:r w:rsidR="00954B44" w:rsidRPr="00B245E7" w:rsidDel="001C1655">
          <w:rPr>
            <w:sz w:val="22"/>
            <w:szCs w:val="22"/>
          </w:rPr>
          <w:delText xml:space="preserve">main </w:delText>
        </w:r>
        <w:r w:rsidR="004B0A26" w:rsidRPr="00B245E7" w:rsidDel="001C1655">
          <w:rPr>
            <w:sz w:val="22"/>
            <w:szCs w:val="22"/>
          </w:rPr>
          <w:delText>group</w:delText>
        </w:r>
      </w:del>
      <w:ins w:id="648" w:author="Coggon, Amelia Charlotte" w:date="2024-12-09T15:03:00Z" w16du:dateUtc="2024-12-09T14:03:00Z">
        <w:r w:rsidR="001C1655">
          <w:rPr>
            <w:sz w:val="22"/>
            <w:szCs w:val="22"/>
          </w:rPr>
          <w:t>consensus sequence</w:t>
        </w:r>
      </w:ins>
      <w:r w:rsidR="004B0A26" w:rsidRPr="00B245E7">
        <w:rPr>
          <w:sz w:val="22"/>
          <w:szCs w:val="22"/>
        </w:rPr>
        <w:t xml:space="preserve"> of </w:t>
      </w:r>
      <w:ins w:id="649" w:author="Coggon, Amelia Charlotte" w:date="2024-12-09T15:03:00Z" w16du:dateUtc="2024-12-09T14:03:00Z">
        <w:r w:rsidR="001C1655">
          <w:rPr>
            <w:sz w:val="22"/>
            <w:szCs w:val="22"/>
          </w:rPr>
          <w:t xml:space="preserve">the </w:t>
        </w:r>
      </w:ins>
      <w:r w:rsidR="00B47843" w:rsidRPr="00B245E7">
        <w:rPr>
          <w:sz w:val="22"/>
          <w:szCs w:val="22"/>
        </w:rPr>
        <w:t>1C HA genes</w:t>
      </w:r>
      <w:commentRangeEnd w:id="646"/>
      <w:r w:rsidR="00DD672C">
        <w:rPr>
          <w:rStyle w:val="CommentReference"/>
          <w:rFonts w:asciiTheme="minorHAnsi" w:eastAsiaTheme="minorHAnsi" w:hAnsiTheme="minorHAnsi" w:cstheme="minorBidi"/>
          <w:lang w:eastAsia="en-US"/>
        </w:rPr>
        <w:commentReference w:id="646"/>
      </w:r>
      <w:r w:rsidR="00954B44" w:rsidRPr="00B245E7">
        <w:rPr>
          <w:sz w:val="22"/>
          <w:szCs w:val="22"/>
        </w:rPr>
        <w:t>.</w:t>
      </w:r>
      <w:r w:rsidR="003E189F" w:rsidRPr="00B245E7">
        <w:rPr>
          <w:sz w:val="22"/>
          <w:szCs w:val="22"/>
        </w:rPr>
        <w:t xml:space="preserve"> </w:t>
      </w:r>
      <w:r w:rsidR="00AF18A0" w:rsidRPr="00B245E7">
        <w:rPr>
          <w:sz w:val="22"/>
          <w:szCs w:val="22"/>
        </w:rPr>
        <w:t xml:space="preserve">The H1N2 virus A/swine/France/65-150242/2015 had 8 amino acids that differed from the main 1C </w:t>
      </w:r>
      <w:del w:id="650" w:author="Coggon, Amelia Charlotte" w:date="2024-12-09T15:04:00Z" w16du:dateUtc="2024-12-09T14:04:00Z">
        <w:r w:rsidR="00AF18A0" w:rsidRPr="00B245E7" w:rsidDel="001C1655">
          <w:rPr>
            <w:sz w:val="22"/>
            <w:szCs w:val="22"/>
          </w:rPr>
          <w:delText xml:space="preserve">group </w:delText>
        </w:r>
      </w:del>
      <w:ins w:id="651" w:author="Coggon, Amelia Charlotte" w:date="2024-12-09T15:04:00Z" w16du:dateUtc="2024-12-09T14:04:00Z">
        <w:r w:rsidR="001C1655">
          <w:rPr>
            <w:sz w:val="22"/>
            <w:szCs w:val="22"/>
          </w:rPr>
          <w:t>consensus</w:t>
        </w:r>
        <w:r w:rsidR="001C1655" w:rsidRPr="00B245E7">
          <w:rPr>
            <w:sz w:val="22"/>
            <w:szCs w:val="22"/>
          </w:rPr>
          <w:t xml:space="preserve"> </w:t>
        </w:r>
      </w:ins>
      <w:r w:rsidR="000435CC" w:rsidRPr="00B245E7">
        <w:rPr>
          <w:sz w:val="22"/>
          <w:szCs w:val="22"/>
        </w:rPr>
        <w:t>(</w:t>
      </w:r>
      <w:r w:rsidR="00AF18A0" w:rsidRPr="00B245E7">
        <w:rPr>
          <w:sz w:val="22"/>
          <w:szCs w:val="22"/>
        </w:rPr>
        <w:t xml:space="preserve">positions 124, 125, 126, 138, 155, 156, 163, 166). </w:t>
      </w:r>
      <w:r w:rsidR="00C421AA" w:rsidRPr="00B245E7">
        <w:rPr>
          <w:sz w:val="22"/>
          <w:szCs w:val="22"/>
        </w:rPr>
        <w:t xml:space="preserve">Notably </w:t>
      </w:r>
      <w:r w:rsidR="00D03CA4" w:rsidRPr="00B245E7">
        <w:rPr>
          <w:sz w:val="22"/>
          <w:szCs w:val="22"/>
        </w:rPr>
        <w:t>the main</w:t>
      </w:r>
      <w:r w:rsidR="00C421AA" w:rsidRPr="00B245E7">
        <w:rPr>
          <w:sz w:val="22"/>
          <w:szCs w:val="22"/>
        </w:rPr>
        <w:t xml:space="preserve"> antigenic</w:t>
      </w:r>
      <w:r w:rsidR="00D03CA4" w:rsidRPr="00B245E7">
        <w:rPr>
          <w:sz w:val="22"/>
          <w:szCs w:val="22"/>
        </w:rPr>
        <w:t xml:space="preserve"> cluster </w:t>
      </w:r>
      <w:r w:rsidR="00834BC0" w:rsidRPr="00B245E7">
        <w:rPr>
          <w:sz w:val="22"/>
          <w:szCs w:val="22"/>
        </w:rPr>
        <w:t xml:space="preserve">demonstrated </w:t>
      </w:r>
      <w:r w:rsidR="00E25101" w:rsidRPr="00B245E7">
        <w:rPr>
          <w:sz w:val="22"/>
          <w:szCs w:val="22"/>
        </w:rPr>
        <w:t xml:space="preserve">significant </w:t>
      </w:r>
      <w:r w:rsidR="00834BC0" w:rsidRPr="00B245E7">
        <w:rPr>
          <w:sz w:val="22"/>
          <w:szCs w:val="22"/>
        </w:rPr>
        <w:t xml:space="preserve">antigenic diversity </w:t>
      </w:r>
      <w:r w:rsidR="00951FE8" w:rsidRPr="00B245E7">
        <w:rPr>
          <w:sz w:val="22"/>
          <w:szCs w:val="22"/>
        </w:rPr>
        <w:t>and</w:t>
      </w:r>
      <w:r w:rsidR="00E25101" w:rsidRPr="00B245E7">
        <w:rPr>
          <w:sz w:val="22"/>
          <w:szCs w:val="22"/>
        </w:rPr>
        <w:t xml:space="preserve"> </w:t>
      </w:r>
      <w:r w:rsidR="00D03CA4" w:rsidRPr="00B245E7">
        <w:rPr>
          <w:sz w:val="22"/>
          <w:szCs w:val="22"/>
        </w:rPr>
        <w:t>occupie</w:t>
      </w:r>
      <w:r w:rsidR="00154F96" w:rsidRPr="00B245E7">
        <w:rPr>
          <w:sz w:val="22"/>
          <w:szCs w:val="22"/>
        </w:rPr>
        <w:t>d</w:t>
      </w:r>
      <w:r w:rsidR="00D03CA4" w:rsidRPr="00B245E7">
        <w:rPr>
          <w:sz w:val="22"/>
          <w:szCs w:val="22"/>
        </w:rPr>
        <w:t xml:space="preserve"> </w:t>
      </w:r>
      <w:r w:rsidR="006A375D" w:rsidRPr="00B245E7">
        <w:rPr>
          <w:sz w:val="22"/>
          <w:szCs w:val="22"/>
        </w:rPr>
        <w:t>a</w:t>
      </w:r>
      <w:r w:rsidR="00CB6146" w:rsidRPr="00B245E7">
        <w:rPr>
          <w:sz w:val="22"/>
          <w:szCs w:val="22"/>
        </w:rPr>
        <w:t xml:space="preserve"> space </w:t>
      </w:r>
      <w:r w:rsidR="00D03CA4" w:rsidRPr="00B245E7">
        <w:rPr>
          <w:sz w:val="22"/>
          <w:szCs w:val="22"/>
        </w:rPr>
        <w:t>8 AU by 3AU</w:t>
      </w:r>
      <w:r w:rsidR="00951FE8" w:rsidRPr="00B245E7">
        <w:rPr>
          <w:sz w:val="22"/>
          <w:szCs w:val="22"/>
        </w:rPr>
        <w:t>,</w:t>
      </w:r>
      <w:r w:rsidR="00D03CA4" w:rsidRPr="00B245E7">
        <w:rPr>
          <w:sz w:val="22"/>
          <w:szCs w:val="22"/>
        </w:rPr>
        <w:t xml:space="preserve"> and this likely makes selection of one strain to cover all </w:t>
      </w:r>
      <w:r w:rsidR="00C421AA" w:rsidRPr="00B245E7">
        <w:rPr>
          <w:sz w:val="22"/>
          <w:szCs w:val="22"/>
        </w:rPr>
        <w:t xml:space="preserve">current </w:t>
      </w:r>
      <w:r w:rsidR="00951FE8" w:rsidRPr="00B245E7">
        <w:rPr>
          <w:sz w:val="22"/>
          <w:szCs w:val="22"/>
        </w:rPr>
        <w:t xml:space="preserve">1C </w:t>
      </w:r>
      <w:r w:rsidR="00D03CA4" w:rsidRPr="00B245E7">
        <w:rPr>
          <w:sz w:val="22"/>
          <w:szCs w:val="22"/>
        </w:rPr>
        <w:t xml:space="preserve">antigenic diversity </w:t>
      </w:r>
      <w:r w:rsidR="00B47843" w:rsidRPr="00B245E7">
        <w:rPr>
          <w:sz w:val="22"/>
          <w:szCs w:val="22"/>
        </w:rPr>
        <w:t>unlikely</w:t>
      </w:r>
      <w:r w:rsidR="00D03CA4" w:rsidRPr="00B245E7">
        <w:rPr>
          <w:sz w:val="22"/>
          <w:szCs w:val="22"/>
        </w:rPr>
        <w:t>.</w:t>
      </w:r>
      <w:r w:rsidR="00954B44" w:rsidRPr="00B245E7">
        <w:rPr>
          <w:sz w:val="22"/>
          <w:szCs w:val="22"/>
        </w:rPr>
        <w:t xml:space="preserve"> </w:t>
      </w:r>
    </w:p>
    <w:p w14:paraId="476AEAEF" w14:textId="77777777" w:rsidR="00234306" w:rsidRPr="00B245E7" w:rsidRDefault="00234306" w:rsidP="00B245E7">
      <w:pPr>
        <w:spacing w:line="360" w:lineRule="auto"/>
        <w:rPr>
          <w:sz w:val="22"/>
          <w:szCs w:val="22"/>
        </w:rPr>
      </w:pPr>
    </w:p>
    <w:p w14:paraId="5604B5DC" w14:textId="5765ED64" w:rsidR="00907199" w:rsidRPr="00B245E7" w:rsidRDefault="00907199" w:rsidP="00B245E7">
      <w:pPr>
        <w:spacing w:line="360" w:lineRule="auto"/>
        <w:rPr>
          <w:b/>
          <w:bCs/>
          <w:sz w:val="22"/>
          <w:szCs w:val="22"/>
        </w:rPr>
      </w:pPr>
      <w:r w:rsidRPr="00B245E7">
        <w:rPr>
          <w:b/>
          <w:bCs/>
          <w:sz w:val="22"/>
          <w:szCs w:val="22"/>
        </w:rPr>
        <w:t xml:space="preserve">Antigenic </w:t>
      </w:r>
      <w:r w:rsidR="00CF7113" w:rsidRPr="00B245E7">
        <w:rPr>
          <w:b/>
          <w:bCs/>
          <w:sz w:val="22"/>
          <w:szCs w:val="22"/>
        </w:rPr>
        <w:t>characterization</w:t>
      </w:r>
      <w:r w:rsidRPr="00B245E7">
        <w:rPr>
          <w:b/>
          <w:bCs/>
          <w:sz w:val="22"/>
          <w:szCs w:val="22"/>
        </w:rPr>
        <w:t xml:space="preserve"> of </w:t>
      </w:r>
      <w:r w:rsidR="00CF7113" w:rsidRPr="00B245E7">
        <w:rPr>
          <w:b/>
          <w:bCs/>
          <w:sz w:val="22"/>
          <w:szCs w:val="22"/>
        </w:rPr>
        <w:t xml:space="preserve">European </w:t>
      </w:r>
      <w:r w:rsidRPr="00B245E7">
        <w:rPr>
          <w:b/>
          <w:bCs/>
          <w:sz w:val="22"/>
          <w:szCs w:val="22"/>
        </w:rPr>
        <w:t xml:space="preserve">swine viruses </w:t>
      </w:r>
      <w:r w:rsidR="00CF7113" w:rsidRPr="00B245E7">
        <w:rPr>
          <w:b/>
          <w:bCs/>
          <w:sz w:val="22"/>
          <w:szCs w:val="22"/>
        </w:rPr>
        <w:t>by</w:t>
      </w:r>
      <w:r w:rsidRPr="00B245E7">
        <w:rPr>
          <w:b/>
          <w:bCs/>
          <w:sz w:val="22"/>
          <w:szCs w:val="22"/>
        </w:rPr>
        <w:t xml:space="preserve"> ferret</w:t>
      </w:r>
      <w:r w:rsidR="00CF7113" w:rsidRPr="00B245E7">
        <w:rPr>
          <w:b/>
          <w:bCs/>
          <w:sz w:val="22"/>
          <w:szCs w:val="22"/>
        </w:rPr>
        <w:t xml:space="preserve"> antisera</w:t>
      </w:r>
    </w:p>
    <w:p w14:paraId="5758C587" w14:textId="2092B03F" w:rsidR="003C6B5B" w:rsidRPr="00B245E7" w:rsidRDefault="00907199" w:rsidP="00B245E7">
      <w:pPr>
        <w:spacing w:line="360" w:lineRule="auto"/>
        <w:rPr>
          <w:sz w:val="22"/>
          <w:szCs w:val="22"/>
        </w:rPr>
      </w:pPr>
      <w:r w:rsidRPr="00B245E7">
        <w:rPr>
          <w:sz w:val="22"/>
          <w:szCs w:val="22"/>
        </w:rPr>
        <w:t xml:space="preserve">We constructed antigenic maps from data using ferret sera </w:t>
      </w:r>
      <w:r w:rsidR="00E132F6" w:rsidRPr="00B245E7">
        <w:rPr>
          <w:sz w:val="22"/>
          <w:szCs w:val="22"/>
        </w:rPr>
        <w:t xml:space="preserve">raised against swine vaccine seed strains, candidate vaccine viruses and human seasonal vaccines </w:t>
      </w:r>
      <w:r w:rsidRPr="00B245E7">
        <w:rPr>
          <w:sz w:val="22"/>
          <w:szCs w:val="22"/>
        </w:rPr>
        <w:t xml:space="preserve">in HI assays to characterise the antigenic properties of 1A and 1C European </w:t>
      </w:r>
      <w:r w:rsidR="00415878" w:rsidRPr="00B245E7">
        <w:rPr>
          <w:sz w:val="22"/>
          <w:szCs w:val="22"/>
        </w:rPr>
        <w:t xml:space="preserve">swine </w:t>
      </w:r>
      <w:r w:rsidRPr="00B245E7">
        <w:rPr>
          <w:sz w:val="22"/>
          <w:szCs w:val="22"/>
        </w:rPr>
        <w:t xml:space="preserve">viruses </w:t>
      </w:r>
      <w:r w:rsidR="00F14C34" w:rsidRPr="00B245E7">
        <w:rPr>
          <w:sz w:val="22"/>
          <w:szCs w:val="22"/>
        </w:rPr>
        <w:t xml:space="preserve">as this is relevant for </w:t>
      </w:r>
      <w:r w:rsidR="006577A2" w:rsidRPr="00B245E7">
        <w:rPr>
          <w:sz w:val="22"/>
          <w:szCs w:val="22"/>
        </w:rPr>
        <w:t xml:space="preserve">assessment of </w:t>
      </w:r>
      <w:r w:rsidR="009F349B" w:rsidRPr="00B245E7">
        <w:rPr>
          <w:sz w:val="22"/>
          <w:szCs w:val="22"/>
        </w:rPr>
        <w:t xml:space="preserve">candidate </w:t>
      </w:r>
      <w:r w:rsidR="009F349B" w:rsidRPr="00B245E7">
        <w:rPr>
          <w:sz w:val="22"/>
          <w:szCs w:val="22"/>
        </w:rPr>
        <w:lastRenderedPageBreak/>
        <w:t>vaccine viruses (CVV) for pre-pandemic preparedness</w:t>
      </w:r>
      <w:r w:rsidRPr="00B245E7">
        <w:rPr>
          <w:sz w:val="22"/>
          <w:szCs w:val="22"/>
        </w:rPr>
        <w:t>.</w:t>
      </w:r>
      <w:r w:rsidR="009F349B" w:rsidRPr="00B245E7">
        <w:rPr>
          <w:sz w:val="22"/>
          <w:szCs w:val="22"/>
        </w:rPr>
        <w:t xml:space="preserve"> No human variant cases of 1B viruses had been observed in Europe up to </w:t>
      </w:r>
      <w:ins w:id="652" w:author="Coggon, Amelia Charlotte" w:date="2024-12-08T15:45:00Z" w16du:dateUtc="2024-12-08T14:45:00Z">
        <w:r w:rsidR="005B40E8">
          <w:rPr>
            <w:sz w:val="22"/>
            <w:szCs w:val="22"/>
          </w:rPr>
          <w:t xml:space="preserve">the end of </w:t>
        </w:r>
      </w:ins>
      <w:r w:rsidR="009F349B" w:rsidRPr="00B245E7">
        <w:rPr>
          <w:sz w:val="22"/>
          <w:szCs w:val="22"/>
        </w:rPr>
        <w:t xml:space="preserve">2020. </w:t>
      </w:r>
      <w:r w:rsidR="00F14C34" w:rsidRPr="00B245E7">
        <w:rPr>
          <w:sz w:val="22"/>
          <w:szCs w:val="22"/>
        </w:rPr>
        <w:t xml:space="preserve">We observed that within </w:t>
      </w:r>
      <w:r w:rsidR="008C069C" w:rsidRPr="00B245E7">
        <w:rPr>
          <w:sz w:val="22"/>
          <w:szCs w:val="22"/>
        </w:rPr>
        <w:t>the 1A</w:t>
      </w:r>
      <w:r w:rsidR="003B4CF4" w:rsidRPr="00B245E7">
        <w:rPr>
          <w:sz w:val="22"/>
          <w:szCs w:val="22"/>
        </w:rPr>
        <w:t xml:space="preserve"> </w:t>
      </w:r>
      <w:r w:rsidR="008C069C" w:rsidRPr="00B245E7">
        <w:rPr>
          <w:sz w:val="22"/>
          <w:szCs w:val="22"/>
        </w:rPr>
        <w:t>lineage</w:t>
      </w:r>
      <w:r w:rsidR="001754BE" w:rsidRPr="00B245E7">
        <w:rPr>
          <w:sz w:val="22"/>
          <w:szCs w:val="22"/>
        </w:rPr>
        <w:t xml:space="preserve"> </w:t>
      </w:r>
      <w:r w:rsidR="000435CC" w:rsidRPr="00B245E7">
        <w:rPr>
          <w:sz w:val="22"/>
          <w:szCs w:val="22"/>
        </w:rPr>
        <w:t>(</w:t>
      </w:r>
      <w:r w:rsidR="0058718A">
        <w:rPr>
          <w:sz w:val="22"/>
          <w:szCs w:val="22"/>
        </w:rPr>
        <w:t xml:space="preserve">Figure </w:t>
      </w:r>
      <w:r w:rsidR="007B4840">
        <w:rPr>
          <w:sz w:val="22"/>
          <w:szCs w:val="22"/>
        </w:rPr>
        <w:t>4</w:t>
      </w:r>
      <w:r w:rsidR="003C6B5B" w:rsidRPr="00B245E7">
        <w:rPr>
          <w:sz w:val="22"/>
          <w:szCs w:val="22"/>
        </w:rPr>
        <w:t>A)</w:t>
      </w:r>
      <w:r w:rsidR="00756E61" w:rsidRPr="00B245E7">
        <w:rPr>
          <w:sz w:val="22"/>
          <w:szCs w:val="22"/>
        </w:rPr>
        <w:t>,</w:t>
      </w:r>
      <w:r w:rsidR="008C069C" w:rsidRPr="00B245E7">
        <w:rPr>
          <w:sz w:val="22"/>
          <w:szCs w:val="22"/>
        </w:rPr>
        <w:t xml:space="preserve"> </w:t>
      </w:r>
      <w:r w:rsidR="00F14C34" w:rsidRPr="00B245E7">
        <w:rPr>
          <w:sz w:val="22"/>
          <w:szCs w:val="22"/>
        </w:rPr>
        <w:t>an</w:t>
      </w:r>
      <w:r w:rsidR="008C069C" w:rsidRPr="00B245E7">
        <w:rPr>
          <w:sz w:val="22"/>
          <w:szCs w:val="22"/>
        </w:rPr>
        <w:t xml:space="preserve"> antigenically similar group of viruses </w:t>
      </w:r>
      <w:r w:rsidR="002F4774" w:rsidRPr="00B245E7">
        <w:rPr>
          <w:sz w:val="22"/>
          <w:szCs w:val="22"/>
        </w:rPr>
        <w:t>were</w:t>
      </w:r>
      <w:r w:rsidR="008C069C" w:rsidRPr="00B245E7">
        <w:rPr>
          <w:sz w:val="22"/>
          <w:szCs w:val="22"/>
        </w:rPr>
        <w:t xml:space="preserve"> </w:t>
      </w:r>
      <w:r w:rsidR="00EB2FB4" w:rsidRPr="00B245E7">
        <w:rPr>
          <w:sz w:val="22"/>
          <w:szCs w:val="22"/>
        </w:rPr>
        <w:t>2</w:t>
      </w:r>
      <w:r w:rsidR="008C069C" w:rsidRPr="00B245E7">
        <w:rPr>
          <w:sz w:val="22"/>
          <w:szCs w:val="22"/>
        </w:rPr>
        <w:t xml:space="preserve">-4 AU distance </w:t>
      </w:r>
      <w:r w:rsidR="00F13FE4" w:rsidRPr="00B245E7">
        <w:rPr>
          <w:sz w:val="22"/>
          <w:szCs w:val="22"/>
        </w:rPr>
        <w:t xml:space="preserve">to </w:t>
      </w:r>
      <w:r w:rsidR="003B4CF4" w:rsidRPr="00B245E7">
        <w:rPr>
          <w:sz w:val="22"/>
          <w:szCs w:val="22"/>
        </w:rPr>
        <w:t xml:space="preserve">a recent </w:t>
      </w:r>
      <w:r w:rsidR="00F13FE4" w:rsidRPr="00B245E7">
        <w:rPr>
          <w:sz w:val="22"/>
          <w:szCs w:val="22"/>
        </w:rPr>
        <w:t>1A</w:t>
      </w:r>
      <w:r w:rsidR="006577A2" w:rsidRPr="00B245E7">
        <w:rPr>
          <w:sz w:val="22"/>
          <w:szCs w:val="22"/>
        </w:rPr>
        <w:t>.</w:t>
      </w:r>
      <w:r w:rsidR="00F13FE4" w:rsidRPr="00B245E7">
        <w:rPr>
          <w:sz w:val="22"/>
          <w:szCs w:val="22"/>
        </w:rPr>
        <w:t xml:space="preserve">3.3.2 </w:t>
      </w:r>
      <w:r w:rsidR="003B4CF4" w:rsidRPr="00B245E7">
        <w:rPr>
          <w:sz w:val="22"/>
          <w:szCs w:val="22"/>
        </w:rPr>
        <w:t xml:space="preserve">(pdm09) </w:t>
      </w:r>
      <w:r w:rsidR="00F13FE4" w:rsidRPr="00B245E7">
        <w:rPr>
          <w:sz w:val="22"/>
          <w:szCs w:val="22"/>
        </w:rPr>
        <w:t>human seasonal vaccine strain</w:t>
      </w:r>
      <w:r w:rsidR="00F14C34" w:rsidRPr="00B245E7">
        <w:rPr>
          <w:sz w:val="22"/>
          <w:szCs w:val="22"/>
        </w:rPr>
        <w:t xml:space="preserve">, </w:t>
      </w:r>
      <w:r w:rsidR="008C069C" w:rsidRPr="00B245E7">
        <w:rPr>
          <w:sz w:val="22"/>
          <w:szCs w:val="22"/>
        </w:rPr>
        <w:t>A/Brisbane/02/2018</w:t>
      </w:r>
      <w:r w:rsidR="00EB2FB4" w:rsidRPr="00B245E7">
        <w:rPr>
          <w:sz w:val="22"/>
          <w:szCs w:val="22"/>
        </w:rPr>
        <w:t xml:space="preserve">. A </w:t>
      </w:r>
      <w:r w:rsidR="003B4CF4" w:rsidRPr="00B245E7">
        <w:rPr>
          <w:sz w:val="22"/>
          <w:szCs w:val="22"/>
        </w:rPr>
        <w:t xml:space="preserve">swine </w:t>
      </w:r>
      <w:r w:rsidR="00EB2FB4" w:rsidRPr="00B245E7">
        <w:rPr>
          <w:sz w:val="22"/>
          <w:szCs w:val="22"/>
        </w:rPr>
        <w:t xml:space="preserve">strain from </w:t>
      </w:r>
      <w:r w:rsidR="008C069C" w:rsidRPr="00B245E7">
        <w:rPr>
          <w:sz w:val="22"/>
          <w:szCs w:val="22"/>
        </w:rPr>
        <w:t>Germany</w:t>
      </w:r>
      <w:r w:rsidR="00F14C34" w:rsidRPr="00B245E7">
        <w:rPr>
          <w:sz w:val="22"/>
          <w:szCs w:val="22"/>
        </w:rPr>
        <w:t xml:space="preserve"> </w:t>
      </w:r>
      <w:r w:rsidR="003B4CF4" w:rsidRPr="00B245E7">
        <w:rPr>
          <w:sz w:val="22"/>
          <w:szCs w:val="22"/>
        </w:rPr>
        <w:t xml:space="preserve">from the 1A.3.3.2 clade </w:t>
      </w:r>
      <w:r w:rsidR="00EB2FB4" w:rsidRPr="00B245E7">
        <w:rPr>
          <w:sz w:val="22"/>
          <w:szCs w:val="22"/>
        </w:rPr>
        <w:t xml:space="preserve">was an </w:t>
      </w:r>
      <w:r w:rsidR="00F14C34" w:rsidRPr="00B245E7">
        <w:rPr>
          <w:sz w:val="22"/>
          <w:szCs w:val="22"/>
        </w:rPr>
        <w:t>antigenic outlier</w:t>
      </w:r>
      <w:r w:rsidR="003B4CF4" w:rsidRPr="00B245E7">
        <w:rPr>
          <w:sz w:val="22"/>
          <w:szCs w:val="22"/>
        </w:rPr>
        <w:t xml:space="preserve"> at more than</w:t>
      </w:r>
      <w:r w:rsidR="00EB2FB4" w:rsidRPr="00B245E7">
        <w:rPr>
          <w:sz w:val="22"/>
          <w:szCs w:val="22"/>
        </w:rPr>
        <w:t xml:space="preserve"> </w:t>
      </w:r>
      <w:r w:rsidR="00F14C34" w:rsidRPr="00B245E7">
        <w:rPr>
          <w:sz w:val="22"/>
          <w:szCs w:val="22"/>
        </w:rPr>
        <w:t xml:space="preserve">7AU </w:t>
      </w:r>
      <w:r w:rsidR="008C069C" w:rsidRPr="00B245E7">
        <w:rPr>
          <w:sz w:val="22"/>
          <w:szCs w:val="22"/>
        </w:rPr>
        <w:t>from</w:t>
      </w:r>
      <w:r w:rsidR="00F14C34" w:rsidRPr="00B245E7">
        <w:rPr>
          <w:sz w:val="22"/>
          <w:szCs w:val="22"/>
        </w:rPr>
        <w:t xml:space="preserve"> </w:t>
      </w:r>
      <w:r w:rsidR="003B4CF4" w:rsidRPr="00B245E7">
        <w:rPr>
          <w:sz w:val="22"/>
          <w:szCs w:val="22"/>
        </w:rPr>
        <w:t xml:space="preserve">the human seasonal </w:t>
      </w:r>
      <w:r w:rsidR="008C069C" w:rsidRPr="00B245E7">
        <w:rPr>
          <w:sz w:val="22"/>
          <w:szCs w:val="22"/>
        </w:rPr>
        <w:t>A/Brisbane/02/2018</w:t>
      </w:r>
      <w:r w:rsidR="00756E61" w:rsidRPr="00B245E7">
        <w:rPr>
          <w:sz w:val="22"/>
          <w:szCs w:val="22"/>
        </w:rPr>
        <w:t>.</w:t>
      </w:r>
      <w:r w:rsidR="008447AA" w:rsidRPr="00B245E7">
        <w:rPr>
          <w:sz w:val="22"/>
          <w:szCs w:val="22"/>
        </w:rPr>
        <w:t xml:space="preserve"> </w:t>
      </w:r>
    </w:p>
    <w:p w14:paraId="18B2EC7F" w14:textId="77777777" w:rsidR="00C46411" w:rsidRPr="00B245E7" w:rsidRDefault="00C46411" w:rsidP="00B245E7">
      <w:pPr>
        <w:spacing w:line="360" w:lineRule="auto"/>
        <w:rPr>
          <w:sz w:val="22"/>
          <w:szCs w:val="22"/>
        </w:rPr>
      </w:pPr>
    </w:p>
    <w:p w14:paraId="496C4846" w14:textId="1D4CC463" w:rsidR="00330ACB" w:rsidRPr="00B245E7" w:rsidRDefault="006C0075" w:rsidP="00B245E7">
      <w:pPr>
        <w:spacing w:line="360" w:lineRule="auto"/>
        <w:rPr>
          <w:sz w:val="22"/>
          <w:szCs w:val="22"/>
        </w:rPr>
      </w:pPr>
      <w:r w:rsidRPr="00B245E7">
        <w:rPr>
          <w:sz w:val="22"/>
          <w:szCs w:val="22"/>
        </w:rPr>
        <w:t>The 1C</w:t>
      </w:r>
      <w:r w:rsidR="003B4CF4" w:rsidRPr="00B245E7">
        <w:rPr>
          <w:sz w:val="22"/>
          <w:szCs w:val="22"/>
        </w:rPr>
        <w:t xml:space="preserve"> </w:t>
      </w:r>
      <w:r w:rsidRPr="00B245E7">
        <w:rPr>
          <w:sz w:val="22"/>
          <w:szCs w:val="22"/>
        </w:rPr>
        <w:t>lineage viruses</w:t>
      </w:r>
      <w:r w:rsidR="00C46411" w:rsidRPr="00B245E7">
        <w:rPr>
          <w:sz w:val="22"/>
          <w:szCs w:val="22"/>
        </w:rPr>
        <w:t xml:space="preserve"> </w:t>
      </w:r>
      <w:r w:rsidR="000435CC" w:rsidRPr="00B245E7">
        <w:rPr>
          <w:sz w:val="22"/>
          <w:szCs w:val="22"/>
        </w:rPr>
        <w:t>(</w:t>
      </w:r>
      <w:r w:rsidR="0058718A">
        <w:rPr>
          <w:sz w:val="22"/>
          <w:szCs w:val="22"/>
        </w:rPr>
        <w:t xml:space="preserve">Figure </w:t>
      </w:r>
      <w:r w:rsidR="007B4840">
        <w:rPr>
          <w:sz w:val="22"/>
          <w:szCs w:val="22"/>
        </w:rPr>
        <w:t>4</w:t>
      </w:r>
      <w:r w:rsidR="003C6B5B" w:rsidRPr="00B245E7">
        <w:rPr>
          <w:sz w:val="22"/>
          <w:szCs w:val="22"/>
        </w:rPr>
        <w:t>B)</w:t>
      </w:r>
      <w:r w:rsidRPr="00B245E7">
        <w:rPr>
          <w:sz w:val="22"/>
          <w:szCs w:val="22"/>
        </w:rPr>
        <w:t xml:space="preserve"> ha</w:t>
      </w:r>
      <w:r w:rsidR="002F4774" w:rsidRPr="00B245E7">
        <w:rPr>
          <w:sz w:val="22"/>
          <w:szCs w:val="22"/>
        </w:rPr>
        <w:t>d</w:t>
      </w:r>
      <w:r w:rsidRPr="00B245E7">
        <w:rPr>
          <w:sz w:val="22"/>
          <w:szCs w:val="22"/>
        </w:rPr>
        <w:t xml:space="preserve"> more defined positioning in ferrets</w:t>
      </w:r>
      <w:r w:rsidR="00330ACB" w:rsidRPr="00B245E7">
        <w:rPr>
          <w:sz w:val="22"/>
          <w:szCs w:val="22"/>
        </w:rPr>
        <w:t xml:space="preserve"> compared to swine and</w:t>
      </w:r>
      <w:r w:rsidR="004B2D60" w:rsidRPr="00B245E7">
        <w:rPr>
          <w:sz w:val="22"/>
          <w:szCs w:val="22"/>
        </w:rPr>
        <w:t xml:space="preserve"> we</w:t>
      </w:r>
      <w:r w:rsidR="00704455" w:rsidRPr="00B245E7">
        <w:rPr>
          <w:sz w:val="22"/>
          <w:szCs w:val="22"/>
        </w:rPr>
        <w:t xml:space="preserve"> observe</w:t>
      </w:r>
      <w:r w:rsidR="002F4774" w:rsidRPr="00B245E7">
        <w:rPr>
          <w:sz w:val="22"/>
          <w:szCs w:val="22"/>
        </w:rPr>
        <w:t>d</w:t>
      </w:r>
      <w:r w:rsidR="00704455" w:rsidRPr="00B245E7">
        <w:rPr>
          <w:sz w:val="22"/>
          <w:szCs w:val="22"/>
        </w:rPr>
        <w:t xml:space="preserve"> two </w:t>
      </w:r>
      <w:del w:id="653" w:author="Coggon, Amelia Charlotte" w:date="2024-12-09T15:05:00Z" w16du:dateUtc="2024-12-09T14:05:00Z">
        <w:r w:rsidR="00704455" w:rsidRPr="00B245E7" w:rsidDel="001C1655">
          <w:rPr>
            <w:sz w:val="22"/>
            <w:szCs w:val="22"/>
          </w:rPr>
          <w:delText xml:space="preserve">main </w:delText>
        </w:r>
      </w:del>
      <w:ins w:id="654" w:author="Coggon, Amelia Charlotte" w:date="2024-12-09T15:05:00Z" w16du:dateUtc="2024-12-09T14:05:00Z">
        <w:r w:rsidR="001C1655">
          <w:rPr>
            <w:sz w:val="22"/>
            <w:szCs w:val="22"/>
          </w:rPr>
          <w:t>separate</w:t>
        </w:r>
        <w:r w:rsidR="001C1655" w:rsidRPr="00B245E7">
          <w:rPr>
            <w:sz w:val="22"/>
            <w:szCs w:val="22"/>
          </w:rPr>
          <w:t xml:space="preserve"> </w:t>
        </w:r>
      </w:ins>
      <w:commentRangeStart w:id="655"/>
      <w:r w:rsidR="00704455" w:rsidRPr="00B245E7">
        <w:rPr>
          <w:sz w:val="22"/>
          <w:szCs w:val="22"/>
        </w:rPr>
        <w:t>antigenic clusters</w:t>
      </w:r>
      <w:r w:rsidR="00F14C34" w:rsidRPr="00B245E7">
        <w:rPr>
          <w:sz w:val="22"/>
          <w:szCs w:val="22"/>
        </w:rPr>
        <w:t xml:space="preserve"> </w:t>
      </w:r>
      <w:del w:id="656" w:author="Coggon, Amelia Charlotte" w:date="2024-12-09T15:05:00Z" w16du:dateUtc="2024-12-09T14:05:00Z">
        <w:r w:rsidR="00F14C34" w:rsidRPr="00B245E7" w:rsidDel="001C1655">
          <w:rPr>
            <w:sz w:val="22"/>
            <w:szCs w:val="22"/>
          </w:rPr>
          <w:delText>which were</w:delText>
        </w:r>
        <w:r w:rsidR="00704455" w:rsidRPr="00B245E7" w:rsidDel="001C1655">
          <w:rPr>
            <w:sz w:val="22"/>
            <w:szCs w:val="22"/>
          </w:rPr>
          <w:delText xml:space="preserve"> 2.8 AU from each other</w:delText>
        </w:r>
        <w:commentRangeEnd w:id="655"/>
        <w:r w:rsidR="00E641FD" w:rsidDel="001C1655">
          <w:rPr>
            <w:rStyle w:val="CommentReference"/>
            <w:rFonts w:asciiTheme="minorHAnsi" w:eastAsiaTheme="minorHAnsi" w:hAnsiTheme="minorHAnsi" w:cstheme="minorBidi"/>
            <w:lang w:eastAsia="en-US"/>
          </w:rPr>
          <w:commentReference w:id="655"/>
        </w:r>
      </w:del>
      <w:ins w:id="657" w:author="Coggon, Amelia Charlotte" w:date="2024-12-09T15:05:00Z" w16du:dateUtc="2024-12-09T14:05:00Z">
        <w:r w:rsidR="001C1655">
          <w:rPr>
            <w:sz w:val="22"/>
            <w:szCs w:val="22"/>
          </w:rPr>
          <w:t>as shown on the 3D antigenic map</w:t>
        </w:r>
      </w:ins>
      <w:r w:rsidR="00704455" w:rsidRPr="00B245E7">
        <w:rPr>
          <w:sz w:val="22"/>
          <w:szCs w:val="22"/>
        </w:rPr>
        <w:t xml:space="preserve">. One cluster </w:t>
      </w:r>
      <w:r w:rsidR="003B4CF4" w:rsidRPr="00B245E7">
        <w:rPr>
          <w:sz w:val="22"/>
          <w:szCs w:val="22"/>
        </w:rPr>
        <w:t xml:space="preserve">was </w:t>
      </w:r>
      <w:r w:rsidR="00704455" w:rsidRPr="00B245E7">
        <w:rPr>
          <w:sz w:val="22"/>
          <w:szCs w:val="22"/>
        </w:rPr>
        <w:t>comprise</w:t>
      </w:r>
      <w:r w:rsidR="002F4774" w:rsidRPr="00B245E7">
        <w:rPr>
          <w:sz w:val="22"/>
          <w:szCs w:val="22"/>
        </w:rPr>
        <w:t>d</w:t>
      </w:r>
      <w:r w:rsidR="00704455" w:rsidRPr="00B245E7">
        <w:rPr>
          <w:sz w:val="22"/>
          <w:szCs w:val="22"/>
        </w:rPr>
        <w:t xml:space="preserve"> </w:t>
      </w:r>
      <w:r w:rsidR="00F14C34" w:rsidRPr="00B245E7">
        <w:rPr>
          <w:sz w:val="22"/>
          <w:szCs w:val="22"/>
        </w:rPr>
        <w:t xml:space="preserve">of </w:t>
      </w:r>
      <w:r w:rsidR="00704455" w:rsidRPr="00B245E7">
        <w:rPr>
          <w:sz w:val="22"/>
          <w:szCs w:val="22"/>
        </w:rPr>
        <w:t xml:space="preserve">European </w:t>
      </w:r>
      <w:r w:rsidR="003B4CF4" w:rsidRPr="00B245E7">
        <w:rPr>
          <w:sz w:val="22"/>
          <w:szCs w:val="22"/>
        </w:rPr>
        <w:t xml:space="preserve">swine </w:t>
      </w:r>
      <w:r w:rsidR="00704455" w:rsidRPr="00B245E7">
        <w:rPr>
          <w:sz w:val="22"/>
          <w:szCs w:val="22"/>
        </w:rPr>
        <w:t xml:space="preserve">strains that circulated </w:t>
      </w:r>
      <w:r w:rsidR="003B4CF4" w:rsidRPr="00B245E7">
        <w:rPr>
          <w:sz w:val="22"/>
          <w:szCs w:val="22"/>
        </w:rPr>
        <w:t xml:space="preserve">between </w:t>
      </w:r>
      <w:r w:rsidR="00704455" w:rsidRPr="00B245E7">
        <w:rPr>
          <w:sz w:val="22"/>
          <w:szCs w:val="22"/>
        </w:rPr>
        <w:t xml:space="preserve">2017 and 2019 </w:t>
      </w:r>
      <w:r w:rsidR="00F14C34" w:rsidRPr="00B245E7">
        <w:rPr>
          <w:sz w:val="22"/>
          <w:szCs w:val="22"/>
        </w:rPr>
        <w:t>which</w:t>
      </w:r>
      <w:r w:rsidR="00704455" w:rsidRPr="00B245E7">
        <w:rPr>
          <w:sz w:val="22"/>
          <w:szCs w:val="22"/>
        </w:rPr>
        <w:t xml:space="preserve"> </w:t>
      </w:r>
      <w:r w:rsidR="002F4774" w:rsidRPr="00B245E7">
        <w:rPr>
          <w:sz w:val="22"/>
          <w:szCs w:val="22"/>
        </w:rPr>
        <w:t>were</w:t>
      </w:r>
      <w:r w:rsidR="00704455" w:rsidRPr="00B245E7">
        <w:rPr>
          <w:sz w:val="22"/>
          <w:szCs w:val="22"/>
        </w:rPr>
        <w:t xml:space="preserve"> antigenically </w:t>
      </w:r>
      <w:proofErr w:type="gramStart"/>
      <w:r w:rsidR="00704455" w:rsidRPr="00B245E7">
        <w:rPr>
          <w:sz w:val="22"/>
          <w:szCs w:val="22"/>
        </w:rPr>
        <w:t>similar to</w:t>
      </w:r>
      <w:proofErr w:type="gramEnd"/>
      <w:r w:rsidR="00704455" w:rsidRPr="00B245E7">
        <w:rPr>
          <w:sz w:val="22"/>
          <w:szCs w:val="22"/>
        </w:rPr>
        <w:t xml:space="preserve"> </w:t>
      </w:r>
      <w:r w:rsidR="001D55AF" w:rsidRPr="00B245E7">
        <w:rPr>
          <w:sz w:val="22"/>
          <w:szCs w:val="22"/>
        </w:rPr>
        <w:t xml:space="preserve">the </w:t>
      </w:r>
      <w:r w:rsidR="00F13FE4" w:rsidRPr="00B245E7">
        <w:rPr>
          <w:sz w:val="22"/>
          <w:szCs w:val="22"/>
        </w:rPr>
        <w:t>1C.2.1</w:t>
      </w:r>
      <w:r w:rsidR="00F14C34" w:rsidRPr="00B245E7">
        <w:rPr>
          <w:sz w:val="22"/>
          <w:szCs w:val="22"/>
        </w:rPr>
        <w:t xml:space="preserve"> </w:t>
      </w:r>
      <w:r w:rsidR="001D55AF" w:rsidRPr="00B245E7">
        <w:rPr>
          <w:sz w:val="22"/>
          <w:szCs w:val="22"/>
        </w:rPr>
        <w:t xml:space="preserve">CVV </w:t>
      </w:r>
      <w:r w:rsidR="00FE780F" w:rsidRPr="00B245E7">
        <w:rPr>
          <w:sz w:val="22"/>
          <w:szCs w:val="22"/>
        </w:rPr>
        <w:t xml:space="preserve">strain </w:t>
      </w:r>
      <w:r w:rsidR="00704455" w:rsidRPr="00B245E7">
        <w:rPr>
          <w:sz w:val="22"/>
          <w:szCs w:val="22"/>
        </w:rPr>
        <w:t xml:space="preserve">A/Netherlands/3315/2016 and </w:t>
      </w:r>
      <w:r w:rsidR="00F13FE4" w:rsidRPr="00B245E7">
        <w:rPr>
          <w:sz w:val="22"/>
          <w:szCs w:val="22"/>
        </w:rPr>
        <w:t xml:space="preserve">the 1C.2.2 human </w:t>
      </w:r>
      <w:r w:rsidR="003B4CF4" w:rsidRPr="00B245E7">
        <w:rPr>
          <w:sz w:val="22"/>
          <w:szCs w:val="22"/>
        </w:rPr>
        <w:t>variant</w:t>
      </w:r>
      <w:r w:rsidR="00F13FE4" w:rsidRPr="00B245E7">
        <w:rPr>
          <w:sz w:val="22"/>
          <w:szCs w:val="22"/>
        </w:rPr>
        <w:t xml:space="preserve"> strain </w:t>
      </w:r>
      <w:r w:rsidR="00704455" w:rsidRPr="00B245E7">
        <w:rPr>
          <w:sz w:val="22"/>
          <w:szCs w:val="22"/>
        </w:rPr>
        <w:t>A/Netherlands/Gent-193/2019. The other main cluster contain</w:t>
      </w:r>
      <w:r w:rsidR="002F4774" w:rsidRPr="00B245E7">
        <w:rPr>
          <w:sz w:val="22"/>
          <w:szCs w:val="22"/>
        </w:rPr>
        <w:t>ed</w:t>
      </w:r>
      <w:r w:rsidR="00704455" w:rsidRPr="00B245E7">
        <w:rPr>
          <w:sz w:val="22"/>
          <w:szCs w:val="22"/>
        </w:rPr>
        <w:t xml:space="preserve"> swine viruses from 2019 and 2020 that </w:t>
      </w:r>
      <w:r w:rsidR="002F4774" w:rsidRPr="00B245E7">
        <w:rPr>
          <w:sz w:val="22"/>
          <w:szCs w:val="22"/>
        </w:rPr>
        <w:t>were</w:t>
      </w:r>
      <w:r w:rsidR="00704455" w:rsidRPr="00B245E7">
        <w:rPr>
          <w:sz w:val="22"/>
          <w:szCs w:val="22"/>
        </w:rPr>
        <w:t xml:space="preserve"> antigenically </w:t>
      </w:r>
      <w:proofErr w:type="gramStart"/>
      <w:r w:rsidR="00704455" w:rsidRPr="00B245E7">
        <w:rPr>
          <w:sz w:val="22"/>
          <w:szCs w:val="22"/>
        </w:rPr>
        <w:t>similar to</w:t>
      </w:r>
      <w:proofErr w:type="gramEnd"/>
      <w:r w:rsidR="00704455" w:rsidRPr="00B245E7">
        <w:rPr>
          <w:sz w:val="22"/>
          <w:szCs w:val="22"/>
        </w:rPr>
        <w:t xml:space="preserve"> </w:t>
      </w:r>
      <w:r w:rsidR="00F14C34" w:rsidRPr="00B245E7">
        <w:rPr>
          <w:sz w:val="22"/>
          <w:szCs w:val="22"/>
        </w:rPr>
        <w:t>the</w:t>
      </w:r>
      <w:r w:rsidR="00F13FE4" w:rsidRPr="00B245E7">
        <w:rPr>
          <w:sz w:val="22"/>
          <w:szCs w:val="22"/>
        </w:rPr>
        <w:t xml:space="preserve"> </w:t>
      </w:r>
      <w:r w:rsidR="00F14C34" w:rsidRPr="00B245E7">
        <w:rPr>
          <w:sz w:val="22"/>
          <w:szCs w:val="22"/>
        </w:rPr>
        <w:t>1C</w:t>
      </w:r>
      <w:r w:rsidR="006577A2" w:rsidRPr="00B245E7">
        <w:rPr>
          <w:sz w:val="22"/>
          <w:szCs w:val="22"/>
        </w:rPr>
        <w:t>.</w:t>
      </w:r>
      <w:r w:rsidR="00F14C34" w:rsidRPr="00B245E7">
        <w:rPr>
          <w:sz w:val="22"/>
          <w:szCs w:val="22"/>
        </w:rPr>
        <w:t xml:space="preserve">2.1 </w:t>
      </w:r>
      <w:r w:rsidR="00EB2FB4" w:rsidRPr="00B245E7">
        <w:rPr>
          <w:sz w:val="22"/>
          <w:szCs w:val="22"/>
        </w:rPr>
        <w:t xml:space="preserve">CVV </w:t>
      </w:r>
      <w:r w:rsidR="00704455" w:rsidRPr="00B245E7">
        <w:rPr>
          <w:sz w:val="22"/>
          <w:szCs w:val="22"/>
        </w:rPr>
        <w:t>A/Netherlands/10370-1/2020</w:t>
      </w:r>
      <w:r w:rsidR="006577A2" w:rsidRPr="00B245E7">
        <w:rPr>
          <w:sz w:val="22"/>
          <w:szCs w:val="22"/>
        </w:rPr>
        <w:t xml:space="preserve">. </w:t>
      </w:r>
      <w:r w:rsidR="003B4CF4" w:rsidRPr="00B245E7">
        <w:rPr>
          <w:sz w:val="22"/>
          <w:szCs w:val="22"/>
        </w:rPr>
        <w:t xml:space="preserve">There were outlier swine </w:t>
      </w:r>
      <w:r w:rsidR="00704455" w:rsidRPr="00B245E7">
        <w:rPr>
          <w:sz w:val="22"/>
          <w:szCs w:val="22"/>
        </w:rPr>
        <w:t xml:space="preserve">strains </w:t>
      </w:r>
      <w:r w:rsidR="003B4CF4" w:rsidRPr="00B245E7">
        <w:rPr>
          <w:sz w:val="22"/>
          <w:szCs w:val="22"/>
        </w:rPr>
        <w:t xml:space="preserve">collected in </w:t>
      </w:r>
      <w:r w:rsidR="00704455" w:rsidRPr="00B245E7">
        <w:rPr>
          <w:sz w:val="22"/>
          <w:szCs w:val="22"/>
        </w:rPr>
        <w:t>Italy</w:t>
      </w:r>
      <w:r w:rsidR="00094A85" w:rsidRPr="00B245E7">
        <w:rPr>
          <w:sz w:val="22"/>
          <w:szCs w:val="22"/>
        </w:rPr>
        <w:t xml:space="preserve"> (clade </w:t>
      </w:r>
      <w:r w:rsidR="0085268D">
        <w:rPr>
          <w:sz w:val="22"/>
          <w:szCs w:val="22"/>
        </w:rPr>
        <w:t>1.C.2.4),</w:t>
      </w:r>
      <w:r w:rsidR="00704455" w:rsidRPr="00B245E7">
        <w:rPr>
          <w:sz w:val="22"/>
          <w:szCs w:val="22"/>
        </w:rPr>
        <w:t xml:space="preserve"> Germany </w:t>
      </w:r>
      <w:r w:rsidR="00094A85" w:rsidRPr="00B245E7">
        <w:rPr>
          <w:sz w:val="22"/>
          <w:szCs w:val="22"/>
        </w:rPr>
        <w:t xml:space="preserve">(clade </w:t>
      </w:r>
      <w:r w:rsidR="0085268D">
        <w:rPr>
          <w:sz w:val="22"/>
          <w:szCs w:val="22"/>
        </w:rPr>
        <w:t xml:space="preserve">1.C.2.4) </w:t>
      </w:r>
      <w:r w:rsidR="00704455" w:rsidRPr="00B245E7">
        <w:rPr>
          <w:sz w:val="22"/>
          <w:szCs w:val="22"/>
        </w:rPr>
        <w:t>and Belgium</w:t>
      </w:r>
      <w:r w:rsidR="006264E1" w:rsidRPr="00B245E7">
        <w:rPr>
          <w:sz w:val="22"/>
          <w:szCs w:val="22"/>
        </w:rPr>
        <w:t xml:space="preserve"> </w:t>
      </w:r>
      <w:r w:rsidR="00094A85" w:rsidRPr="00B245E7">
        <w:rPr>
          <w:sz w:val="22"/>
          <w:szCs w:val="22"/>
        </w:rPr>
        <w:t xml:space="preserve">(clade </w:t>
      </w:r>
      <w:r w:rsidR="0085268D">
        <w:rPr>
          <w:sz w:val="22"/>
          <w:szCs w:val="22"/>
        </w:rPr>
        <w:t>1.C.2.1)</w:t>
      </w:r>
      <w:r w:rsidR="0085268D" w:rsidRPr="00B245E7">
        <w:rPr>
          <w:sz w:val="22"/>
          <w:szCs w:val="22"/>
        </w:rPr>
        <w:t xml:space="preserve"> </w:t>
      </w:r>
      <w:r w:rsidR="003B4CF4" w:rsidRPr="00B245E7">
        <w:rPr>
          <w:sz w:val="22"/>
          <w:szCs w:val="22"/>
        </w:rPr>
        <w:t xml:space="preserve">that </w:t>
      </w:r>
      <w:r w:rsidR="002F4774" w:rsidRPr="00B245E7">
        <w:rPr>
          <w:sz w:val="22"/>
          <w:szCs w:val="22"/>
        </w:rPr>
        <w:t>were</w:t>
      </w:r>
      <w:r w:rsidR="006264E1" w:rsidRPr="00B245E7">
        <w:rPr>
          <w:sz w:val="22"/>
          <w:szCs w:val="22"/>
        </w:rPr>
        <w:t xml:space="preserve"> located around the antigenic map.</w:t>
      </w:r>
      <w:r w:rsidR="00704455" w:rsidRPr="00B245E7">
        <w:rPr>
          <w:sz w:val="22"/>
          <w:szCs w:val="22"/>
        </w:rPr>
        <w:t xml:space="preserve"> The isolates from Italy and Belgium </w:t>
      </w:r>
      <w:r w:rsidR="002F4774" w:rsidRPr="00B245E7">
        <w:rPr>
          <w:sz w:val="22"/>
          <w:szCs w:val="22"/>
        </w:rPr>
        <w:t>were</w:t>
      </w:r>
      <w:r w:rsidR="00704455" w:rsidRPr="00B245E7">
        <w:rPr>
          <w:sz w:val="22"/>
          <w:szCs w:val="22"/>
        </w:rPr>
        <w:t xml:space="preserve"> located at 3 AU from the main clusters</w:t>
      </w:r>
      <w:r w:rsidR="006264E1" w:rsidRPr="00B245E7">
        <w:rPr>
          <w:sz w:val="22"/>
          <w:szCs w:val="22"/>
        </w:rPr>
        <w:t xml:space="preserve">, while </w:t>
      </w:r>
      <w:r w:rsidR="00704455" w:rsidRPr="00B245E7">
        <w:rPr>
          <w:sz w:val="22"/>
          <w:szCs w:val="22"/>
        </w:rPr>
        <w:t xml:space="preserve">A/swine/Germany/AR313/2015 </w:t>
      </w:r>
      <w:r w:rsidR="002F4774" w:rsidRPr="00B245E7">
        <w:rPr>
          <w:sz w:val="22"/>
          <w:szCs w:val="22"/>
        </w:rPr>
        <w:t>was</w:t>
      </w:r>
      <w:r w:rsidR="00704455" w:rsidRPr="00B245E7">
        <w:rPr>
          <w:sz w:val="22"/>
          <w:szCs w:val="22"/>
        </w:rPr>
        <w:t xml:space="preserve"> located at 4 and 6 AU from the two main antigenic </w:t>
      </w:r>
      <w:commentRangeStart w:id="658"/>
      <w:r w:rsidR="00704455" w:rsidRPr="00B245E7">
        <w:rPr>
          <w:sz w:val="22"/>
          <w:szCs w:val="22"/>
        </w:rPr>
        <w:t>clusters</w:t>
      </w:r>
      <w:commentRangeEnd w:id="658"/>
      <w:r w:rsidR="003B4CF4" w:rsidRPr="00B245E7">
        <w:rPr>
          <w:rStyle w:val="CommentReference"/>
          <w:rFonts w:eastAsiaTheme="minorHAnsi"/>
          <w:sz w:val="22"/>
          <w:szCs w:val="22"/>
          <w:lang w:eastAsia="en-US"/>
        </w:rPr>
        <w:commentReference w:id="658"/>
      </w:r>
      <w:r w:rsidR="00704455" w:rsidRPr="00B245E7">
        <w:rPr>
          <w:sz w:val="22"/>
          <w:szCs w:val="22"/>
        </w:rPr>
        <w:t>.</w:t>
      </w:r>
    </w:p>
    <w:p w14:paraId="3ACE9D23" w14:textId="33C67E69" w:rsidR="008447AA" w:rsidRPr="00B245E7" w:rsidRDefault="008447AA" w:rsidP="00B245E7">
      <w:pPr>
        <w:spacing w:line="360" w:lineRule="auto"/>
        <w:rPr>
          <w:sz w:val="22"/>
          <w:szCs w:val="22"/>
        </w:rPr>
      </w:pPr>
    </w:p>
    <w:p w14:paraId="6BAB6984" w14:textId="0B4621DF" w:rsidR="00107028" w:rsidRPr="00B245E7" w:rsidRDefault="003C5027" w:rsidP="00B245E7">
      <w:pPr>
        <w:spacing w:line="360" w:lineRule="auto"/>
        <w:rPr>
          <w:b/>
          <w:bCs/>
          <w:sz w:val="22"/>
          <w:szCs w:val="22"/>
        </w:rPr>
      </w:pPr>
      <w:r w:rsidRPr="00B245E7">
        <w:rPr>
          <w:b/>
          <w:bCs/>
          <w:sz w:val="22"/>
          <w:szCs w:val="22"/>
        </w:rPr>
        <w:t xml:space="preserve">Comparison of </w:t>
      </w:r>
      <w:r w:rsidR="006C0075" w:rsidRPr="00B245E7">
        <w:rPr>
          <w:b/>
          <w:bCs/>
          <w:sz w:val="22"/>
          <w:szCs w:val="22"/>
        </w:rPr>
        <w:t xml:space="preserve">immune response </w:t>
      </w:r>
      <w:r w:rsidRPr="00B245E7">
        <w:rPr>
          <w:b/>
          <w:bCs/>
          <w:sz w:val="22"/>
          <w:szCs w:val="22"/>
        </w:rPr>
        <w:t>characterised using swine or ferret antisera</w:t>
      </w:r>
    </w:p>
    <w:p w14:paraId="6F10767B" w14:textId="0FC7488F" w:rsidR="0001789C" w:rsidRPr="00B245E7" w:rsidRDefault="003C5027" w:rsidP="00B245E7">
      <w:pPr>
        <w:spacing w:line="360" w:lineRule="auto"/>
        <w:rPr>
          <w:sz w:val="22"/>
          <w:szCs w:val="22"/>
        </w:rPr>
      </w:pPr>
      <w:r w:rsidRPr="00B245E7">
        <w:rPr>
          <w:sz w:val="22"/>
          <w:szCs w:val="22"/>
        </w:rPr>
        <w:t xml:space="preserve">Swine </w:t>
      </w:r>
      <w:r w:rsidR="00201458" w:rsidRPr="00B245E7">
        <w:rPr>
          <w:sz w:val="22"/>
          <w:szCs w:val="22"/>
        </w:rPr>
        <w:t>anti</w:t>
      </w:r>
      <w:r w:rsidRPr="00B245E7">
        <w:rPr>
          <w:sz w:val="22"/>
          <w:szCs w:val="22"/>
        </w:rPr>
        <w:t xml:space="preserve">sera </w:t>
      </w:r>
      <w:r w:rsidR="00201458" w:rsidRPr="00B245E7">
        <w:rPr>
          <w:sz w:val="22"/>
          <w:szCs w:val="22"/>
        </w:rPr>
        <w:t xml:space="preserve">raised </w:t>
      </w:r>
      <w:r w:rsidR="00C812C8" w:rsidRPr="00B245E7">
        <w:rPr>
          <w:sz w:val="22"/>
          <w:szCs w:val="22"/>
        </w:rPr>
        <w:t>against</w:t>
      </w:r>
      <w:r w:rsidR="00201458" w:rsidRPr="00B245E7">
        <w:rPr>
          <w:sz w:val="22"/>
          <w:szCs w:val="22"/>
        </w:rPr>
        <w:t xml:space="preserve"> influenza A viruses from pigs </w:t>
      </w:r>
      <w:r w:rsidRPr="00B245E7">
        <w:rPr>
          <w:sz w:val="22"/>
          <w:szCs w:val="22"/>
        </w:rPr>
        <w:t xml:space="preserve">are routinely used in HI assays to characterise within-host </w:t>
      </w:r>
      <w:r w:rsidR="00201458" w:rsidRPr="00B245E7">
        <w:rPr>
          <w:sz w:val="22"/>
          <w:szCs w:val="22"/>
        </w:rPr>
        <w:t xml:space="preserve">influenza </w:t>
      </w:r>
      <w:r w:rsidRPr="00B245E7">
        <w:rPr>
          <w:sz w:val="22"/>
          <w:szCs w:val="22"/>
        </w:rPr>
        <w:t xml:space="preserve">evolution. </w:t>
      </w:r>
      <w:r w:rsidR="00DF0212" w:rsidRPr="00B245E7">
        <w:rPr>
          <w:sz w:val="22"/>
          <w:szCs w:val="22"/>
        </w:rPr>
        <w:t>However, v</w:t>
      </w:r>
      <w:r w:rsidRPr="00B245E7">
        <w:rPr>
          <w:sz w:val="22"/>
          <w:szCs w:val="22"/>
        </w:rPr>
        <w:t>accine strain assessment</w:t>
      </w:r>
      <w:r w:rsidR="00DE59A9" w:rsidRPr="00B245E7">
        <w:rPr>
          <w:sz w:val="22"/>
          <w:szCs w:val="22"/>
        </w:rPr>
        <w:t>s</w:t>
      </w:r>
      <w:r w:rsidR="009742C9" w:rsidRPr="00B245E7">
        <w:rPr>
          <w:sz w:val="22"/>
          <w:szCs w:val="22"/>
        </w:rPr>
        <w:t xml:space="preserve"> for humans</w:t>
      </w:r>
      <w:r w:rsidRPr="00B245E7">
        <w:rPr>
          <w:sz w:val="22"/>
          <w:szCs w:val="22"/>
        </w:rPr>
        <w:t xml:space="preserve"> </w:t>
      </w:r>
      <w:r w:rsidR="00201458" w:rsidRPr="00B245E7">
        <w:rPr>
          <w:sz w:val="22"/>
          <w:szCs w:val="22"/>
        </w:rPr>
        <w:t xml:space="preserve">are </w:t>
      </w:r>
      <w:r w:rsidRPr="00B245E7">
        <w:rPr>
          <w:sz w:val="22"/>
          <w:szCs w:val="22"/>
        </w:rPr>
        <w:t>commonly undertaken using polyclonal ferret antisera raised to vaccine strains or candidate vaccine viruses</w:t>
      </w:r>
      <w:r w:rsidR="00C46411" w:rsidRPr="00B245E7">
        <w:rPr>
          <w:sz w:val="22"/>
          <w:szCs w:val="22"/>
        </w:rPr>
        <w:t xml:space="preserve"> </w:t>
      </w:r>
      <w:r w:rsidRPr="00B245E7">
        <w:rPr>
          <w:sz w:val="22"/>
          <w:szCs w:val="22"/>
        </w:rPr>
        <w:t xml:space="preserve">for human </w:t>
      </w:r>
      <w:r w:rsidR="006460FE" w:rsidRPr="00B245E7">
        <w:rPr>
          <w:sz w:val="22"/>
          <w:szCs w:val="22"/>
        </w:rPr>
        <w:t xml:space="preserve">pre </w:t>
      </w:r>
      <w:r w:rsidRPr="00B245E7">
        <w:rPr>
          <w:sz w:val="22"/>
          <w:szCs w:val="22"/>
        </w:rPr>
        <w:t xml:space="preserve">pandemic risk assessment. Here we compared the antigenic relationships </w:t>
      </w:r>
      <w:r w:rsidR="003042AE" w:rsidRPr="00B245E7">
        <w:rPr>
          <w:sz w:val="22"/>
          <w:szCs w:val="22"/>
        </w:rPr>
        <w:t xml:space="preserve">among a </w:t>
      </w:r>
      <w:r w:rsidRPr="00B245E7">
        <w:rPr>
          <w:sz w:val="22"/>
          <w:szCs w:val="22"/>
        </w:rPr>
        <w:t xml:space="preserve">subset of strains </w:t>
      </w:r>
      <w:r w:rsidR="003042AE" w:rsidRPr="00B245E7">
        <w:rPr>
          <w:sz w:val="22"/>
          <w:szCs w:val="22"/>
        </w:rPr>
        <w:t xml:space="preserve">using </w:t>
      </w:r>
      <w:r w:rsidR="00995EF8" w:rsidRPr="00B245E7">
        <w:rPr>
          <w:sz w:val="22"/>
          <w:szCs w:val="22"/>
        </w:rPr>
        <w:t xml:space="preserve">both </w:t>
      </w:r>
      <w:r w:rsidR="003042AE" w:rsidRPr="00B245E7">
        <w:rPr>
          <w:sz w:val="22"/>
          <w:szCs w:val="22"/>
        </w:rPr>
        <w:t xml:space="preserve">swine </w:t>
      </w:r>
      <w:r w:rsidR="009E46B2" w:rsidRPr="00B245E7">
        <w:rPr>
          <w:sz w:val="22"/>
          <w:szCs w:val="22"/>
        </w:rPr>
        <w:t>and</w:t>
      </w:r>
      <w:r w:rsidR="003042AE" w:rsidRPr="00B245E7">
        <w:rPr>
          <w:sz w:val="22"/>
          <w:szCs w:val="22"/>
        </w:rPr>
        <w:t xml:space="preserve"> ferret polyclonal </w:t>
      </w:r>
      <w:r w:rsidR="009E46B2" w:rsidRPr="00B245E7">
        <w:rPr>
          <w:sz w:val="22"/>
          <w:szCs w:val="22"/>
        </w:rPr>
        <w:t>anti</w:t>
      </w:r>
      <w:r w:rsidR="003042AE" w:rsidRPr="00B245E7">
        <w:rPr>
          <w:sz w:val="22"/>
          <w:szCs w:val="22"/>
        </w:rPr>
        <w:t>sera</w:t>
      </w:r>
      <w:r w:rsidR="009A704F" w:rsidRPr="00B245E7">
        <w:rPr>
          <w:sz w:val="22"/>
          <w:szCs w:val="22"/>
        </w:rPr>
        <w:t xml:space="preserve"> </w:t>
      </w:r>
      <w:r w:rsidR="009E46B2" w:rsidRPr="00B245E7">
        <w:rPr>
          <w:sz w:val="22"/>
          <w:szCs w:val="22"/>
        </w:rPr>
        <w:t>to carry out</w:t>
      </w:r>
      <w:r w:rsidR="00995EF8" w:rsidRPr="00B245E7">
        <w:rPr>
          <w:sz w:val="22"/>
          <w:szCs w:val="22"/>
        </w:rPr>
        <w:t xml:space="preserve"> </w:t>
      </w:r>
      <w:r w:rsidR="009A704F" w:rsidRPr="00B245E7">
        <w:rPr>
          <w:sz w:val="22"/>
          <w:szCs w:val="22"/>
        </w:rPr>
        <w:t>antibody landscaping</w:t>
      </w:r>
      <w:r w:rsidR="009F349B" w:rsidRPr="00B245E7">
        <w:rPr>
          <w:sz w:val="22"/>
          <w:szCs w:val="22"/>
        </w:rPr>
        <w:t xml:space="preserve"> </w:t>
      </w:r>
      <w:r w:rsidR="000435CC" w:rsidRPr="00B245E7">
        <w:rPr>
          <w:sz w:val="22"/>
          <w:szCs w:val="22"/>
        </w:rPr>
        <w:t>(</w:t>
      </w:r>
      <w:r w:rsidR="0058718A">
        <w:rPr>
          <w:sz w:val="22"/>
          <w:szCs w:val="22"/>
        </w:rPr>
        <w:t>Figure 5</w:t>
      </w:r>
      <w:r w:rsidR="009E46B2" w:rsidRPr="00B245E7">
        <w:rPr>
          <w:sz w:val="22"/>
          <w:szCs w:val="22"/>
        </w:rPr>
        <w:t>)</w:t>
      </w:r>
      <w:r w:rsidR="009A704F" w:rsidRPr="00B245E7">
        <w:rPr>
          <w:sz w:val="22"/>
          <w:szCs w:val="22"/>
        </w:rPr>
        <w:t>.</w:t>
      </w:r>
      <w:r w:rsidR="00A5632D" w:rsidRPr="00B245E7">
        <w:rPr>
          <w:sz w:val="22"/>
          <w:szCs w:val="22"/>
        </w:rPr>
        <w:t xml:space="preserve"> </w:t>
      </w:r>
      <w:r w:rsidR="009A704F" w:rsidRPr="00B245E7">
        <w:rPr>
          <w:sz w:val="22"/>
          <w:szCs w:val="22"/>
        </w:rPr>
        <w:t xml:space="preserve">Our focus was the serological response of these hosts to </w:t>
      </w:r>
      <w:r w:rsidR="006A7FF4" w:rsidRPr="00B245E7">
        <w:rPr>
          <w:sz w:val="22"/>
          <w:szCs w:val="22"/>
        </w:rPr>
        <w:t>influenza</w:t>
      </w:r>
      <w:r w:rsidR="00313C5D" w:rsidRPr="00B245E7">
        <w:rPr>
          <w:sz w:val="22"/>
          <w:szCs w:val="22"/>
        </w:rPr>
        <w:t xml:space="preserve"> A virus</w:t>
      </w:r>
      <w:r w:rsidR="006A7FF4" w:rsidRPr="00B245E7">
        <w:rPr>
          <w:sz w:val="22"/>
          <w:szCs w:val="22"/>
        </w:rPr>
        <w:t>, whether through vaccination</w:t>
      </w:r>
      <w:r w:rsidR="006577A2" w:rsidRPr="00B245E7">
        <w:rPr>
          <w:sz w:val="22"/>
          <w:szCs w:val="22"/>
        </w:rPr>
        <w:t xml:space="preserve"> </w:t>
      </w:r>
      <w:r w:rsidR="000435CC" w:rsidRPr="00B245E7">
        <w:rPr>
          <w:sz w:val="22"/>
          <w:szCs w:val="22"/>
        </w:rPr>
        <w:t>(</w:t>
      </w:r>
      <w:r w:rsidR="006A7FF4" w:rsidRPr="00B245E7">
        <w:rPr>
          <w:sz w:val="22"/>
          <w:szCs w:val="22"/>
        </w:rPr>
        <w:t>swine) or infection</w:t>
      </w:r>
      <w:r w:rsidR="006577A2" w:rsidRPr="00B245E7">
        <w:rPr>
          <w:sz w:val="22"/>
          <w:szCs w:val="22"/>
        </w:rPr>
        <w:t xml:space="preserve"> </w:t>
      </w:r>
      <w:r w:rsidR="000435CC" w:rsidRPr="00B245E7">
        <w:rPr>
          <w:sz w:val="22"/>
          <w:szCs w:val="22"/>
        </w:rPr>
        <w:t>(</w:t>
      </w:r>
      <w:r w:rsidR="006A7FF4" w:rsidRPr="00B245E7">
        <w:rPr>
          <w:sz w:val="22"/>
          <w:szCs w:val="22"/>
        </w:rPr>
        <w:t>ferret)</w:t>
      </w:r>
      <w:r w:rsidR="004C3AD2" w:rsidRPr="00B245E7">
        <w:rPr>
          <w:sz w:val="22"/>
          <w:szCs w:val="22"/>
        </w:rPr>
        <w:t xml:space="preserve"> </w:t>
      </w:r>
      <w:r w:rsidR="006A7FF4" w:rsidRPr="00B245E7">
        <w:rPr>
          <w:sz w:val="22"/>
          <w:szCs w:val="22"/>
        </w:rPr>
        <w:t>and we interpolated the surfaces over the antigenic map positioned with ferret antisera</w:t>
      </w:r>
      <w:r w:rsidR="007A69CD" w:rsidRPr="00B245E7">
        <w:rPr>
          <w:sz w:val="22"/>
          <w:szCs w:val="22"/>
        </w:rPr>
        <w:t>.</w:t>
      </w:r>
    </w:p>
    <w:p w14:paraId="24E6D18D" w14:textId="77777777" w:rsidR="006577A2" w:rsidRPr="00B245E7" w:rsidRDefault="006577A2" w:rsidP="00B245E7">
      <w:pPr>
        <w:spacing w:line="360" w:lineRule="auto"/>
        <w:rPr>
          <w:sz w:val="22"/>
          <w:szCs w:val="22"/>
        </w:rPr>
      </w:pPr>
    </w:p>
    <w:p w14:paraId="58F4B74C" w14:textId="04256E73" w:rsidR="007E4EE7" w:rsidRPr="00B245E7" w:rsidRDefault="00A5632D" w:rsidP="00B245E7">
      <w:pPr>
        <w:spacing w:line="360" w:lineRule="auto"/>
        <w:rPr>
          <w:sz w:val="22"/>
          <w:szCs w:val="22"/>
        </w:rPr>
      </w:pPr>
      <w:r w:rsidRPr="00B245E7">
        <w:rPr>
          <w:sz w:val="22"/>
          <w:szCs w:val="22"/>
        </w:rPr>
        <w:t xml:space="preserve">There are two measures that can </w:t>
      </w:r>
      <w:r w:rsidR="0061204F" w:rsidRPr="00B245E7">
        <w:rPr>
          <w:sz w:val="22"/>
          <w:szCs w:val="22"/>
        </w:rPr>
        <w:t xml:space="preserve">be </w:t>
      </w:r>
      <w:r w:rsidRPr="00B245E7">
        <w:rPr>
          <w:sz w:val="22"/>
          <w:szCs w:val="22"/>
        </w:rPr>
        <w:t>analyse</w:t>
      </w:r>
      <w:r w:rsidR="0061204F" w:rsidRPr="00B245E7">
        <w:rPr>
          <w:sz w:val="22"/>
          <w:szCs w:val="22"/>
        </w:rPr>
        <w:t>d</w:t>
      </w:r>
      <w:r w:rsidRPr="00B245E7">
        <w:rPr>
          <w:sz w:val="22"/>
          <w:szCs w:val="22"/>
        </w:rPr>
        <w:t xml:space="preserve"> </w:t>
      </w:r>
      <w:r w:rsidR="006B0A9B" w:rsidRPr="00B245E7">
        <w:rPr>
          <w:sz w:val="22"/>
          <w:szCs w:val="22"/>
        </w:rPr>
        <w:t xml:space="preserve">from </w:t>
      </w:r>
      <w:r w:rsidRPr="00B245E7">
        <w:rPr>
          <w:sz w:val="22"/>
          <w:szCs w:val="22"/>
        </w:rPr>
        <w:t>antibody landscapes: the magnitude</w:t>
      </w:r>
      <w:r w:rsidR="006577A2" w:rsidRPr="00B245E7">
        <w:rPr>
          <w:sz w:val="22"/>
          <w:szCs w:val="22"/>
        </w:rPr>
        <w:t xml:space="preserve"> </w:t>
      </w:r>
      <w:r w:rsidR="000435CC" w:rsidRPr="00B245E7">
        <w:rPr>
          <w:sz w:val="22"/>
          <w:szCs w:val="22"/>
        </w:rPr>
        <w:t>(</w:t>
      </w:r>
      <w:r w:rsidRPr="00B245E7">
        <w:rPr>
          <w:sz w:val="22"/>
          <w:szCs w:val="22"/>
        </w:rPr>
        <w:t xml:space="preserve">level of antibody </w:t>
      </w:r>
      <w:commentRangeStart w:id="659"/>
      <w:del w:id="660" w:author="RICHARD Gautier" w:date="2024-11-29T16:18:00Z">
        <w:r w:rsidRPr="00B245E7">
          <w:rPr>
            <w:sz w:val="22"/>
            <w:szCs w:val="22"/>
          </w:rPr>
          <w:delText>titre</w:delText>
        </w:r>
      </w:del>
      <w:proofErr w:type="spellStart"/>
      <w:ins w:id="661" w:author="RICHARD Gautier" w:date="2024-11-29T16:18:00Z">
        <w:r w:rsidRPr="00B245E7">
          <w:rPr>
            <w:sz w:val="22"/>
            <w:szCs w:val="22"/>
          </w:rPr>
          <w:t>tit</w:t>
        </w:r>
      </w:ins>
      <w:ins w:id="662" w:author="RICHARD Gautier" w:date="2024-11-29T15:18:00Z">
        <w:r w:rsidR="00FF56F8">
          <w:rPr>
            <w:sz w:val="22"/>
            <w:szCs w:val="22"/>
          </w:rPr>
          <w:t>er</w:t>
        </w:r>
      </w:ins>
      <w:proofErr w:type="spellEnd"/>
      <w:del w:id="663" w:author="RICHARD Gautier" w:date="2024-11-29T15:18:00Z">
        <w:r w:rsidRPr="00B245E7" w:rsidDel="00FF56F8">
          <w:rPr>
            <w:sz w:val="22"/>
            <w:szCs w:val="22"/>
          </w:rPr>
          <w:delText>re</w:delText>
        </w:r>
      </w:del>
      <w:r w:rsidR="009A704F" w:rsidRPr="00B245E7">
        <w:rPr>
          <w:sz w:val="22"/>
          <w:szCs w:val="22"/>
        </w:rPr>
        <w:t xml:space="preserve"> </w:t>
      </w:r>
      <w:commentRangeEnd w:id="659"/>
      <w:r w:rsidR="00313C5D" w:rsidRPr="00B245E7">
        <w:rPr>
          <w:rStyle w:val="CommentReference"/>
          <w:rFonts w:eastAsiaTheme="minorHAnsi"/>
          <w:sz w:val="22"/>
          <w:szCs w:val="22"/>
          <w:lang w:eastAsia="en-US"/>
        </w:rPr>
        <w:commentReference w:id="659"/>
      </w:r>
      <w:r w:rsidR="009A704F" w:rsidRPr="00B245E7">
        <w:rPr>
          <w:sz w:val="22"/>
          <w:szCs w:val="22"/>
        </w:rPr>
        <w:t>and height of the landscape</w:t>
      </w:r>
      <w:r w:rsidRPr="00B245E7">
        <w:rPr>
          <w:sz w:val="22"/>
          <w:szCs w:val="22"/>
        </w:rPr>
        <w:t>) and breadth</w:t>
      </w:r>
      <w:r w:rsidR="006577A2" w:rsidRPr="00B245E7">
        <w:rPr>
          <w:sz w:val="22"/>
          <w:szCs w:val="22"/>
        </w:rPr>
        <w:t xml:space="preserve"> </w:t>
      </w:r>
      <w:r w:rsidR="000435CC" w:rsidRPr="00B245E7">
        <w:rPr>
          <w:sz w:val="22"/>
          <w:szCs w:val="22"/>
        </w:rPr>
        <w:t>(</w:t>
      </w:r>
      <w:r w:rsidR="0061204F" w:rsidRPr="00B245E7">
        <w:rPr>
          <w:sz w:val="22"/>
          <w:szCs w:val="22"/>
        </w:rPr>
        <w:t>span of the smooth surface) of the antibody response. The magnitude and breadth of the antibody response were ver</w:t>
      </w:r>
      <w:r w:rsidR="009A704F" w:rsidRPr="00B245E7">
        <w:rPr>
          <w:sz w:val="22"/>
          <w:szCs w:val="22"/>
        </w:rPr>
        <w:t>y similar in both animal models, demonstrating</w:t>
      </w:r>
      <w:r w:rsidR="0061204F" w:rsidRPr="00B245E7">
        <w:rPr>
          <w:sz w:val="22"/>
          <w:szCs w:val="22"/>
        </w:rPr>
        <w:t xml:space="preserve"> the same level of cross-reaction across the European H1 strains</w:t>
      </w:r>
      <w:r w:rsidR="00391335" w:rsidRPr="00B245E7">
        <w:rPr>
          <w:sz w:val="22"/>
          <w:szCs w:val="22"/>
        </w:rPr>
        <w:t xml:space="preserve"> </w:t>
      </w:r>
      <w:r w:rsidR="00EB435D" w:rsidRPr="00B245E7">
        <w:rPr>
          <w:sz w:val="22"/>
          <w:szCs w:val="22"/>
        </w:rPr>
        <w:t xml:space="preserve">whether detected by </w:t>
      </w:r>
      <w:r w:rsidR="00C147DE" w:rsidRPr="00B245E7">
        <w:rPr>
          <w:sz w:val="22"/>
          <w:szCs w:val="22"/>
        </w:rPr>
        <w:t xml:space="preserve">ferret </w:t>
      </w:r>
      <w:r w:rsidR="00EB435D" w:rsidRPr="00B245E7">
        <w:rPr>
          <w:sz w:val="22"/>
          <w:szCs w:val="22"/>
        </w:rPr>
        <w:t>(</w:t>
      </w:r>
      <w:r w:rsidR="0058718A">
        <w:rPr>
          <w:sz w:val="22"/>
          <w:szCs w:val="22"/>
        </w:rPr>
        <w:t>Figure 5</w:t>
      </w:r>
      <w:r w:rsidR="00EB435D" w:rsidRPr="00B245E7">
        <w:rPr>
          <w:sz w:val="22"/>
          <w:szCs w:val="22"/>
        </w:rPr>
        <w:t xml:space="preserve">A) or </w:t>
      </w:r>
      <w:r w:rsidR="00C147DE" w:rsidRPr="00B245E7">
        <w:rPr>
          <w:sz w:val="22"/>
          <w:szCs w:val="22"/>
        </w:rPr>
        <w:t xml:space="preserve">swine </w:t>
      </w:r>
      <w:r w:rsidR="00155872" w:rsidRPr="00B245E7">
        <w:rPr>
          <w:sz w:val="22"/>
          <w:szCs w:val="22"/>
        </w:rPr>
        <w:t>(</w:t>
      </w:r>
      <w:r w:rsidR="0058718A">
        <w:rPr>
          <w:sz w:val="22"/>
          <w:szCs w:val="22"/>
        </w:rPr>
        <w:t>Figure 5</w:t>
      </w:r>
      <w:r w:rsidR="00EB435D" w:rsidRPr="00B245E7">
        <w:rPr>
          <w:sz w:val="22"/>
          <w:szCs w:val="22"/>
        </w:rPr>
        <w:t>B</w:t>
      </w:r>
      <w:r w:rsidR="00155872" w:rsidRPr="00B245E7">
        <w:rPr>
          <w:sz w:val="22"/>
          <w:szCs w:val="22"/>
        </w:rPr>
        <w:t>)</w:t>
      </w:r>
      <w:r w:rsidR="00EB435D" w:rsidRPr="00B245E7">
        <w:rPr>
          <w:sz w:val="22"/>
          <w:szCs w:val="22"/>
        </w:rPr>
        <w:t xml:space="preserve"> sera</w:t>
      </w:r>
      <w:r w:rsidR="00155872" w:rsidRPr="00B245E7">
        <w:rPr>
          <w:sz w:val="22"/>
          <w:szCs w:val="22"/>
        </w:rPr>
        <w:t>.</w:t>
      </w:r>
      <w:r w:rsidR="0061204F" w:rsidRPr="00B245E7">
        <w:rPr>
          <w:sz w:val="22"/>
          <w:szCs w:val="22"/>
        </w:rPr>
        <w:t xml:space="preserve"> </w:t>
      </w:r>
      <w:commentRangeStart w:id="664"/>
      <w:r w:rsidR="00313C5D" w:rsidRPr="00B245E7">
        <w:rPr>
          <w:sz w:val="22"/>
          <w:szCs w:val="22"/>
        </w:rPr>
        <w:t>T</w:t>
      </w:r>
      <w:r w:rsidR="0061204F" w:rsidRPr="00B245E7">
        <w:rPr>
          <w:sz w:val="22"/>
          <w:szCs w:val="22"/>
        </w:rPr>
        <w:t xml:space="preserve">here was no statistical difference between the antibody response of the two animal models after immunisation with European H1 strains. </w:t>
      </w:r>
      <w:commentRangeStart w:id="665"/>
      <w:del w:id="666" w:author="Coggon, Amelia Charlotte" w:date="2024-12-09T15:10:00Z" w16du:dateUtc="2024-12-09T14:10:00Z">
        <w:r w:rsidR="00313C5D" w:rsidRPr="00B245E7" w:rsidDel="001C1655">
          <w:rPr>
            <w:sz w:val="22"/>
            <w:szCs w:val="22"/>
          </w:rPr>
          <w:delText>These data</w:delText>
        </w:r>
        <w:r w:rsidR="0034418F" w:rsidRPr="00B245E7" w:rsidDel="001C1655">
          <w:rPr>
            <w:sz w:val="22"/>
            <w:szCs w:val="22"/>
          </w:rPr>
          <w:delText xml:space="preserve"> suggest that </w:delText>
        </w:r>
        <w:r w:rsidR="006A7FF4" w:rsidRPr="00B245E7" w:rsidDel="001C1655">
          <w:rPr>
            <w:sz w:val="22"/>
            <w:szCs w:val="22"/>
          </w:rPr>
          <w:delText>either swine antisera or ferret antisera</w:delText>
        </w:r>
        <w:r w:rsidR="00A61962" w:rsidRPr="00B245E7" w:rsidDel="001C1655">
          <w:rPr>
            <w:sz w:val="22"/>
            <w:szCs w:val="22"/>
          </w:rPr>
          <w:delText xml:space="preserve"> </w:delText>
        </w:r>
        <w:r w:rsidR="006A7FF4" w:rsidRPr="00B245E7" w:rsidDel="001C1655">
          <w:rPr>
            <w:sz w:val="22"/>
            <w:szCs w:val="22"/>
          </w:rPr>
          <w:delText xml:space="preserve">are </w:delText>
        </w:r>
        <w:r w:rsidR="00A61962" w:rsidRPr="00B245E7" w:rsidDel="001C1655">
          <w:rPr>
            <w:sz w:val="22"/>
            <w:szCs w:val="22"/>
          </w:rPr>
          <w:delText xml:space="preserve">appropriate to use as an </w:delText>
        </w:r>
        <w:r w:rsidR="00D9190E" w:rsidRPr="00B245E7" w:rsidDel="001C1655">
          <w:rPr>
            <w:sz w:val="22"/>
            <w:szCs w:val="22"/>
          </w:rPr>
          <w:delText xml:space="preserve">animal model for </w:delText>
        </w:r>
        <w:r w:rsidR="00EB435D" w:rsidRPr="00B245E7" w:rsidDel="001C1655">
          <w:rPr>
            <w:sz w:val="22"/>
            <w:szCs w:val="22"/>
          </w:rPr>
          <w:delText xml:space="preserve">antigenic </w:delText>
        </w:r>
        <w:r w:rsidR="00D9190E" w:rsidRPr="00B245E7" w:rsidDel="001C1655">
          <w:rPr>
            <w:sz w:val="22"/>
            <w:szCs w:val="22"/>
          </w:rPr>
          <w:delText>assessment</w:delText>
        </w:r>
        <w:r w:rsidR="00A61962" w:rsidRPr="00B245E7" w:rsidDel="001C1655">
          <w:rPr>
            <w:sz w:val="22"/>
            <w:szCs w:val="22"/>
          </w:rPr>
          <w:delText xml:space="preserve"> </w:delText>
        </w:r>
        <w:r w:rsidR="00313C5D" w:rsidRPr="00B245E7" w:rsidDel="001C1655">
          <w:rPr>
            <w:sz w:val="22"/>
            <w:szCs w:val="22"/>
          </w:rPr>
          <w:delText>as</w:delText>
        </w:r>
        <w:r w:rsidR="00A61962" w:rsidRPr="00B245E7" w:rsidDel="001C1655">
          <w:rPr>
            <w:sz w:val="22"/>
            <w:szCs w:val="22"/>
          </w:rPr>
          <w:delText xml:space="preserve"> there were no si</w:delText>
        </w:r>
        <w:r w:rsidR="00A61603" w:rsidRPr="00B245E7" w:rsidDel="001C1655">
          <w:rPr>
            <w:sz w:val="22"/>
            <w:szCs w:val="22"/>
          </w:rPr>
          <w:delText>gni</w:delText>
        </w:r>
        <w:r w:rsidR="00A61962" w:rsidRPr="00B245E7" w:rsidDel="001C1655">
          <w:rPr>
            <w:sz w:val="22"/>
            <w:szCs w:val="22"/>
          </w:rPr>
          <w:delText xml:space="preserve">ficant differences in the cross-reactivity of the HI assay data, </w:delText>
        </w:r>
        <w:r w:rsidR="00313C5D" w:rsidRPr="00B245E7" w:rsidDel="001C1655">
          <w:rPr>
            <w:sz w:val="22"/>
            <w:szCs w:val="22"/>
          </w:rPr>
          <w:delText xml:space="preserve">and </w:delText>
        </w:r>
        <w:r w:rsidR="00A61962" w:rsidRPr="00B245E7" w:rsidDel="001C1655">
          <w:rPr>
            <w:sz w:val="22"/>
            <w:szCs w:val="22"/>
          </w:rPr>
          <w:delText xml:space="preserve">that either </w:delText>
        </w:r>
        <w:r w:rsidR="00EB435D" w:rsidRPr="00B245E7" w:rsidDel="001C1655">
          <w:rPr>
            <w:sz w:val="22"/>
            <w:szCs w:val="22"/>
          </w:rPr>
          <w:delText xml:space="preserve">vaccination or infection </w:delText>
        </w:r>
        <w:r w:rsidR="00C147DE" w:rsidRPr="00B245E7" w:rsidDel="001C1655">
          <w:rPr>
            <w:sz w:val="22"/>
            <w:szCs w:val="22"/>
          </w:rPr>
          <w:delText xml:space="preserve">as the </w:delText>
        </w:r>
        <w:r w:rsidR="00A61962" w:rsidRPr="00B245E7" w:rsidDel="001C1655">
          <w:rPr>
            <w:sz w:val="22"/>
            <w:szCs w:val="22"/>
          </w:rPr>
          <w:delText>antigen presentation route is equivalent</w:delText>
        </w:r>
        <w:r w:rsidR="00D9190E" w:rsidRPr="00B245E7" w:rsidDel="001C1655">
          <w:rPr>
            <w:sz w:val="22"/>
            <w:szCs w:val="22"/>
          </w:rPr>
          <w:delText>.</w:delText>
        </w:r>
        <w:r w:rsidR="001A4154" w:rsidRPr="00B245E7" w:rsidDel="001C1655">
          <w:rPr>
            <w:sz w:val="22"/>
            <w:szCs w:val="22"/>
          </w:rPr>
          <w:delText xml:space="preserve"> </w:delText>
        </w:r>
        <w:commentRangeEnd w:id="664"/>
        <w:commentRangeEnd w:id="665"/>
        <w:r w:rsidR="00083138" w:rsidDel="001C1655">
          <w:rPr>
            <w:rStyle w:val="CommentReference"/>
            <w:rFonts w:asciiTheme="minorHAnsi" w:eastAsiaTheme="minorHAnsi" w:hAnsiTheme="minorHAnsi" w:cstheme="minorBidi"/>
            <w:lang w:eastAsia="en-US"/>
          </w:rPr>
          <w:commentReference w:id="665"/>
        </w:r>
        <w:r w:rsidR="00C77C3D" w:rsidDel="001C1655">
          <w:rPr>
            <w:rStyle w:val="CommentReference"/>
            <w:rFonts w:asciiTheme="minorHAnsi" w:eastAsiaTheme="minorHAnsi" w:hAnsiTheme="minorHAnsi" w:cstheme="minorBidi"/>
            <w:lang w:eastAsia="en-US"/>
          </w:rPr>
          <w:commentReference w:id="664"/>
        </w:r>
      </w:del>
    </w:p>
    <w:p w14:paraId="3BA72440" w14:textId="16268B03" w:rsidR="00107028" w:rsidRPr="00B245E7" w:rsidRDefault="00107028" w:rsidP="00B245E7">
      <w:pPr>
        <w:spacing w:line="360" w:lineRule="auto"/>
        <w:rPr>
          <w:sz w:val="22"/>
          <w:szCs w:val="22"/>
        </w:rPr>
      </w:pPr>
    </w:p>
    <w:p w14:paraId="2FE2F52D" w14:textId="77777777" w:rsidR="00227C40" w:rsidRPr="00B245E7" w:rsidRDefault="00227C40" w:rsidP="00B245E7">
      <w:pPr>
        <w:spacing w:line="360" w:lineRule="auto"/>
        <w:rPr>
          <w:b/>
          <w:bCs/>
          <w:sz w:val="22"/>
          <w:szCs w:val="22"/>
        </w:rPr>
      </w:pPr>
      <w:commentRangeStart w:id="667"/>
      <w:commentRangeStart w:id="668"/>
      <w:r w:rsidRPr="00B245E7">
        <w:rPr>
          <w:b/>
          <w:bCs/>
          <w:sz w:val="22"/>
          <w:szCs w:val="22"/>
        </w:rPr>
        <w:t>Vaccination in pigs</w:t>
      </w:r>
      <w:commentRangeEnd w:id="667"/>
      <w:r w:rsidR="007542D9">
        <w:rPr>
          <w:rStyle w:val="CommentReference"/>
          <w:rFonts w:asciiTheme="minorHAnsi" w:eastAsiaTheme="minorHAnsi" w:hAnsiTheme="minorHAnsi" w:cstheme="minorBidi"/>
          <w:lang w:eastAsia="en-US"/>
        </w:rPr>
        <w:commentReference w:id="667"/>
      </w:r>
      <w:commentRangeEnd w:id="668"/>
      <w:r w:rsidR="001C1655">
        <w:rPr>
          <w:rStyle w:val="CommentReference"/>
          <w:rFonts w:asciiTheme="minorHAnsi" w:eastAsiaTheme="minorHAnsi" w:hAnsiTheme="minorHAnsi" w:cstheme="minorBidi"/>
          <w:lang w:eastAsia="en-US"/>
        </w:rPr>
        <w:commentReference w:id="668"/>
      </w:r>
    </w:p>
    <w:p w14:paraId="4B7500C4" w14:textId="527D7A30" w:rsidR="00227C40" w:rsidRPr="00370DE8" w:rsidRDefault="006577A2" w:rsidP="00B245E7">
      <w:pPr>
        <w:spacing w:line="360" w:lineRule="auto"/>
        <w:rPr>
          <w:sz w:val="22"/>
          <w:szCs w:val="22"/>
        </w:rPr>
      </w:pPr>
      <w:commentRangeStart w:id="669"/>
      <w:commentRangeStart w:id="670"/>
      <w:r w:rsidRPr="00937FB5">
        <w:rPr>
          <w:sz w:val="22"/>
          <w:szCs w:val="22"/>
        </w:rPr>
        <w:t xml:space="preserve">Ferret derived sera </w:t>
      </w:r>
      <w:ins w:id="671" w:author="SIMON Gaelle" w:date="2024-11-29T18:32:00Z">
        <w:del w:id="672" w:author="Coggon, Amelia Charlotte" w:date="2024-12-09T22:10:00Z" w16du:dateUtc="2024-12-09T21:10:00Z">
          <w:r w:rsidR="00083138" w:rsidRPr="00937FB5" w:rsidDel="00963E91">
            <w:rPr>
              <w:sz w:val="22"/>
              <w:szCs w:val="22"/>
            </w:rPr>
            <w:delText>are</w:delText>
          </w:r>
        </w:del>
      </w:ins>
      <w:del w:id="673" w:author="Coggon, Amelia Charlotte" w:date="2024-12-09T22:10:00Z" w16du:dateUtc="2024-12-09T21:10:00Z">
        <w:r w:rsidRPr="00937FB5" w:rsidDel="00963E91">
          <w:rPr>
            <w:sz w:val="22"/>
            <w:szCs w:val="22"/>
          </w:rPr>
          <w:delText>is</w:delText>
        </w:r>
      </w:del>
      <w:ins w:id="674" w:author="Coggon, Amelia Charlotte" w:date="2024-12-09T22:10:00Z" w16du:dateUtc="2024-12-09T21:10:00Z">
        <w:r w:rsidR="00963E91" w:rsidRPr="00937FB5">
          <w:rPr>
            <w:sz w:val="22"/>
            <w:szCs w:val="22"/>
          </w:rPr>
          <w:t>are sometimes</w:t>
        </w:r>
      </w:ins>
      <w:r w:rsidRPr="00937FB5">
        <w:rPr>
          <w:sz w:val="22"/>
          <w:szCs w:val="22"/>
        </w:rPr>
        <w:t xml:space="preserve"> </w:t>
      </w:r>
      <w:del w:id="675" w:author="Coggon, Amelia Charlotte" w:date="2024-12-09T22:04:00Z" w16du:dateUtc="2024-12-09T21:04:00Z">
        <w:r w:rsidRPr="00937FB5" w:rsidDel="00963E91">
          <w:rPr>
            <w:sz w:val="22"/>
            <w:szCs w:val="22"/>
          </w:rPr>
          <w:delText xml:space="preserve">commonly </w:delText>
        </w:r>
      </w:del>
      <w:r w:rsidRPr="00937FB5">
        <w:rPr>
          <w:sz w:val="22"/>
          <w:szCs w:val="22"/>
        </w:rPr>
        <w:t xml:space="preserve">raised against </w:t>
      </w:r>
      <w:r w:rsidR="00E64E57" w:rsidRPr="00937FB5">
        <w:rPr>
          <w:sz w:val="22"/>
          <w:szCs w:val="22"/>
        </w:rPr>
        <w:t xml:space="preserve">swine </w:t>
      </w:r>
      <w:r w:rsidRPr="00937FB5">
        <w:rPr>
          <w:sz w:val="22"/>
          <w:szCs w:val="22"/>
        </w:rPr>
        <w:t xml:space="preserve">vaccine seed strains in Europe to determine the likely </w:t>
      </w:r>
      <w:r w:rsidR="00E64E57" w:rsidRPr="00937FB5">
        <w:rPr>
          <w:sz w:val="22"/>
          <w:szCs w:val="22"/>
        </w:rPr>
        <w:t xml:space="preserve">antigenic </w:t>
      </w:r>
      <w:r w:rsidRPr="00937FB5">
        <w:rPr>
          <w:sz w:val="22"/>
          <w:szCs w:val="22"/>
        </w:rPr>
        <w:t>vaccine</w:t>
      </w:r>
      <w:r w:rsidR="00E64E57" w:rsidRPr="00937FB5">
        <w:rPr>
          <w:sz w:val="22"/>
          <w:szCs w:val="22"/>
        </w:rPr>
        <w:t xml:space="preserve"> match</w:t>
      </w:r>
      <w:r w:rsidR="00946D02" w:rsidRPr="00937FB5">
        <w:rPr>
          <w:sz w:val="22"/>
          <w:szCs w:val="22"/>
        </w:rPr>
        <w:t xml:space="preserve"> to contemporary viruses</w:t>
      </w:r>
      <w:commentRangeEnd w:id="669"/>
      <w:r w:rsidR="00170526" w:rsidRPr="00937FB5">
        <w:rPr>
          <w:rStyle w:val="CommentReference"/>
          <w:rFonts w:asciiTheme="minorHAnsi" w:eastAsiaTheme="minorHAnsi" w:hAnsiTheme="minorHAnsi" w:cstheme="minorBidi"/>
          <w:lang w:eastAsia="en-US"/>
        </w:rPr>
        <w:commentReference w:id="669"/>
      </w:r>
      <w:commentRangeEnd w:id="670"/>
      <w:r w:rsidR="001C1655" w:rsidRPr="00937FB5">
        <w:rPr>
          <w:rStyle w:val="CommentReference"/>
          <w:rFonts w:asciiTheme="minorHAnsi" w:eastAsiaTheme="minorHAnsi" w:hAnsiTheme="minorHAnsi" w:cstheme="minorBidi"/>
          <w:lang w:eastAsia="en-US"/>
        </w:rPr>
        <w:commentReference w:id="670"/>
      </w:r>
      <w:r w:rsidRPr="00937FB5">
        <w:rPr>
          <w:sz w:val="22"/>
          <w:szCs w:val="22"/>
        </w:rPr>
        <w:t xml:space="preserve">. </w:t>
      </w:r>
      <w:r w:rsidR="0058718A" w:rsidRPr="00937FB5">
        <w:rPr>
          <w:sz w:val="22"/>
          <w:szCs w:val="22"/>
        </w:rPr>
        <w:t>Figure 6</w:t>
      </w:r>
      <w:r w:rsidR="00227C40" w:rsidRPr="00937FB5">
        <w:rPr>
          <w:sz w:val="22"/>
          <w:szCs w:val="22"/>
        </w:rPr>
        <w:t xml:space="preserve"> show</w:t>
      </w:r>
      <w:r w:rsidR="00E64E57" w:rsidRPr="00937FB5">
        <w:rPr>
          <w:sz w:val="22"/>
          <w:szCs w:val="22"/>
        </w:rPr>
        <w:t>s</w:t>
      </w:r>
      <w:r w:rsidR="00227C40" w:rsidRPr="00937FB5">
        <w:rPr>
          <w:sz w:val="22"/>
          <w:szCs w:val="22"/>
        </w:rPr>
        <w:t xml:space="preserve"> the antigenic distances from </w:t>
      </w:r>
      <w:r w:rsidR="00227C40" w:rsidRPr="00937FB5">
        <w:rPr>
          <w:sz w:val="22"/>
          <w:szCs w:val="22"/>
        </w:rPr>
        <w:lastRenderedPageBreak/>
        <w:t xml:space="preserve">the 1A and 1C strains to the ferret-derived sera raised </w:t>
      </w:r>
      <w:commentRangeStart w:id="676"/>
      <w:commentRangeStart w:id="677"/>
      <w:r w:rsidR="00227C40" w:rsidRPr="00937FB5">
        <w:rPr>
          <w:sz w:val="22"/>
          <w:szCs w:val="22"/>
        </w:rPr>
        <w:t>against vaccine seed strains used in European pigs</w:t>
      </w:r>
      <w:r w:rsidR="00946D02" w:rsidRPr="00937FB5">
        <w:rPr>
          <w:sz w:val="22"/>
          <w:szCs w:val="22"/>
        </w:rPr>
        <w:t xml:space="preserve"> </w:t>
      </w:r>
      <w:commentRangeEnd w:id="676"/>
      <w:r w:rsidR="006319D2" w:rsidRPr="00937FB5">
        <w:rPr>
          <w:rStyle w:val="CommentReference"/>
          <w:rFonts w:asciiTheme="minorHAnsi" w:eastAsiaTheme="minorHAnsi" w:hAnsiTheme="minorHAnsi" w:cstheme="minorBidi"/>
          <w:lang w:eastAsia="en-US"/>
        </w:rPr>
        <w:commentReference w:id="676"/>
      </w:r>
      <w:commentRangeEnd w:id="677"/>
      <w:r w:rsidR="001C1655" w:rsidRPr="00937FB5">
        <w:rPr>
          <w:rStyle w:val="CommentReference"/>
          <w:rFonts w:asciiTheme="minorHAnsi" w:eastAsiaTheme="minorHAnsi" w:hAnsiTheme="minorHAnsi" w:cstheme="minorBidi"/>
          <w:lang w:eastAsia="en-US"/>
        </w:rPr>
        <w:commentReference w:id="677"/>
      </w:r>
      <w:r w:rsidR="00946D02" w:rsidRPr="00937FB5">
        <w:rPr>
          <w:sz w:val="22"/>
          <w:szCs w:val="22"/>
        </w:rPr>
        <w:t xml:space="preserve">from European isolates collected between 2014 and </w:t>
      </w:r>
      <w:ins w:id="678" w:author="Coggon, Amelia Charlotte" w:date="2024-12-08T15:45:00Z" w16du:dateUtc="2024-12-08T14:45:00Z">
        <w:r w:rsidR="005B40E8" w:rsidRPr="00937FB5">
          <w:rPr>
            <w:sz w:val="22"/>
            <w:szCs w:val="22"/>
          </w:rPr>
          <w:t xml:space="preserve">the end of </w:t>
        </w:r>
      </w:ins>
      <w:r w:rsidR="00946D02" w:rsidRPr="00937FB5">
        <w:rPr>
          <w:sz w:val="22"/>
          <w:szCs w:val="22"/>
        </w:rPr>
        <w:t>2020</w:t>
      </w:r>
      <w:r w:rsidR="003C7751" w:rsidRPr="00937FB5">
        <w:rPr>
          <w:sz w:val="22"/>
          <w:szCs w:val="22"/>
        </w:rPr>
        <w:t>, human seasonal strains and CVVs</w:t>
      </w:r>
      <w:r w:rsidR="00227C40" w:rsidRPr="00937FB5">
        <w:rPr>
          <w:sz w:val="22"/>
          <w:szCs w:val="22"/>
        </w:rPr>
        <w:t xml:space="preserve">. </w:t>
      </w:r>
      <w:r w:rsidR="00227C40" w:rsidRPr="00370DE8">
        <w:rPr>
          <w:sz w:val="22"/>
          <w:szCs w:val="22"/>
        </w:rPr>
        <w:t xml:space="preserve">We observed that </w:t>
      </w:r>
      <w:ins w:id="679" w:author="Coggon, Amelia Charlotte" w:date="2024-12-16T13:08:00Z" w16du:dateUtc="2024-12-16T13:08:00Z">
        <w:r w:rsidR="008D4974" w:rsidRPr="00370DE8">
          <w:rPr>
            <w:sz w:val="22"/>
            <w:szCs w:val="22"/>
          </w:rPr>
          <w:t xml:space="preserve">clade 1A.3.3.2 H1N2 </w:t>
        </w:r>
      </w:ins>
      <w:r w:rsidR="00227C40" w:rsidRPr="00370DE8">
        <w:rPr>
          <w:sz w:val="22"/>
          <w:szCs w:val="22"/>
        </w:rPr>
        <w:t xml:space="preserve">strains from Germany and Denmark were over 3 AU and up to 5 AU away from the </w:t>
      </w:r>
      <w:commentRangeStart w:id="680"/>
      <w:commentRangeStart w:id="681"/>
      <w:r w:rsidR="00227C40" w:rsidRPr="00370DE8">
        <w:rPr>
          <w:sz w:val="22"/>
          <w:szCs w:val="22"/>
        </w:rPr>
        <w:t>1A.3.3.2 swine vaccine seed strain</w:t>
      </w:r>
      <w:r w:rsidR="00FD1216" w:rsidRPr="00370DE8">
        <w:rPr>
          <w:sz w:val="22"/>
          <w:szCs w:val="22"/>
        </w:rPr>
        <w:t xml:space="preserve"> </w:t>
      </w:r>
      <w:r w:rsidR="007A69CD" w:rsidRPr="00370DE8">
        <w:rPr>
          <w:sz w:val="22"/>
          <w:szCs w:val="22"/>
        </w:rPr>
        <w:t xml:space="preserve">A/Jena/Msv-Vi5258/2009 </w:t>
      </w:r>
      <w:commentRangeEnd w:id="680"/>
      <w:r w:rsidR="00083138" w:rsidRPr="00370DE8">
        <w:rPr>
          <w:rStyle w:val="CommentReference"/>
          <w:rFonts w:asciiTheme="minorHAnsi" w:eastAsiaTheme="minorHAnsi" w:hAnsiTheme="minorHAnsi" w:cstheme="minorBidi"/>
          <w:lang w:eastAsia="en-US"/>
        </w:rPr>
        <w:commentReference w:id="680"/>
      </w:r>
      <w:commentRangeEnd w:id="681"/>
      <w:r w:rsidR="001C1655" w:rsidRPr="00370DE8">
        <w:rPr>
          <w:rStyle w:val="CommentReference"/>
          <w:rFonts w:asciiTheme="minorHAnsi" w:eastAsiaTheme="minorHAnsi" w:hAnsiTheme="minorHAnsi" w:cstheme="minorBidi"/>
          <w:lang w:eastAsia="en-US"/>
        </w:rPr>
        <w:commentReference w:id="681"/>
      </w:r>
      <w:r w:rsidR="003C7751" w:rsidRPr="00370DE8">
        <w:rPr>
          <w:sz w:val="22"/>
          <w:szCs w:val="22"/>
        </w:rPr>
        <w:t>(</w:t>
      </w:r>
      <w:r w:rsidR="0058718A" w:rsidRPr="00370DE8">
        <w:rPr>
          <w:sz w:val="22"/>
          <w:szCs w:val="22"/>
        </w:rPr>
        <w:t>Figure 6</w:t>
      </w:r>
      <w:r w:rsidR="003C7751" w:rsidRPr="00370DE8">
        <w:rPr>
          <w:sz w:val="22"/>
          <w:szCs w:val="22"/>
        </w:rPr>
        <w:t>A)</w:t>
      </w:r>
      <w:r w:rsidR="00FD1216" w:rsidRPr="00370DE8">
        <w:rPr>
          <w:sz w:val="22"/>
          <w:szCs w:val="22"/>
        </w:rPr>
        <w:t>.</w:t>
      </w:r>
      <w:r w:rsidR="00946D02" w:rsidRPr="00370DE8">
        <w:rPr>
          <w:sz w:val="22"/>
          <w:szCs w:val="22"/>
        </w:rPr>
        <w:t xml:space="preserve"> No European 1B test </w:t>
      </w:r>
      <w:r w:rsidR="00227C40" w:rsidRPr="00370DE8">
        <w:rPr>
          <w:sz w:val="22"/>
          <w:szCs w:val="22"/>
        </w:rPr>
        <w:t xml:space="preserve">strains were titrated against the ferret-derived sera raised against </w:t>
      </w:r>
      <w:r w:rsidR="00946D02" w:rsidRPr="00370DE8">
        <w:rPr>
          <w:sz w:val="22"/>
          <w:szCs w:val="22"/>
        </w:rPr>
        <w:t xml:space="preserve">the </w:t>
      </w:r>
      <w:commentRangeStart w:id="682"/>
      <w:commentRangeStart w:id="683"/>
      <w:r w:rsidR="00946D02" w:rsidRPr="00370DE8">
        <w:rPr>
          <w:sz w:val="22"/>
          <w:szCs w:val="22"/>
        </w:rPr>
        <w:t xml:space="preserve">1B </w:t>
      </w:r>
      <w:r w:rsidR="00227C40" w:rsidRPr="00370DE8">
        <w:rPr>
          <w:sz w:val="22"/>
          <w:szCs w:val="22"/>
        </w:rPr>
        <w:t>vaccine seed strain</w:t>
      </w:r>
      <w:r w:rsidR="00946D02" w:rsidRPr="00370DE8">
        <w:rPr>
          <w:sz w:val="22"/>
          <w:szCs w:val="22"/>
        </w:rPr>
        <w:t xml:space="preserve">, </w:t>
      </w:r>
      <w:r w:rsidR="007A69CD" w:rsidRPr="00370DE8">
        <w:rPr>
          <w:sz w:val="22"/>
          <w:szCs w:val="22"/>
        </w:rPr>
        <w:t>A/</w:t>
      </w:r>
      <w:proofErr w:type="spellStart"/>
      <w:r w:rsidR="007A69CD" w:rsidRPr="00370DE8">
        <w:rPr>
          <w:sz w:val="22"/>
          <w:szCs w:val="22"/>
        </w:rPr>
        <w:t>Wsv</w:t>
      </w:r>
      <w:proofErr w:type="spellEnd"/>
      <w:r w:rsidR="007A69CD" w:rsidRPr="00370DE8">
        <w:rPr>
          <w:sz w:val="22"/>
          <w:szCs w:val="22"/>
        </w:rPr>
        <w:t>/1832/2000</w:t>
      </w:r>
      <w:r w:rsidR="00313C5D" w:rsidRPr="00370DE8">
        <w:rPr>
          <w:sz w:val="22"/>
          <w:szCs w:val="22"/>
        </w:rPr>
        <w:t>,</w:t>
      </w:r>
      <w:commentRangeEnd w:id="682"/>
      <w:r w:rsidR="00083138" w:rsidRPr="00370DE8">
        <w:rPr>
          <w:rStyle w:val="CommentReference"/>
          <w:rFonts w:asciiTheme="minorHAnsi" w:eastAsiaTheme="minorHAnsi" w:hAnsiTheme="minorHAnsi" w:cstheme="minorBidi"/>
          <w:lang w:eastAsia="en-US"/>
        </w:rPr>
        <w:commentReference w:id="682"/>
      </w:r>
      <w:commentRangeEnd w:id="683"/>
      <w:r w:rsidR="001C1655" w:rsidRPr="00370DE8">
        <w:rPr>
          <w:rStyle w:val="CommentReference"/>
          <w:rFonts w:asciiTheme="minorHAnsi" w:eastAsiaTheme="minorHAnsi" w:hAnsiTheme="minorHAnsi" w:cstheme="minorBidi"/>
          <w:lang w:eastAsia="en-US"/>
        </w:rPr>
        <w:commentReference w:id="683"/>
      </w:r>
      <w:r w:rsidR="00946D02" w:rsidRPr="00370DE8" w:rsidDel="00946D02">
        <w:rPr>
          <w:sz w:val="22"/>
          <w:szCs w:val="22"/>
        </w:rPr>
        <w:t xml:space="preserve"> </w:t>
      </w:r>
      <w:r w:rsidR="00946D02" w:rsidRPr="00370DE8">
        <w:rPr>
          <w:sz w:val="22"/>
          <w:szCs w:val="22"/>
        </w:rPr>
        <w:t xml:space="preserve">however </w:t>
      </w:r>
      <w:ins w:id="684" w:author="Coggon, Amelia Charlotte" w:date="2024-12-09T22:13:00Z" w16du:dateUtc="2024-12-09T21:13:00Z">
        <w:r w:rsidR="00963E91" w:rsidRPr="00370DE8">
          <w:rPr>
            <w:sz w:val="22"/>
            <w:szCs w:val="22"/>
          </w:rPr>
          <w:t xml:space="preserve">a </w:t>
        </w:r>
      </w:ins>
      <w:del w:id="685" w:author="Coggon, Amelia Charlotte" w:date="2024-12-09T15:12:00Z" w16du:dateUtc="2024-12-09T14:12:00Z">
        <w:r w:rsidR="00946D02" w:rsidRPr="00370DE8" w:rsidDel="00282317">
          <w:rPr>
            <w:sz w:val="22"/>
            <w:szCs w:val="22"/>
          </w:rPr>
          <w:delText xml:space="preserve">a </w:delText>
        </w:r>
      </w:del>
      <w:ins w:id="686" w:author="Coggon, Amelia Charlotte" w:date="2024-12-09T15:12:00Z" w16du:dateUtc="2024-12-09T14:12:00Z">
        <w:r w:rsidR="00282317" w:rsidRPr="00370DE8">
          <w:rPr>
            <w:sz w:val="22"/>
            <w:szCs w:val="22"/>
          </w:rPr>
          <w:t xml:space="preserve">clade 1B </w:t>
        </w:r>
      </w:ins>
      <w:r w:rsidR="00946D02" w:rsidRPr="00370DE8">
        <w:rPr>
          <w:sz w:val="22"/>
          <w:szCs w:val="22"/>
        </w:rPr>
        <w:t>CVV</w:t>
      </w:r>
      <w:ins w:id="687" w:author="Coggon, Amelia Charlotte" w:date="2024-12-09T22:15:00Z" w16du:dateUtc="2024-12-09T21:15:00Z">
        <w:r w:rsidR="005875A1" w:rsidRPr="00370DE8">
          <w:rPr>
            <w:sz w:val="22"/>
            <w:szCs w:val="22"/>
          </w:rPr>
          <w:t xml:space="preserve"> (</w:t>
        </w:r>
      </w:ins>
      <w:ins w:id="688" w:author="Coggon, Amelia Charlotte" w:date="2024-12-09T22:15:00Z">
        <w:r w:rsidR="005875A1" w:rsidRPr="00370DE8">
          <w:rPr>
            <w:sz w:val="22"/>
            <w:szCs w:val="22"/>
          </w:rPr>
          <w:t>A/Michigan/383/2018</w:t>
        </w:r>
      </w:ins>
      <w:ins w:id="689" w:author="Coggon, Amelia Charlotte" w:date="2024-12-09T22:15:00Z" w16du:dateUtc="2024-12-09T21:15:00Z">
        <w:r w:rsidR="005875A1" w:rsidRPr="00370DE8">
          <w:rPr>
            <w:sz w:val="22"/>
            <w:szCs w:val="22"/>
          </w:rPr>
          <w:t>)</w:t>
        </w:r>
      </w:ins>
      <w:r w:rsidR="00946D02" w:rsidRPr="00370DE8">
        <w:rPr>
          <w:sz w:val="22"/>
          <w:szCs w:val="22"/>
        </w:rPr>
        <w:t xml:space="preserve"> and </w:t>
      </w:r>
      <w:ins w:id="690" w:author="Coggon, Amelia Charlotte" w:date="2024-12-09T22:13:00Z" w16du:dateUtc="2024-12-09T21:13:00Z">
        <w:r w:rsidR="00963E91" w:rsidRPr="00370DE8">
          <w:rPr>
            <w:sz w:val="22"/>
            <w:szCs w:val="22"/>
          </w:rPr>
          <w:t>an</w:t>
        </w:r>
      </w:ins>
      <w:del w:id="691" w:author="Coggon, Amelia Charlotte" w:date="2024-12-09T15:12:00Z" w16du:dateUtc="2024-12-09T14:12:00Z">
        <w:r w:rsidR="00946D02" w:rsidRPr="00370DE8" w:rsidDel="00282317">
          <w:rPr>
            <w:sz w:val="22"/>
            <w:szCs w:val="22"/>
          </w:rPr>
          <w:delText>an</w:delText>
        </w:r>
      </w:del>
      <w:r w:rsidR="00946D02" w:rsidRPr="00370DE8">
        <w:rPr>
          <w:sz w:val="22"/>
          <w:szCs w:val="22"/>
        </w:rPr>
        <w:t xml:space="preserve"> </w:t>
      </w:r>
      <w:commentRangeStart w:id="692"/>
      <w:r w:rsidR="00946D02" w:rsidRPr="00370DE8">
        <w:rPr>
          <w:sz w:val="22"/>
          <w:szCs w:val="22"/>
        </w:rPr>
        <w:t>ancestral strain</w:t>
      </w:r>
      <w:ins w:id="693" w:author="Coggon, Amelia Charlotte" w:date="2024-12-09T22:13:00Z" w16du:dateUtc="2024-12-09T21:13:00Z">
        <w:r w:rsidR="00963E91" w:rsidRPr="00370DE8">
          <w:rPr>
            <w:sz w:val="22"/>
            <w:szCs w:val="22"/>
          </w:rPr>
          <w:t xml:space="preserve"> (</w:t>
        </w:r>
      </w:ins>
      <w:ins w:id="694" w:author="Coggon, Amelia Charlotte" w:date="2024-12-09T22:13:00Z">
        <w:r w:rsidR="00963E91" w:rsidRPr="00370DE8">
          <w:rPr>
            <w:sz w:val="22"/>
            <w:szCs w:val="22"/>
          </w:rPr>
          <w:t>A/</w:t>
        </w:r>
      </w:ins>
      <w:ins w:id="695" w:author="Coggon, Amelia Charlotte" w:date="2024-12-09T22:13:00Z" w16du:dateUtc="2024-12-09T21:13:00Z">
        <w:r w:rsidR="00963E91" w:rsidRPr="00370DE8">
          <w:rPr>
            <w:sz w:val="22"/>
            <w:szCs w:val="22"/>
          </w:rPr>
          <w:t>Brazil</w:t>
        </w:r>
      </w:ins>
      <w:ins w:id="696" w:author="Coggon, Amelia Charlotte" w:date="2024-12-09T22:13:00Z">
        <w:r w:rsidR="00963E91" w:rsidRPr="00370DE8">
          <w:rPr>
            <w:sz w:val="22"/>
            <w:szCs w:val="22"/>
          </w:rPr>
          <w:t>/11/1978</w:t>
        </w:r>
      </w:ins>
      <w:ins w:id="697" w:author="Coggon, Amelia Charlotte" w:date="2024-12-09T22:14:00Z" w16du:dateUtc="2024-12-09T21:14:00Z">
        <w:r w:rsidR="00963E91" w:rsidRPr="00370DE8">
          <w:rPr>
            <w:sz w:val="22"/>
            <w:szCs w:val="22"/>
          </w:rPr>
          <w:t>)</w:t>
        </w:r>
      </w:ins>
      <w:ins w:id="698" w:author="Coggon, Amelia Charlotte" w:date="2024-12-09T22:13:00Z" w16du:dateUtc="2024-12-09T21:13:00Z">
        <w:r w:rsidR="00963E91" w:rsidRPr="00370DE8">
          <w:rPr>
            <w:sz w:val="22"/>
            <w:szCs w:val="22"/>
          </w:rPr>
          <w:t xml:space="preserve"> </w:t>
        </w:r>
      </w:ins>
      <w:del w:id="699" w:author="Coggon, Amelia Charlotte" w:date="2024-12-09T22:13:00Z" w16du:dateUtc="2024-12-09T21:13:00Z">
        <w:r w:rsidR="00946D02" w:rsidRPr="00370DE8" w:rsidDel="00963E91">
          <w:rPr>
            <w:sz w:val="22"/>
            <w:szCs w:val="22"/>
          </w:rPr>
          <w:delText xml:space="preserve"> </w:delText>
        </w:r>
      </w:del>
      <w:commentRangeEnd w:id="692"/>
      <w:r w:rsidR="00083138" w:rsidRPr="00370DE8">
        <w:rPr>
          <w:rStyle w:val="CommentReference"/>
          <w:rFonts w:asciiTheme="minorHAnsi" w:eastAsiaTheme="minorHAnsi" w:hAnsiTheme="minorHAnsi" w:cstheme="minorBidi"/>
          <w:lang w:eastAsia="en-US"/>
        </w:rPr>
        <w:commentReference w:id="692"/>
      </w:r>
      <w:r w:rsidR="00946D02" w:rsidRPr="00370DE8">
        <w:rPr>
          <w:sz w:val="22"/>
          <w:szCs w:val="22"/>
        </w:rPr>
        <w:t xml:space="preserve">were used as </w:t>
      </w:r>
      <w:del w:id="700" w:author="SIMON Gaelle" w:date="2024-11-29T18:38:00Z">
        <w:r w:rsidR="00946D02" w:rsidRPr="00370DE8">
          <w:rPr>
            <w:sz w:val="22"/>
            <w:szCs w:val="22"/>
          </w:rPr>
          <w:delText xml:space="preserve">a </w:delText>
        </w:r>
      </w:del>
      <w:ins w:id="701" w:author="SIMON Gaelle" w:date="2024-12-08T13:34:00Z" w16du:dateUtc="2024-12-08T12:34:00Z">
        <w:r w:rsidR="00946D02" w:rsidRPr="00370DE8">
          <w:rPr>
            <w:sz w:val="22"/>
            <w:szCs w:val="22"/>
          </w:rPr>
          <w:t>surrogate</w:t>
        </w:r>
      </w:ins>
      <w:ins w:id="702" w:author="SIMON Gaelle" w:date="2024-11-29T18:38:00Z">
        <w:r w:rsidR="00083138" w:rsidRPr="00370DE8">
          <w:rPr>
            <w:sz w:val="22"/>
            <w:szCs w:val="22"/>
          </w:rPr>
          <w:t>s</w:t>
        </w:r>
      </w:ins>
      <w:del w:id="703" w:author="SIMON Gaelle" w:date="2024-12-08T13:34:00Z" w16du:dateUtc="2024-12-08T12:34:00Z">
        <w:r w:rsidR="00946D02" w:rsidRPr="00370DE8">
          <w:rPr>
            <w:sz w:val="22"/>
            <w:szCs w:val="22"/>
          </w:rPr>
          <w:delText>surrogate</w:delText>
        </w:r>
      </w:del>
      <w:r w:rsidR="00946D02" w:rsidRPr="00370DE8">
        <w:rPr>
          <w:sz w:val="22"/>
          <w:szCs w:val="22"/>
        </w:rPr>
        <w:t xml:space="preserve"> and were </w:t>
      </w:r>
      <w:del w:id="704" w:author="Coggon, Amelia Charlotte" w:date="2024-12-16T13:14:00Z" w16du:dateUtc="2024-12-16T13:14:00Z">
        <w:r w:rsidR="00946D02" w:rsidRPr="00370DE8" w:rsidDel="008D4974">
          <w:rPr>
            <w:sz w:val="22"/>
            <w:szCs w:val="22"/>
          </w:rPr>
          <w:delText>0.3</w:delText>
        </w:r>
      </w:del>
      <w:ins w:id="705" w:author="Coggon, Amelia Charlotte" w:date="2024-12-16T13:16:00Z" w16du:dateUtc="2024-12-16T13:16:00Z">
        <w:r w:rsidR="008D4974" w:rsidRPr="00370DE8">
          <w:rPr>
            <w:sz w:val="22"/>
            <w:szCs w:val="22"/>
          </w:rPr>
          <w:t>1.6</w:t>
        </w:r>
      </w:ins>
      <w:r w:rsidR="00946D02" w:rsidRPr="00370DE8">
        <w:rPr>
          <w:sz w:val="22"/>
          <w:szCs w:val="22"/>
        </w:rPr>
        <w:t xml:space="preserve"> and 5.</w:t>
      </w:r>
      <w:ins w:id="706" w:author="Coggon, Amelia Charlotte" w:date="2024-12-16T13:16:00Z" w16du:dateUtc="2024-12-16T13:16:00Z">
        <w:r w:rsidR="008D4974" w:rsidRPr="00370DE8">
          <w:rPr>
            <w:sz w:val="22"/>
            <w:szCs w:val="22"/>
          </w:rPr>
          <w:t>9</w:t>
        </w:r>
      </w:ins>
      <w:del w:id="707" w:author="Coggon, Amelia Charlotte" w:date="2024-12-16T13:16:00Z" w16du:dateUtc="2024-12-16T13:16:00Z">
        <w:r w:rsidR="00946D02" w:rsidRPr="00370DE8" w:rsidDel="008D4974">
          <w:rPr>
            <w:sz w:val="22"/>
            <w:szCs w:val="22"/>
          </w:rPr>
          <w:delText>2</w:delText>
        </w:r>
      </w:del>
      <w:r w:rsidR="00946D02" w:rsidRPr="00370DE8">
        <w:rPr>
          <w:sz w:val="22"/>
          <w:szCs w:val="22"/>
        </w:rPr>
        <w:t xml:space="preserve"> AU away from the within-clade vaccine seed strain</w:t>
      </w:r>
      <w:r w:rsidR="003C7751" w:rsidRPr="00370DE8">
        <w:rPr>
          <w:sz w:val="22"/>
          <w:szCs w:val="22"/>
        </w:rPr>
        <w:t xml:space="preserve"> (</w:t>
      </w:r>
      <w:r w:rsidR="0058718A" w:rsidRPr="00370DE8">
        <w:rPr>
          <w:sz w:val="22"/>
          <w:szCs w:val="22"/>
        </w:rPr>
        <w:t>Figure 6</w:t>
      </w:r>
      <w:r w:rsidR="003C7751" w:rsidRPr="00370DE8">
        <w:rPr>
          <w:sz w:val="22"/>
          <w:szCs w:val="22"/>
        </w:rPr>
        <w:t>B)</w:t>
      </w:r>
      <w:r w:rsidR="00227C40" w:rsidRPr="00370DE8">
        <w:rPr>
          <w:sz w:val="22"/>
          <w:szCs w:val="22"/>
        </w:rPr>
        <w:t>. 1C viruses also showed heterogeneity in cross-reactivity to the 1C</w:t>
      </w:r>
      <w:ins w:id="708" w:author="Coggon, Amelia Charlotte" w:date="2024-12-09T15:48:00Z" w16du:dateUtc="2024-12-09T14:48:00Z">
        <w:r w:rsidR="00E51044" w:rsidRPr="00370DE8">
          <w:rPr>
            <w:sz w:val="22"/>
            <w:szCs w:val="22"/>
          </w:rPr>
          <w:t>.2.2</w:t>
        </w:r>
      </w:ins>
      <w:r w:rsidR="00227C40" w:rsidRPr="00370DE8">
        <w:rPr>
          <w:sz w:val="22"/>
          <w:szCs w:val="22"/>
        </w:rPr>
        <w:t xml:space="preserve"> ferret serum</w:t>
      </w:r>
      <w:r w:rsidR="003C7751" w:rsidRPr="00370DE8">
        <w:rPr>
          <w:sz w:val="22"/>
          <w:szCs w:val="22"/>
        </w:rPr>
        <w:t xml:space="preserve"> raised against the vaccine seed strain </w:t>
      </w:r>
      <w:commentRangeStart w:id="709"/>
      <w:commentRangeStart w:id="710"/>
      <w:r w:rsidR="007A69CD" w:rsidRPr="00370DE8">
        <w:rPr>
          <w:sz w:val="22"/>
          <w:szCs w:val="22"/>
        </w:rPr>
        <w:t>A/Swine/</w:t>
      </w:r>
      <w:proofErr w:type="spellStart"/>
      <w:r w:rsidR="007A69CD" w:rsidRPr="00370DE8">
        <w:rPr>
          <w:sz w:val="22"/>
          <w:szCs w:val="22"/>
        </w:rPr>
        <w:t>Haselunne</w:t>
      </w:r>
      <w:proofErr w:type="spellEnd"/>
      <w:r w:rsidR="007A69CD" w:rsidRPr="00370DE8">
        <w:rPr>
          <w:sz w:val="22"/>
          <w:szCs w:val="22"/>
        </w:rPr>
        <w:t>/Idt2617/2003</w:t>
      </w:r>
      <w:commentRangeEnd w:id="709"/>
      <w:r w:rsidR="000E77BE" w:rsidRPr="00370DE8">
        <w:rPr>
          <w:rStyle w:val="CommentReference"/>
          <w:rFonts w:asciiTheme="minorHAnsi" w:eastAsiaTheme="minorHAnsi" w:hAnsiTheme="minorHAnsi" w:cstheme="minorBidi"/>
          <w:lang w:eastAsia="en-US"/>
        </w:rPr>
        <w:commentReference w:id="709"/>
      </w:r>
      <w:commentRangeEnd w:id="710"/>
      <w:r w:rsidR="00282317" w:rsidRPr="00370DE8">
        <w:rPr>
          <w:rStyle w:val="CommentReference"/>
          <w:rFonts w:asciiTheme="minorHAnsi" w:eastAsiaTheme="minorHAnsi" w:hAnsiTheme="minorHAnsi" w:cstheme="minorBidi"/>
          <w:lang w:eastAsia="en-US"/>
        </w:rPr>
        <w:commentReference w:id="710"/>
      </w:r>
      <w:r w:rsidR="003C7751" w:rsidRPr="00370DE8">
        <w:rPr>
          <w:sz w:val="22"/>
          <w:szCs w:val="22"/>
        </w:rPr>
        <w:t xml:space="preserve">. </w:t>
      </w:r>
      <w:ins w:id="711" w:author="Coggon, Amelia Charlotte" w:date="2024-12-16T14:21:00Z" w16du:dateUtc="2024-12-16T14:21:00Z">
        <w:r w:rsidR="00370DE8">
          <w:rPr>
            <w:sz w:val="22"/>
            <w:szCs w:val="22"/>
          </w:rPr>
          <w:t xml:space="preserve">Four </w:t>
        </w:r>
      </w:ins>
      <w:ins w:id="712" w:author="Coggon, Amelia Charlotte" w:date="2024-12-16T14:25:00Z" w16du:dateUtc="2024-12-16T14:25:00Z">
        <w:r w:rsidR="00370DE8">
          <w:rPr>
            <w:sz w:val="22"/>
            <w:szCs w:val="22"/>
          </w:rPr>
          <w:t xml:space="preserve">of eight </w:t>
        </w:r>
      </w:ins>
      <w:ins w:id="713" w:author="Coggon, Amelia Charlotte" w:date="2024-12-16T14:20:00Z" w16du:dateUtc="2024-12-16T14:20:00Z">
        <w:r w:rsidR="00370DE8">
          <w:rPr>
            <w:sz w:val="22"/>
            <w:szCs w:val="22"/>
          </w:rPr>
          <w:t xml:space="preserve">H1N1 </w:t>
        </w:r>
      </w:ins>
      <w:ins w:id="714" w:author="Coggon, Amelia Charlotte" w:date="2024-12-16T14:22:00Z" w16du:dateUtc="2024-12-16T14:22:00Z">
        <w:r w:rsidR="00370DE8">
          <w:rPr>
            <w:sz w:val="22"/>
            <w:szCs w:val="22"/>
          </w:rPr>
          <w:t xml:space="preserve">and one </w:t>
        </w:r>
      </w:ins>
      <w:ins w:id="715" w:author="Coggon, Amelia Charlotte" w:date="2024-12-16T14:25:00Z" w16du:dateUtc="2024-12-16T14:25:00Z">
        <w:r w:rsidR="00370DE8">
          <w:rPr>
            <w:sz w:val="22"/>
            <w:szCs w:val="22"/>
          </w:rPr>
          <w:t xml:space="preserve">of two </w:t>
        </w:r>
      </w:ins>
      <w:ins w:id="716" w:author="Coggon, Amelia Charlotte" w:date="2024-12-16T14:22:00Z" w16du:dateUtc="2024-12-16T14:22:00Z">
        <w:r w:rsidR="00370DE8">
          <w:rPr>
            <w:sz w:val="22"/>
            <w:szCs w:val="22"/>
          </w:rPr>
          <w:t xml:space="preserve">H1N2 </w:t>
        </w:r>
      </w:ins>
      <w:ins w:id="717" w:author="Coggon, Amelia Charlotte" w:date="2024-12-16T14:20:00Z" w16du:dateUtc="2024-12-16T14:20:00Z">
        <w:r w:rsidR="00370DE8">
          <w:rPr>
            <w:sz w:val="22"/>
            <w:szCs w:val="22"/>
          </w:rPr>
          <w:t xml:space="preserve">1C.2.1 clade strains were </w:t>
        </w:r>
      </w:ins>
      <w:ins w:id="718" w:author="Coggon, Amelia Charlotte" w:date="2024-12-16T14:21:00Z" w16du:dateUtc="2024-12-16T14:21:00Z">
        <w:r w:rsidR="00370DE8">
          <w:rPr>
            <w:sz w:val="22"/>
            <w:szCs w:val="22"/>
          </w:rPr>
          <w:t xml:space="preserve">over </w:t>
        </w:r>
      </w:ins>
      <w:ins w:id="719" w:author="Coggon, Amelia Charlotte" w:date="2024-12-16T14:22:00Z" w16du:dateUtc="2024-12-16T14:22:00Z">
        <w:r w:rsidR="00370DE8">
          <w:rPr>
            <w:sz w:val="22"/>
            <w:szCs w:val="22"/>
          </w:rPr>
          <w:t>3 AU from this vaccine seed strain</w:t>
        </w:r>
      </w:ins>
      <w:ins w:id="720" w:author="Coggon, Amelia Charlotte" w:date="2024-12-16T14:23:00Z" w16du:dateUtc="2024-12-16T14:23:00Z">
        <w:r w:rsidR="00370DE8">
          <w:rPr>
            <w:sz w:val="22"/>
            <w:szCs w:val="22"/>
          </w:rPr>
          <w:t xml:space="preserve">. One H1N1 clade 1C.2.2 strain was over 3 AU from the within-clade vaccine seed strain. All </w:t>
        </w:r>
      </w:ins>
      <w:ins w:id="721" w:author="Coggon, Amelia Charlotte" w:date="2024-12-16T14:24:00Z" w16du:dateUtc="2024-12-16T14:24:00Z">
        <w:r w:rsidR="00370DE8">
          <w:rPr>
            <w:sz w:val="22"/>
            <w:szCs w:val="22"/>
          </w:rPr>
          <w:t>1C.2.4 strains were over 3AU from the vaccine seed strain</w:t>
        </w:r>
      </w:ins>
      <w:ins w:id="722" w:author="Coggon, Amelia Charlotte" w:date="2024-12-16T14:25:00Z" w16du:dateUtc="2024-12-16T14:25:00Z">
        <w:r w:rsidR="00370DE8">
          <w:rPr>
            <w:sz w:val="22"/>
            <w:szCs w:val="22"/>
          </w:rPr>
          <w:t>, up to 6 AU,</w:t>
        </w:r>
      </w:ins>
      <w:ins w:id="723" w:author="Coggon, Amelia Charlotte" w:date="2024-12-16T14:26:00Z" w16du:dateUtc="2024-12-16T14:26:00Z">
        <w:r w:rsidR="00370DE8">
          <w:rPr>
            <w:sz w:val="22"/>
            <w:szCs w:val="22"/>
          </w:rPr>
          <w:t xml:space="preserve"> </w:t>
        </w:r>
      </w:ins>
      <w:ins w:id="724" w:author="Coggon, Amelia Charlotte" w:date="2024-12-16T14:24:00Z" w16du:dateUtc="2024-12-16T14:24:00Z">
        <w:r w:rsidR="00370DE8">
          <w:rPr>
            <w:sz w:val="22"/>
            <w:szCs w:val="22"/>
          </w:rPr>
          <w:t>and the H1N2 1C.2.5 was 2.7 AU from the vaccine see strain</w:t>
        </w:r>
      </w:ins>
      <w:ins w:id="725" w:author="Coggon, Amelia Charlotte" w:date="2024-12-16T14:26:00Z" w16du:dateUtc="2024-12-16T14:26:00Z">
        <w:r w:rsidR="00370DE8">
          <w:rPr>
            <w:sz w:val="22"/>
            <w:szCs w:val="22"/>
          </w:rPr>
          <w:t xml:space="preserve"> </w:t>
        </w:r>
      </w:ins>
      <w:del w:id="726" w:author="Coggon, Amelia Charlotte" w:date="2024-12-16T14:26:00Z" w16du:dateUtc="2024-12-16T14:26:00Z">
        <w:r w:rsidR="00313C5D" w:rsidRPr="00937FB5" w:rsidDel="00370DE8">
          <w:rPr>
            <w:sz w:val="22"/>
            <w:szCs w:val="22"/>
            <w:highlight w:val="yellow"/>
            <w:rPrChange w:id="727" w:author="Coggon, Amelia Charlotte" w:date="2024-12-16T14:16:00Z" w16du:dateUtc="2024-12-16T14:16:00Z">
              <w:rPr>
                <w:sz w:val="22"/>
                <w:szCs w:val="22"/>
              </w:rPr>
            </w:rPrChange>
          </w:rPr>
          <w:delText xml:space="preserve">The </w:delText>
        </w:r>
        <w:r w:rsidR="003C7751" w:rsidRPr="00937FB5" w:rsidDel="00370DE8">
          <w:rPr>
            <w:sz w:val="22"/>
            <w:szCs w:val="22"/>
            <w:highlight w:val="yellow"/>
            <w:rPrChange w:id="728" w:author="Coggon, Amelia Charlotte" w:date="2024-12-16T14:16:00Z" w16du:dateUtc="2024-12-16T14:16:00Z">
              <w:rPr>
                <w:sz w:val="22"/>
                <w:szCs w:val="22"/>
              </w:rPr>
            </w:rPrChange>
          </w:rPr>
          <w:delText>1C.2.1</w:delText>
        </w:r>
        <w:r w:rsidR="00313C5D" w:rsidRPr="00937FB5" w:rsidDel="00370DE8">
          <w:rPr>
            <w:sz w:val="22"/>
            <w:szCs w:val="22"/>
            <w:highlight w:val="yellow"/>
            <w:rPrChange w:id="729" w:author="Coggon, Amelia Charlotte" w:date="2024-12-16T14:16:00Z" w16du:dateUtc="2024-12-16T14:16:00Z">
              <w:rPr>
                <w:sz w:val="22"/>
                <w:szCs w:val="22"/>
              </w:rPr>
            </w:rPrChange>
          </w:rPr>
          <w:delText xml:space="preserve"> clade</w:delText>
        </w:r>
        <w:r w:rsidR="003C7751" w:rsidRPr="00937FB5" w:rsidDel="00370DE8">
          <w:rPr>
            <w:sz w:val="22"/>
            <w:szCs w:val="22"/>
            <w:highlight w:val="yellow"/>
            <w:rPrChange w:id="730" w:author="Coggon, Amelia Charlotte" w:date="2024-12-16T14:16:00Z" w16du:dateUtc="2024-12-16T14:16:00Z">
              <w:rPr>
                <w:sz w:val="22"/>
                <w:szCs w:val="22"/>
              </w:rPr>
            </w:rPrChange>
          </w:rPr>
          <w:delText xml:space="preserve"> strains from Italy were 6 AU </w:delText>
        </w:r>
        <w:r w:rsidR="00313C5D" w:rsidRPr="00937FB5" w:rsidDel="00370DE8">
          <w:rPr>
            <w:sz w:val="22"/>
            <w:szCs w:val="22"/>
            <w:highlight w:val="yellow"/>
            <w:rPrChange w:id="731" w:author="Coggon, Amelia Charlotte" w:date="2024-12-16T14:16:00Z" w16du:dateUtc="2024-12-16T14:16:00Z">
              <w:rPr>
                <w:sz w:val="22"/>
                <w:szCs w:val="22"/>
              </w:rPr>
            </w:rPrChange>
          </w:rPr>
          <w:delText xml:space="preserve">from this vaccine seed strain, </w:delText>
        </w:r>
        <w:r w:rsidR="003C7751" w:rsidRPr="00937FB5" w:rsidDel="00370DE8">
          <w:rPr>
            <w:sz w:val="22"/>
            <w:szCs w:val="22"/>
            <w:highlight w:val="yellow"/>
            <w:rPrChange w:id="732" w:author="Coggon, Amelia Charlotte" w:date="2024-12-16T14:16:00Z" w16du:dateUtc="2024-12-16T14:16:00Z">
              <w:rPr>
                <w:sz w:val="22"/>
                <w:szCs w:val="22"/>
              </w:rPr>
            </w:rPrChange>
          </w:rPr>
          <w:delText>and other strains from Germany, Italy and Belgium were between 1-3 AU from the within-clade vaccine seed strain. The 1C.2.5</w:delText>
        </w:r>
        <w:r w:rsidR="00313C5D" w:rsidRPr="00937FB5" w:rsidDel="00370DE8">
          <w:rPr>
            <w:sz w:val="22"/>
            <w:szCs w:val="22"/>
            <w:highlight w:val="yellow"/>
            <w:rPrChange w:id="733" w:author="Coggon, Amelia Charlotte" w:date="2024-12-16T14:16:00Z" w16du:dateUtc="2024-12-16T14:16:00Z">
              <w:rPr>
                <w:sz w:val="22"/>
                <w:szCs w:val="22"/>
              </w:rPr>
            </w:rPrChange>
          </w:rPr>
          <w:delText xml:space="preserve"> clade</w:delText>
        </w:r>
        <w:r w:rsidR="003C7751" w:rsidRPr="00937FB5" w:rsidDel="00370DE8">
          <w:rPr>
            <w:sz w:val="22"/>
            <w:szCs w:val="22"/>
            <w:highlight w:val="yellow"/>
            <w:rPrChange w:id="734" w:author="Coggon, Amelia Charlotte" w:date="2024-12-16T14:16:00Z" w16du:dateUtc="2024-12-16T14:16:00Z">
              <w:rPr>
                <w:sz w:val="22"/>
                <w:szCs w:val="22"/>
              </w:rPr>
            </w:rPrChange>
          </w:rPr>
          <w:delText xml:space="preserve"> strain from Italy was over 3AU from the vaccine component</w:delText>
        </w:r>
        <w:r w:rsidR="00313C5D" w:rsidRPr="00937FB5" w:rsidDel="00370DE8">
          <w:rPr>
            <w:sz w:val="22"/>
            <w:szCs w:val="22"/>
            <w:highlight w:val="yellow"/>
            <w:rPrChange w:id="735" w:author="Coggon, Amelia Charlotte" w:date="2024-12-16T14:16:00Z" w16du:dateUtc="2024-12-16T14:16:00Z">
              <w:rPr>
                <w:sz w:val="22"/>
                <w:szCs w:val="22"/>
              </w:rPr>
            </w:rPrChange>
          </w:rPr>
          <w:delText xml:space="preserve"> </w:delText>
        </w:r>
        <w:r w:rsidR="003C7751" w:rsidRPr="00937FB5" w:rsidDel="00370DE8">
          <w:rPr>
            <w:sz w:val="22"/>
            <w:szCs w:val="22"/>
            <w:highlight w:val="yellow"/>
            <w:rPrChange w:id="736" w:author="Coggon, Amelia Charlotte" w:date="2024-12-16T14:16:00Z" w16du:dateUtc="2024-12-16T14:16:00Z">
              <w:rPr>
                <w:sz w:val="22"/>
                <w:szCs w:val="22"/>
              </w:rPr>
            </w:rPrChange>
          </w:rPr>
          <w:delText xml:space="preserve">and </w:delText>
        </w:r>
        <w:r w:rsidR="00313C5D" w:rsidRPr="00937FB5" w:rsidDel="00370DE8">
          <w:rPr>
            <w:sz w:val="22"/>
            <w:szCs w:val="22"/>
            <w:highlight w:val="yellow"/>
            <w:rPrChange w:id="737" w:author="Coggon, Amelia Charlotte" w:date="2024-12-16T14:16:00Z" w16du:dateUtc="2024-12-16T14:16:00Z">
              <w:rPr>
                <w:sz w:val="22"/>
                <w:szCs w:val="22"/>
              </w:rPr>
            </w:rPrChange>
          </w:rPr>
          <w:delText xml:space="preserve">the </w:delText>
        </w:r>
        <w:r w:rsidR="003C7751" w:rsidRPr="00937FB5" w:rsidDel="00370DE8">
          <w:rPr>
            <w:sz w:val="22"/>
            <w:szCs w:val="22"/>
            <w:highlight w:val="yellow"/>
            <w:rPrChange w:id="738" w:author="Coggon, Amelia Charlotte" w:date="2024-12-16T14:16:00Z" w16du:dateUtc="2024-12-16T14:16:00Z">
              <w:rPr>
                <w:sz w:val="22"/>
                <w:szCs w:val="22"/>
              </w:rPr>
            </w:rPrChange>
          </w:rPr>
          <w:delText>1C</w:delText>
        </w:r>
        <w:r w:rsidR="00313C5D" w:rsidRPr="00937FB5" w:rsidDel="00370DE8">
          <w:rPr>
            <w:sz w:val="22"/>
            <w:szCs w:val="22"/>
            <w:highlight w:val="yellow"/>
            <w:rPrChange w:id="739" w:author="Coggon, Amelia Charlotte" w:date="2024-12-16T14:16:00Z" w16du:dateUtc="2024-12-16T14:16:00Z">
              <w:rPr>
                <w:sz w:val="22"/>
                <w:szCs w:val="22"/>
              </w:rPr>
            </w:rPrChange>
          </w:rPr>
          <w:delText>.</w:delText>
        </w:r>
        <w:r w:rsidR="003C7751" w:rsidRPr="00937FB5" w:rsidDel="00370DE8">
          <w:rPr>
            <w:sz w:val="22"/>
            <w:szCs w:val="22"/>
            <w:highlight w:val="yellow"/>
            <w:rPrChange w:id="740" w:author="Coggon, Amelia Charlotte" w:date="2024-12-16T14:16:00Z" w16du:dateUtc="2024-12-16T14:16:00Z">
              <w:rPr>
                <w:sz w:val="22"/>
                <w:szCs w:val="22"/>
              </w:rPr>
            </w:rPrChange>
          </w:rPr>
          <w:delText xml:space="preserve">2.4 strains from Italy and Germany were between 3-6 AU from the vaccine component. The 1C.2.2 virus from Germany was &lt;1AU from the within-clade vaccine seed strain </w:delText>
        </w:r>
      </w:del>
      <w:r w:rsidR="003C7751" w:rsidRPr="00937FB5">
        <w:rPr>
          <w:sz w:val="22"/>
          <w:szCs w:val="22"/>
          <w:highlight w:val="yellow"/>
          <w:rPrChange w:id="741" w:author="Coggon, Amelia Charlotte" w:date="2024-12-16T14:16:00Z" w16du:dateUtc="2024-12-16T14:16:00Z">
            <w:rPr>
              <w:sz w:val="22"/>
              <w:szCs w:val="22"/>
            </w:rPr>
          </w:rPrChange>
        </w:rPr>
        <w:t>(</w:t>
      </w:r>
      <w:r w:rsidR="0058718A" w:rsidRPr="00937FB5">
        <w:rPr>
          <w:sz w:val="22"/>
          <w:szCs w:val="22"/>
          <w:highlight w:val="yellow"/>
          <w:rPrChange w:id="742" w:author="Coggon, Amelia Charlotte" w:date="2024-12-16T14:16:00Z" w16du:dateUtc="2024-12-16T14:16:00Z">
            <w:rPr>
              <w:sz w:val="22"/>
              <w:szCs w:val="22"/>
            </w:rPr>
          </w:rPrChange>
        </w:rPr>
        <w:t>Figure 6</w:t>
      </w:r>
      <w:r w:rsidR="003C7751" w:rsidRPr="00937FB5">
        <w:rPr>
          <w:sz w:val="22"/>
          <w:szCs w:val="22"/>
          <w:highlight w:val="yellow"/>
          <w:rPrChange w:id="743" w:author="Coggon, Amelia Charlotte" w:date="2024-12-16T14:16:00Z" w16du:dateUtc="2024-12-16T14:16:00Z">
            <w:rPr>
              <w:sz w:val="22"/>
              <w:szCs w:val="22"/>
            </w:rPr>
          </w:rPrChange>
        </w:rPr>
        <w:t>C).</w:t>
      </w:r>
      <w:r w:rsidR="003C7751" w:rsidRPr="00B245E7">
        <w:rPr>
          <w:sz w:val="22"/>
          <w:szCs w:val="22"/>
        </w:rPr>
        <w:t xml:space="preserve"> </w:t>
      </w:r>
    </w:p>
    <w:p w14:paraId="0C2AC28C" w14:textId="77777777" w:rsidR="00227C40" w:rsidRPr="00B245E7" w:rsidRDefault="00227C40" w:rsidP="00B245E7">
      <w:pPr>
        <w:spacing w:line="360" w:lineRule="auto"/>
        <w:rPr>
          <w:sz w:val="22"/>
          <w:szCs w:val="22"/>
        </w:rPr>
      </w:pPr>
    </w:p>
    <w:p w14:paraId="4D698EF5" w14:textId="01442589" w:rsidR="00107028" w:rsidRPr="00B245E7" w:rsidRDefault="003C5027" w:rsidP="00B245E7">
      <w:pPr>
        <w:spacing w:line="360" w:lineRule="auto"/>
        <w:rPr>
          <w:sz w:val="22"/>
          <w:szCs w:val="22"/>
        </w:rPr>
      </w:pPr>
      <w:commentRangeStart w:id="744"/>
      <w:commentRangeStart w:id="745"/>
      <w:r w:rsidRPr="00B245E7">
        <w:rPr>
          <w:b/>
          <w:bCs/>
          <w:sz w:val="22"/>
          <w:szCs w:val="22"/>
        </w:rPr>
        <w:t>Human serology</w:t>
      </w:r>
      <w:commentRangeEnd w:id="744"/>
      <w:r w:rsidR="001D7C66" w:rsidRPr="00B245E7">
        <w:rPr>
          <w:rStyle w:val="CommentReference"/>
          <w:sz w:val="22"/>
          <w:szCs w:val="22"/>
        </w:rPr>
        <w:commentReference w:id="744"/>
      </w:r>
      <w:commentRangeEnd w:id="745"/>
      <w:r w:rsidR="00AB5F45" w:rsidRPr="00B245E7">
        <w:rPr>
          <w:rStyle w:val="CommentReference"/>
          <w:rFonts w:eastAsiaTheme="minorHAnsi"/>
          <w:sz w:val="22"/>
          <w:szCs w:val="22"/>
          <w:lang w:eastAsia="en-US"/>
        </w:rPr>
        <w:commentReference w:id="745"/>
      </w:r>
    </w:p>
    <w:p w14:paraId="5F7083BF" w14:textId="399034DF" w:rsidR="00C93CE9" w:rsidRPr="00B245E7" w:rsidRDefault="0062591F" w:rsidP="00B245E7">
      <w:pPr>
        <w:spacing w:line="360" w:lineRule="auto"/>
        <w:rPr>
          <w:sz w:val="22"/>
          <w:szCs w:val="22"/>
        </w:rPr>
      </w:pPr>
      <w:r w:rsidRPr="00B245E7">
        <w:rPr>
          <w:sz w:val="22"/>
          <w:szCs w:val="22"/>
        </w:rPr>
        <w:t xml:space="preserve">Based on our phylogenetic analysis </w:t>
      </w:r>
      <w:r w:rsidR="005F4CB6" w:rsidRPr="00B245E7">
        <w:rPr>
          <w:sz w:val="22"/>
          <w:szCs w:val="22"/>
        </w:rPr>
        <w:t>of the European swine</w:t>
      </w:r>
      <w:r w:rsidRPr="00B245E7">
        <w:rPr>
          <w:sz w:val="22"/>
          <w:szCs w:val="22"/>
        </w:rPr>
        <w:t xml:space="preserve"> H1 lineages, </w:t>
      </w:r>
      <w:r w:rsidR="005F4CB6" w:rsidRPr="00B245E7">
        <w:rPr>
          <w:sz w:val="22"/>
          <w:szCs w:val="22"/>
        </w:rPr>
        <w:t xml:space="preserve">we selected </w:t>
      </w:r>
      <w:r w:rsidRPr="00B245E7">
        <w:rPr>
          <w:sz w:val="22"/>
          <w:szCs w:val="22"/>
        </w:rPr>
        <w:t>strains</w:t>
      </w:r>
      <w:r w:rsidR="001A4154" w:rsidRPr="00B245E7">
        <w:rPr>
          <w:sz w:val="22"/>
          <w:szCs w:val="22"/>
        </w:rPr>
        <w:t xml:space="preserve"> </w:t>
      </w:r>
      <w:r w:rsidR="001945CB" w:rsidRPr="00B245E7">
        <w:rPr>
          <w:sz w:val="22"/>
          <w:szCs w:val="22"/>
        </w:rPr>
        <w:t>to test in</w:t>
      </w:r>
      <w:r w:rsidR="001A4154" w:rsidRPr="00B245E7">
        <w:rPr>
          <w:sz w:val="22"/>
          <w:szCs w:val="22"/>
        </w:rPr>
        <w:t xml:space="preserve"> HI assays using</w:t>
      </w:r>
      <w:r w:rsidRPr="00B245E7">
        <w:rPr>
          <w:sz w:val="22"/>
          <w:szCs w:val="22"/>
        </w:rPr>
        <w:t xml:space="preserve"> </w:t>
      </w:r>
      <w:r w:rsidR="001A4154" w:rsidRPr="00B245E7">
        <w:rPr>
          <w:sz w:val="22"/>
          <w:szCs w:val="22"/>
        </w:rPr>
        <w:t xml:space="preserve">two </w:t>
      </w:r>
      <w:r w:rsidRPr="00B245E7">
        <w:rPr>
          <w:sz w:val="22"/>
          <w:szCs w:val="22"/>
        </w:rPr>
        <w:t>human antisera cohort</w:t>
      </w:r>
      <w:r w:rsidR="001A4154" w:rsidRPr="00B245E7">
        <w:rPr>
          <w:sz w:val="22"/>
          <w:szCs w:val="22"/>
        </w:rPr>
        <w:t>s (post-vaccination and post-infection)</w:t>
      </w:r>
      <w:r w:rsidRPr="00B245E7">
        <w:rPr>
          <w:sz w:val="22"/>
          <w:szCs w:val="22"/>
        </w:rPr>
        <w:t xml:space="preserve"> to </w:t>
      </w:r>
      <w:r w:rsidR="001A4154" w:rsidRPr="00B245E7">
        <w:rPr>
          <w:sz w:val="22"/>
          <w:szCs w:val="22"/>
        </w:rPr>
        <w:t>characterise</w:t>
      </w:r>
      <w:r w:rsidRPr="00B245E7">
        <w:rPr>
          <w:sz w:val="22"/>
          <w:szCs w:val="22"/>
        </w:rPr>
        <w:t xml:space="preserve"> potential immunity </w:t>
      </w:r>
      <w:r w:rsidR="001A4154" w:rsidRPr="00B245E7">
        <w:rPr>
          <w:sz w:val="22"/>
          <w:szCs w:val="22"/>
        </w:rPr>
        <w:t xml:space="preserve">to swine strains and </w:t>
      </w:r>
      <w:r w:rsidR="00FD26E2" w:rsidRPr="00B245E7">
        <w:rPr>
          <w:sz w:val="22"/>
          <w:szCs w:val="22"/>
        </w:rPr>
        <w:t xml:space="preserve">to </w:t>
      </w:r>
      <w:r w:rsidR="001A4154" w:rsidRPr="00B245E7">
        <w:rPr>
          <w:sz w:val="22"/>
          <w:szCs w:val="22"/>
        </w:rPr>
        <w:t>assess the relative risk of incursion into humans</w:t>
      </w:r>
      <w:r w:rsidR="0062492F" w:rsidRPr="00B245E7">
        <w:rPr>
          <w:sz w:val="22"/>
          <w:szCs w:val="22"/>
        </w:rPr>
        <w:t xml:space="preserve"> (</w:t>
      </w:r>
      <w:r w:rsidR="0058718A">
        <w:rPr>
          <w:sz w:val="22"/>
          <w:szCs w:val="22"/>
        </w:rPr>
        <w:t>Figure 7</w:t>
      </w:r>
      <w:r w:rsidR="0062492F" w:rsidRPr="00B245E7">
        <w:rPr>
          <w:sz w:val="22"/>
          <w:szCs w:val="22"/>
        </w:rPr>
        <w:t>)</w:t>
      </w:r>
      <w:r w:rsidRPr="00B245E7">
        <w:rPr>
          <w:sz w:val="22"/>
          <w:szCs w:val="22"/>
        </w:rPr>
        <w:t xml:space="preserve">. </w:t>
      </w:r>
      <w:r w:rsidR="00315A5E" w:rsidRPr="00B245E7">
        <w:rPr>
          <w:sz w:val="22"/>
          <w:szCs w:val="22"/>
        </w:rPr>
        <w:t xml:space="preserve">We also tested </w:t>
      </w:r>
      <w:r w:rsidR="001A4154" w:rsidRPr="00B245E7">
        <w:rPr>
          <w:sz w:val="22"/>
          <w:szCs w:val="22"/>
        </w:rPr>
        <w:t xml:space="preserve">the cohort </w:t>
      </w:r>
      <w:r w:rsidR="004A315A" w:rsidRPr="00B245E7">
        <w:rPr>
          <w:sz w:val="22"/>
          <w:szCs w:val="22"/>
        </w:rPr>
        <w:t xml:space="preserve">antibody </w:t>
      </w:r>
      <w:r w:rsidR="001A4154" w:rsidRPr="00B245E7">
        <w:rPr>
          <w:sz w:val="22"/>
          <w:szCs w:val="22"/>
        </w:rPr>
        <w:t>response</w:t>
      </w:r>
      <w:r w:rsidR="00315A5E" w:rsidRPr="00B245E7">
        <w:rPr>
          <w:sz w:val="22"/>
          <w:szCs w:val="22"/>
        </w:rPr>
        <w:t xml:space="preserve"> to human vaccine strains</w:t>
      </w:r>
      <w:r w:rsidR="007224A8" w:rsidRPr="00B245E7">
        <w:rPr>
          <w:sz w:val="22"/>
          <w:szCs w:val="22"/>
        </w:rPr>
        <w:t xml:space="preserve"> (boxplots coloured in grey)</w:t>
      </w:r>
      <w:r w:rsidR="00315A5E" w:rsidRPr="00B245E7">
        <w:rPr>
          <w:sz w:val="22"/>
          <w:szCs w:val="22"/>
        </w:rPr>
        <w:t xml:space="preserve"> to determine if </w:t>
      </w:r>
      <w:r w:rsidR="001A4154" w:rsidRPr="00B245E7">
        <w:rPr>
          <w:sz w:val="22"/>
          <w:szCs w:val="22"/>
        </w:rPr>
        <w:t>any current seasonal vaccine strains would offer cross-neutralisation against swine strains and to ensure that the cohorts included ‘low’, ‘medium’ and ‘high’ responders to the seasonal vaccine</w:t>
      </w:r>
      <w:r w:rsidR="00315A5E" w:rsidRPr="00B245E7">
        <w:rPr>
          <w:sz w:val="22"/>
          <w:szCs w:val="22"/>
        </w:rPr>
        <w:t xml:space="preserve"> (</w:t>
      </w:r>
      <w:r w:rsidR="0058718A">
        <w:rPr>
          <w:sz w:val="22"/>
          <w:szCs w:val="22"/>
        </w:rPr>
        <w:t>Figure 7</w:t>
      </w:r>
      <w:r w:rsidR="00315A5E" w:rsidRPr="00B245E7">
        <w:rPr>
          <w:sz w:val="22"/>
          <w:szCs w:val="22"/>
        </w:rPr>
        <w:t>)</w:t>
      </w:r>
      <w:r w:rsidR="006E51A7" w:rsidRPr="00B245E7">
        <w:rPr>
          <w:sz w:val="22"/>
          <w:szCs w:val="22"/>
        </w:rPr>
        <w:t>.</w:t>
      </w:r>
    </w:p>
    <w:p w14:paraId="425F258A" w14:textId="77777777" w:rsidR="00CA7E77" w:rsidRPr="00B245E7" w:rsidRDefault="00CA7E77" w:rsidP="00B245E7">
      <w:pPr>
        <w:spacing w:line="360" w:lineRule="auto"/>
        <w:rPr>
          <w:sz w:val="22"/>
          <w:szCs w:val="22"/>
        </w:rPr>
      </w:pPr>
    </w:p>
    <w:p w14:paraId="15C3BF71" w14:textId="026C5935" w:rsidR="005F4CB6" w:rsidRPr="00B245E7" w:rsidRDefault="006E51A7" w:rsidP="00B245E7">
      <w:pPr>
        <w:spacing w:line="360" w:lineRule="auto"/>
        <w:rPr>
          <w:sz w:val="22"/>
          <w:szCs w:val="22"/>
        </w:rPr>
      </w:pPr>
      <w:r w:rsidRPr="00B245E7">
        <w:rPr>
          <w:sz w:val="22"/>
          <w:szCs w:val="22"/>
        </w:rPr>
        <w:t xml:space="preserve">We </w:t>
      </w:r>
      <w:r w:rsidR="005F4CB6" w:rsidRPr="00B245E7">
        <w:rPr>
          <w:sz w:val="22"/>
          <w:szCs w:val="22"/>
        </w:rPr>
        <w:t>selected</w:t>
      </w:r>
      <w:r w:rsidRPr="00B245E7">
        <w:rPr>
          <w:sz w:val="22"/>
          <w:szCs w:val="22"/>
        </w:rPr>
        <w:t xml:space="preserve"> A/Brisbane/02/2018 (1A.3.3.2</w:t>
      </w:r>
      <w:r w:rsidR="00BF5E4B" w:rsidRPr="00B245E7">
        <w:rPr>
          <w:sz w:val="22"/>
          <w:szCs w:val="22"/>
        </w:rPr>
        <w:t xml:space="preserve">) </w:t>
      </w:r>
      <w:r w:rsidR="00FD26E2" w:rsidRPr="00B245E7">
        <w:rPr>
          <w:sz w:val="22"/>
          <w:szCs w:val="22"/>
        </w:rPr>
        <w:t xml:space="preserve">human </w:t>
      </w:r>
      <w:r w:rsidR="00BF5E4B" w:rsidRPr="00B245E7">
        <w:rPr>
          <w:sz w:val="22"/>
          <w:szCs w:val="22"/>
        </w:rPr>
        <w:t xml:space="preserve">vaccine strain as the human representative for the </w:t>
      </w:r>
      <w:r w:rsidR="00DD7945" w:rsidRPr="00B245E7">
        <w:rPr>
          <w:sz w:val="22"/>
          <w:szCs w:val="22"/>
        </w:rPr>
        <w:t>H1 swine virus analyses</w:t>
      </w:r>
      <w:r w:rsidR="00BF5E4B" w:rsidRPr="00B245E7">
        <w:rPr>
          <w:sz w:val="22"/>
          <w:szCs w:val="22"/>
        </w:rPr>
        <w:t xml:space="preserve">. </w:t>
      </w:r>
      <w:r w:rsidR="00652821" w:rsidRPr="00B245E7">
        <w:rPr>
          <w:sz w:val="22"/>
          <w:szCs w:val="22"/>
        </w:rPr>
        <w:t xml:space="preserve">An </w:t>
      </w:r>
      <w:r w:rsidR="00802623" w:rsidRPr="00B245E7">
        <w:rPr>
          <w:sz w:val="22"/>
          <w:szCs w:val="22"/>
        </w:rPr>
        <w:t>HI titre of 1:40</w:t>
      </w:r>
      <w:r w:rsidR="00652821" w:rsidRPr="00B245E7">
        <w:rPr>
          <w:sz w:val="22"/>
          <w:szCs w:val="22"/>
        </w:rPr>
        <w:t xml:space="preserve"> </w:t>
      </w:r>
      <w:r w:rsidR="00802623" w:rsidRPr="00B245E7">
        <w:rPr>
          <w:sz w:val="22"/>
          <w:szCs w:val="22"/>
        </w:rPr>
        <w:t xml:space="preserve">is generally considered the putative threshold that would confer protection against </w:t>
      </w:r>
      <w:r w:rsidR="005F4CB6" w:rsidRPr="00B245E7">
        <w:rPr>
          <w:sz w:val="22"/>
          <w:szCs w:val="22"/>
        </w:rPr>
        <w:t xml:space="preserve">a future influenza </w:t>
      </w:r>
      <w:r w:rsidR="00802623" w:rsidRPr="00B245E7">
        <w:rPr>
          <w:sz w:val="22"/>
          <w:szCs w:val="22"/>
        </w:rPr>
        <w:t xml:space="preserve">infection. </w:t>
      </w:r>
      <w:r w:rsidR="00652821" w:rsidRPr="00B245E7">
        <w:rPr>
          <w:sz w:val="22"/>
          <w:szCs w:val="22"/>
        </w:rPr>
        <w:t>We plotted the HI titres obtained against the reference human seasonal vaccine and the representative swine influenza strains (</w:t>
      </w:r>
      <w:r w:rsidR="0058718A">
        <w:rPr>
          <w:sz w:val="22"/>
          <w:szCs w:val="22"/>
        </w:rPr>
        <w:t>Figure 7</w:t>
      </w:r>
      <w:r w:rsidR="00652821" w:rsidRPr="00B245E7">
        <w:rPr>
          <w:sz w:val="22"/>
          <w:szCs w:val="22"/>
        </w:rPr>
        <w:t>) to characterise the distribution of population immunity</w:t>
      </w:r>
      <w:r w:rsidR="00425B00" w:rsidRPr="00B245E7">
        <w:rPr>
          <w:sz w:val="22"/>
          <w:szCs w:val="22"/>
        </w:rPr>
        <w:t>.</w:t>
      </w:r>
      <w:r w:rsidR="00652821" w:rsidRPr="00B245E7">
        <w:rPr>
          <w:sz w:val="22"/>
          <w:szCs w:val="22"/>
        </w:rPr>
        <w:t xml:space="preserve"> For the human seasonal vaccine strain and a contemporary 1A.3.3.2 swine strain (A/swine/Germany/R2279/2016)</w:t>
      </w:r>
      <w:r w:rsidR="00BE78D9" w:rsidRPr="00B245E7">
        <w:rPr>
          <w:sz w:val="22"/>
          <w:szCs w:val="22"/>
        </w:rPr>
        <w:t>,</w:t>
      </w:r>
      <w:r w:rsidR="00652821" w:rsidRPr="00B245E7">
        <w:rPr>
          <w:sz w:val="22"/>
          <w:szCs w:val="22"/>
        </w:rPr>
        <w:t xml:space="preserve"> which was still antigenically </w:t>
      </w:r>
      <w:proofErr w:type="gramStart"/>
      <w:r w:rsidR="00652821" w:rsidRPr="00B245E7">
        <w:rPr>
          <w:sz w:val="22"/>
          <w:szCs w:val="22"/>
        </w:rPr>
        <w:t>similar to</w:t>
      </w:r>
      <w:proofErr w:type="gramEnd"/>
      <w:r w:rsidR="00652821" w:rsidRPr="00B245E7">
        <w:rPr>
          <w:sz w:val="22"/>
          <w:szCs w:val="22"/>
        </w:rPr>
        <w:t xml:space="preserve"> the putative introduction strain from humans</w:t>
      </w:r>
      <w:r w:rsidR="00C93411" w:rsidRPr="00B245E7">
        <w:rPr>
          <w:sz w:val="22"/>
          <w:szCs w:val="22"/>
        </w:rPr>
        <w:t>,</w:t>
      </w:r>
      <w:r w:rsidR="00652821" w:rsidRPr="00B245E7">
        <w:rPr>
          <w:sz w:val="22"/>
          <w:szCs w:val="22"/>
        </w:rPr>
        <w:t xml:space="preserve"> we s</w:t>
      </w:r>
      <w:r w:rsidR="00713D1F" w:rsidRPr="00B245E7">
        <w:rPr>
          <w:sz w:val="22"/>
          <w:szCs w:val="22"/>
        </w:rPr>
        <w:t>aw</w:t>
      </w:r>
      <w:r w:rsidR="00652821" w:rsidRPr="00B245E7">
        <w:rPr>
          <w:sz w:val="22"/>
          <w:szCs w:val="22"/>
        </w:rPr>
        <w:t xml:space="preserve"> that the majority of the cohort had titres &gt; 1:40 and indeed a median response of 4 GMT or 1:160. </w:t>
      </w:r>
      <w:r w:rsidR="00AB5F45" w:rsidRPr="00B245E7">
        <w:rPr>
          <w:sz w:val="22"/>
          <w:szCs w:val="22"/>
        </w:rPr>
        <w:t xml:space="preserve">The </w:t>
      </w:r>
      <w:r w:rsidR="00652821" w:rsidRPr="00B245E7">
        <w:rPr>
          <w:sz w:val="22"/>
          <w:szCs w:val="22"/>
        </w:rPr>
        <w:t xml:space="preserve">A/swine/Republic of Ireland/AR6853/2016 </w:t>
      </w:r>
      <w:r w:rsidR="00AB5F45" w:rsidRPr="00B245E7">
        <w:rPr>
          <w:sz w:val="22"/>
          <w:szCs w:val="22"/>
        </w:rPr>
        <w:t xml:space="preserve">(1A.3.3.2) </w:t>
      </w:r>
      <w:r w:rsidR="00652821" w:rsidRPr="00B245E7">
        <w:rPr>
          <w:sz w:val="22"/>
          <w:szCs w:val="22"/>
        </w:rPr>
        <w:t xml:space="preserve">– another strain antigenically </w:t>
      </w:r>
      <w:proofErr w:type="gramStart"/>
      <w:r w:rsidR="00652821" w:rsidRPr="00B245E7">
        <w:rPr>
          <w:sz w:val="22"/>
          <w:szCs w:val="22"/>
        </w:rPr>
        <w:t>similar to</w:t>
      </w:r>
      <w:proofErr w:type="gramEnd"/>
      <w:r w:rsidR="00652821" w:rsidRPr="00B245E7">
        <w:rPr>
          <w:sz w:val="22"/>
          <w:szCs w:val="22"/>
        </w:rPr>
        <w:t xml:space="preserve"> the putative strain from humans also showed a distribution of titres in the cohort which was generally higher than the 1:40 threshold, but with a median value</w:t>
      </w:r>
      <w:r w:rsidR="002B08CC" w:rsidRPr="00B245E7">
        <w:rPr>
          <w:sz w:val="22"/>
          <w:szCs w:val="22"/>
        </w:rPr>
        <w:t xml:space="preserve"> below 4</w:t>
      </w:r>
      <w:r w:rsidR="00DE59A9" w:rsidRPr="00B245E7">
        <w:rPr>
          <w:sz w:val="22"/>
          <w:szCs w:val="22"/>
        </w:rPr>
        <w:t xml:space="preserve"> </w:t>
      </w:r>
      <w:r w:rsidR="002B08CC" w:rsidRPr="00B245E7">
        <w:rPr>
          <w:sz w:val="22"/>
          <w:szCs w:val="22"/>
        </w:rPr>
        <w:t>GMT</w:t>
      </w:r>
      <w:r w:rsidR="00652821" w:rsidRPr="00B245E7">
        <w:rPr>
          <w:sz w:val="22"/>
          <w:szCs w:val="22"/>
        </w:rPr>
        <w:t xml:space="preserve">. </w:t>
      </w:r>
      <w:r w:rsidR="00AB5F45" w:rsidRPr="00B245E7">
        <w:rPr>
          <w:sz w:val="22"/>
          <w:szCs w:val="22"/>
        </w:rPr>
        <w:t>Two additional swine 1A.3.3.2 strains,</w:t>
      </w:r>
      <w:r w:rsidR="00BE6D92" w:rsidRPr="00B245E7">
        <w:rPr>
          <w:sz w:val="22"/>
          <w:szCs w:val="22"/>
        </w:rPr>
        <w:t xml:space="preserve"> A/swine/Denmark/SIR1570/2017</w:t>
      </w:r>
      <w:r w:rsidR="00D3763D" w:rsidRPr="00B245E7">
        <w:rPr>
          <w:sz w:val="22"/>
          <w:szCs w:val="22"/>
        </w:rPr>
        <w:t xml:space="preserve"> and A/swine/Italy/241572</w:t>
      </w:r>
      <w:ins w:id="746" w:author="CHIAPPONI CHIARA" w:date="2024-11-26T20:45:00Z">
        <w:r w:rsidR="009D4C7E">
          <w:rPr>
            <w:sz w:val="22"/>
            <w:szCs w:val="22"/>
          </w:rPr>
          <w:t>/2020</w:t>
        </w:r>
      </w:ins>
      <w:r w:rsidR="00AB5F45" w:rsidRPr="00B245E7">
        <w:rPr>
          <w:sz w:val="22"/>
          <w:szCs w:val="22"/>
        </w:rPr>
        <w:t>,</w:t>
      </w:r>
      <w:r w:rsidR="00BE6D92" w:rsidRPr="00B245E7">
        <w:rPr>
          <w:sz w:val="22"/>
          <w:szCs w:val="22"/>
        </w:rPr>
        <w:t xml:space="preserve"> showed an even higher distribution of titres with all over 1:40 and a median of 5 GMT</w:t>
      </w:r>
      <w:r w:rsidR="00D3763D" w:rsidRPr="00B245E7">
        <w:rPr>
          <w:sz w:val="22"/>
          <w:szCs w:val="22"/>
        </w:rPr>
        <w:t xml:space="preserve"> for both strains.</w:t>
      </w:r>
      <w:r w:rsidR="00BE6D92" w:rsidRPr="00B245E7">
        <w:rPr>
          <w:sz w:val="22"/>
          <w:szCs w:val="22"/>
        </w:rPr>
        <w:t xml:space="preserve"> However</w:t>
      </w:r>
      <w:r w:rsidR="00846CCD" w:rsidRPr="00B245E7">
        <w:rPr>
          <w:sz w:val="22"/>
          <w:szCs w:val="22"/>
        </w:rPr>
        <w:t>,</w:t>
      </w:r>
      <w:r w:rsidR="00BE6D92" w:rsidRPr="00B245E7">
        <w:rPr>
          <w:sz w:val="22"/>
          <w:szCs w:val="22"/>
        </w:rPr>
        <w:t xml:space="preserve"> A/swine/Germany/BAK36/2017 was poorly recognised by the majority of the cohort antisera, the </w:t>
      </w:r>
      <w:r w:rsidR="00BE6D92" w:rsidRPr="00B245E7">
        <w:rPr>
          <w:sz w:val="22"/>
          <w:szCs w:val="22"/>
        </w:rPr>
        <w:lastRenderedPageBreak/>
        <w:t>median was below 1:40 and some antisera showed no cross-reactivity.</w:t>
      </w:r>
      <w:del w:id="747" w:author="Coggon, Amelia Charlotte" w:date="2024-12-14T15:57:00Z" w16du:dateUtc="2024-12-14T14:57:00Z">
        <w:r w:rsidR="00BE6D92" w:rsidRPr="00B245E7" w:rsidDel="00DF1E01">
          <w:rPr>
            <w:sz w:val="22"/>
            <w:szCs w:val="22"/>
          </w:rPr>
          <w:delText xml:space="preserve"> </w:delText>
        </w:r>
        <w:r w:rsidR="004C1B5E" w:rsidRPr="00B245E7" w:rsidDel="00DF1E01">
          <w:rPr>
            <w:sz w:val="22"/>
            <w:szCs w:val="22"/>
          </w:rPr>
          <w:delText xml:space="preserve"> </w:delText>
        </w:r>
      </w:del>
      <w:ins w:id="748" w:author="Coggon, Amelia Charlotte" w:date="2024-12-14T15:57:00Z" w16du:dateUtc="2024-12-14T14:57:00Z">
        <w:r w:rsidR="00DF1E01">
          <w:rPr>
            <w:sz w:val="22"/>
            <w:szCs w:val="22"/>
          </w:rPr>
          <w:t xml:space="preserve"> </w:t>
        </w:r>
      </w:ins>
      <w:r w:rsidR="004C1B5E" w:rsidRPr="00B245E7">
        <w:rPr>
          <w:sz w:val="22"/>
          <w:szCs w:val="22"/>
        </w:rPr>
        <w:t xml:space="preserve">When we measured the antigenic distance from the A/Brisbane/02/2018 ferret antiserum to the tested </w:t>
      </w:r>
      <w:r w:rsidR="006A59CE" w:rsidRPr="00B245E7">
        <w:rPr>
          <w:sz w:val="22"/>
          <w:szCs w:val="22"/>
        </w:rPr>
        <w:t xml:space="preserve">swine </w:t>
      </w:r>
      <w:r w:rsidR="004C1B5E" w:rsidRPr="00B245E7">
        <w:rPr>
          <w:sz w:val="22"/>
          <w:szCs w:val="22"/>
        </w:rPr>
        <w:t xml:space="preserve">strains we found that </w:t>
      </w:r>
      <w:r w:rsidR="0064409D" w:rsidRPr="00B245E7">
        <w:rPr>
          <w:sz w:val="22"/>
          <w:szCs w:val="22"/>
        </w:rPr>
        <w:t>three were ~4 AU away</w:t>
      </w:r>
      <w:r w:rsidR="006A59CE" w:rsidRPr="00B245E7">
        <w:rPr>
          <w:sz w:val="22"/>
          <w:szCs w:val="22"/>
        </w:rPr>
        <w:t>,</w:t>
      </w:r>
      <w:r w:rsidR="0064409D" w:rsidRPr="00B245E7">
        <w:rPr>
          <w:sz w:val="22"/>
          <w:szCs w:val="22"/>
        </w:rPr>
        <w:t xml:space="preserve"> </w:t>
      </w:r>
      <w:r w:rsidR="00EA713C" w:rsidRPr="00B245E7">
        <w:rPr>
          <w:sz w:val="22"/>
          <w:szCs w:val="22"/>
        </w:rPr>
        <w:t xml:space="preserve">and the </w:t>
      </w:r>
      <w:r w:rsidR="0064409D" w:rsidRPr="00B245E7">
        <w:rPr>
          <w:sz w:val="22"/>
          <w:szCs w:val="22"/>
        </w:rPr>
        <w:t>A/swine/Germany/BAK36/2017 was 6 AU away from the antiserum</w:t>
      </w:r>
      <w:r w:rsidR="0089197C" w:rsidRPr="00B245E7">
        <w:rPr>
          <w:sz w:val="22"/>
          <w:szCs w:val="22"/>
        </w:rPr>
        <w:t>. This</w:t>
      </w:r>
      <w:r w:rsidR="0064409D" w:rsidRPr="00B245E7">
        <w:rPr>
          <w:sz w:val="22"/>
          <w:szCs w:val="22"/>
        </w:rPr>
        <w:t xml:space="preserve"> suggest</w:t>
      </w:r>
      <w:r w:rsidR="0089197C" w:rsidRPr="00B245E7">
        <w:rPr>
          <w:sz w:val="22"/>
          <w:szCs w:val="22"/>
        </w:rPr>
        <w:t>s</w:t>
      </w:r>
      <w:r w:rsidR="0064409D" w:rsidRPr="00B245E7">
        <w:rPr>
          <w:sz w:val="22"/>
          <w:szCs w:val="22"/>
        </w:rPr>
        <w:t xml:space="preserve"> that viruses that have drifted &gt;4 AU from any seasonal or </w:t>
      </w:r>
      <w:r w:rsidR="0089197C" w:rsidRPr="00B245E7">
        <w:rPr>
          <w:sz w:val="22"/>
          <w:szCs w:val="22"/>
        </w:rPr>
        <w:t>pre-</w:t>
      </w:r>
      <w:r w:rsidR="0064409D" w:rsidRPr="00B245E7">
        <w:rPr>
          <w:sz w:val="22"/>
          <w:szCs w:val="22"/>
        </w:rPr>
        <w:t xml:space="preserve">pandemic preparedness vaccine </w:t>
      </w:r>
      <w:r w:rsidR="0089197C" w:rsidRPr="00B245E7">
        <w:rPr>
          <w:sz w:val="22"/>
          <w:szCs w:val="22"/>
        </w:rPr>
        <w:t xml:space="preserve">may </w:t>
      </w:r>
      <w:r w:rsidR="00CA376B" w:rsidRPr="00B245E7">
        <w:rPr>
          <w:sz w:val="22"/>
          <w:szCs w:val="22"/>
        </w:rPr>
        <w:t xml:space="preserve">present a higher </w:t>
      </w:r>
      <w:r w:rsidR="0064409D" w:rsidRPr="00B245E7">
        <w:rPr>
          <w:sz w:val="22"/>
          <w:szCs w:val="22"/>
        </w:rPr>
        <w:t>risk</w:t>
      </w:r>
      <w:r w:rsidR="00CA376B" w:rsidRPr="00B245E7">
        <w:rPr>
          <w:sz w:val="22"/>
          <w:szCs w:val="22"/>
        </w:rPr>
        <w:t xml:space="preserve"> of incursion relative to population immunity</w:t>
      </w:r>
      <w:r w:rsidR="0064409D" w:rsidRPr="00B245E7">
        <w:rPr>
          <w:sz w:val="22"/>
          <w:szCs w:val="22"/>
        </w:rPr>
        <w:t>.</w:t>
      </w:r>
      <w:r w:rsidR="0089197C" w:rsidRPr="00B245E7">
        <w:rPr>
          <w:sz w:val="22"/>
          <w:szCs w:val="22"/>
        </w:rPr>
        <w:t xml:space="preserve"> Given the demonstrated antigenic heterogeneity of circulating European swine 1A viruses, this should warrant </w:t>
      </w:r>
      <w:r w:rsidR="001D7C66" w:rsidRPr="00B245E7">
        <w:rPr>
          <w:sz w:val="22"/>
          <w:szCs w:val="22"/>
        </w:rPr>
        <w:t xml:space="preserve">close </w:t>
      </w:r>
      <w:r w:rsidR="006E7896" w:rsidRPr="00B245E7">
        <w:rPr>
          <w:sz w:val="22"/>
          <w:szCs w:val="22"/>
        </w:rPr>
        <w:t>monitoring</w:t>
      </w:r>
      <w:r w:rsidR="0089197C" w:rsidRPr="00B245E7">
        <w:rPr>
          <w:sz w:val="22"/>
          <w:szCs w:val="22"/>
        </w:rPr>
        <w:t xml:space="preserve">. </w:t>
      </w:r>
    </w:p>
    <w:p w14:paraId="17D71F65" w14:textId="77777777" w:rsidR="00CA7E77" w:rsidRPr="00B245E7" w:rsidRDefault="00CA7E77" w:rsidP="00B245E7">
      <w:pPr>
        <w:spacing w:line="360" w:lineRule="auto"/>
        <w:rPr>
          <w:sz w:val="22"/>
          <w:szCs w:val="22"/>
        </w:rPr>
      </w:pPr>
    </w:p>
    <w:p w14:paraId="66D6A39F" w14:textId="1AD99A57" w:rsidR="008447AA" w:rsidRPr="00B245E7" w:rsidRDefault="004F4CA0" w:rsidP="00B245E7">
      <w:pPr>
        <w:spacing w:line="360" w:lineRule="auto"/>
        <w:rPr>
          <w:sz w:val="22"/>
          <w:szCs w:val="22"/>
        </w:rPr>
      </w:pPr>
      <w:r w:rsidRPr="00B245E7">
        <w:rPr>
          <w:sz w:val="22"/>
          <w:szCs w:val="22"/>
        </w:rPr>
        <w:t xml:space="preserve">For the human cohort immunity assessment </w:t>
      </w:r>
      <w:r w:rsidR="00CE48BA" w:rsidRPr="00B245E7">
        <w:rPr>
          <w:sz w:val="22"/>
          <w:szCs w:val="22"/>
        </w:rPr>
        <w:t>of</w:t>
      </w:r>
      <w:r w:rsidRPr="00B245E7">
        <w:rPr>
          <w:sz w:val="22"/>
          <w:szCs w:val="22"/>
        </w:rPr>
        <w:t xml:space="preserve"> the human seasonal 1B</w:t>
      </w:r>
      <w:r w:rsidR="00506619" w:rsidRPr="00B245E7">
        <w:rPr>
          <w:sz w:val="22"/>
          <w:szCs w:val="22"/>
        </w:rPr>
        <w:t xml:space="preserve"> </w:t>
      </w:r>
      <w:r w:rsidRPr="00B245E7">
        <w:rPr>
          <w:sz w:val="22"/>
          <w:szCs w:val="22"/>
        </w:rPr>
        <w:t xml:space="preserve">lineage, we selected two </w:t>
      </w:r>
      <w:r w:rsidR="00C93CE9" w:rsidRPr="00B245E7">
        <w:rPr>
          <w:sz w:val="22"/>
          <w:szCs w:val="22"/>
        </w:rPr>
        <w:t>vaccine strains</w:t>
      </w:r>
      <w:r w:rsidRPr="00B245E7">
        <w:rPr>
          <w:sz w:val="22"/>
          <w:szCs w:val="22"/>
        </w:rPr>
        <w:t>:</w:t>
      </w:r>
      <w:r w:rsidR="00C93CE9" w:rsidRPr="00B245E7">
        <w:rPr>
          <w:sz w:val="22"/>
          <w:szCs w:val="22"/>
        </w:rPr>
        <w:t xml:space="preserve"> </w:t>
      </w:r>
      <w:r w:rsidR="00A703FA" w:rsidRPr="00B245E7">
        <w:rPr>
          <w:sz w:val="22"/>
          <w:szCs w:val="22"/>
        </w:rPr>
        <w:t>A/Brazil/1/1978</w:t>
      </w:r>
      <w:r w:rsidR="002D19EA" w:rsidRPr="00B245E7">
        <w:rPr>
          <w:sz w:val="22"/>
          <w:szCs w:val="22"/>
        </w:rPr>
        <w:t xml:space="preserve"> – </w:t>
      </w:r>
      <w:r w:rsidRPr="00B245E7">
        <w:rPr>
          <w:sz w:val="22"/>
          <w:szCs w:val="22"/>
        </w:rPr>
        <w:t>a human seasonal strain and closest</w:t>
      </w:r>
      <w:r w:rsidR="002D19EA" w:rsidRPr="00B245E7">
        <w:rPr>
          <w:sz w:val="22"/>
          <w:szCs w:val="22"/>
        </w:rPr>
        <w:t xml:space="preserve"> ancestor to the putative introduction </w:t>
      </w:r>
      <w:r w:rsidR="0089197C" w:rsidRPr="00B245E7">
        <w:rPr>
          <w:sz w:val="22"/>
          <w:szCs w:val="22"/>
        </w:rPr>
        <w:t xml:space="preserve">into swine </w:t>
      </w:r>
      <w:r w:rsidR="00A703FA" w:rsidRPr="00B245E7">
        <w:rPr>
          <w:sz w:val="22"/>
          <w:szCs w:val="22"/>
        </w:rPr>
        <w:t>and</w:t>
      </w:r>
      <w:r w:rsidR="0089258A" w:rsidRPr="00B245E7">
        <w:rPr>
          <w:sz w:val="22"/>
          <w:szCs w:val="22"/>
        </w:rPr>
        <w:t xml:space="preserve"> </w:t>
      </w:r>
      <w:r w:rsidR="00A703FA" w:rsidRPr="00B245E7">
        <w:rPr>
          <w:sz w:val="22"/>
          <w:szCs w:val="22"/>
        </w:rPr>
        <w:t>A/Michigan/383/2018</w:t>
      </w:r>
      <w:r w:rsidR="004D38A1" w:rsidRPr="00B245E7">
        <w:rPr>
          <w:sz w:val="22"/>
          <w:szCs w:val="22"/>
        </w:rPr>
        <w:t xml:space="preserve"> (1B.2.1)</w:t>
      </w:r>
      <w:r w:rsidR="002D19EA" w:rsidRPr="00B245E7">
        <w:rPr>
          <w:sz w:val="22"/>
          <w:szCs w:val="22"/>
        </w:rPr>
        <w:t xml:space="preserve"> –</w:t>
      </w:r>
      <w:r w:rsidR="0010419D" w:rsidRPr="00B245E7">
        <w:rPr>
          <w:sz w:val="22"/>
          <w:szCs w:val="22"/>
        </w:rPr>
        <w:t xml:space="preserve"> </w:t>
      </w:r>
      <w:r w:rsidR="002D19EA" w:rsidRPr="00B245E7">
        <w:rPr>
          <w:sz w:val="22"/>
          <w:szCs w:val="22"/>
        </w:rPr>
        <w:t xml:space="preserve">a </w:t>
      </w:r>
      <w:r w:rsidRPr="00B245E7">
        <w:rPr>
          <w:sz w:val="22"/>
          <w:szCs w:val="22"/>
        </w:rPr>
        <w:t>1B</w:t>
      </w:r>
      <w:r w:rsidR="0010419D" w:rsidRPr="00B245E7">
        <w:rPr>
          <w:sz w:val="22"/>
          <w:szCs w:val="22"/>
        </w:rPr>
        <w:t xml:space="preserve"> </w:t>
      </w:r>
      <w:r w:rsidR="002D19EA" w:rsidRPr="00B245E7">
        <w:rPr>
          <w:sz w:val="22"/>
          <w:szCs w:val="22"/>
        </w:rPr>
        <w:t>lineage CVV</w:t>
      </w:r>
      <w:r w:rsidR="00CE48BA" w:rsidRPr="00B245E7">
        <w:rPr>
          <w:sz w:val="22"/>
          <w:szCs w:val="22"/>
        </w:rPr>
        <w:t>,</w:t>
      </w:r>
      <w:r w:rsidR="00A703FA" w:rsidRPr="00B245E7">
        <w:rPr>
          <w:sz w:val="22"/>
          <w:szCs w:val="22"/>
        </w:rPr>
        <w:t xml:space="preserve"> </w:t>
      </w:r>
      <w:r w:rsidRPr="00B245E7">
        <w:rPr>
          <w:sz w:val="22"/>
          <w:szCs w:val="22"/>
        </w:rPr>
        <w:t>as references</w:t>
      </w:r>
      <w:r w:rsidR="00CE48BA" w:rsidRPr="00B245E7">
        <w:rPr>
          <w:sz w:val="22"/>
          <w:szCs w:val="22"/>
        </w:rPr>
        <w:t>,</w:t>
      </w:r>
      <w:r w:rsidRPr="00B245E7">
        <w:rPr>
          <w:sz w:val="22"/>
          <w:szCs w:val="22"/>
        </w:rPr>
        <w:t xml:space="preserve"> together with contemporary</w:t>
      </w:r>
      <w:r w:rsidR="0089258A" w:rsidRPr="00B245E7">
        <w:rPr>
          <w:sz w:val="22"/>
          <w:szCs w:val="22"/>
        </w:rPr>
        <w:t xml:space="preserve"> </w:t>
      </w:r>
      <w:r w:rsidR="002D19EA" w:rsidRPr="00B245E7">
        <w:rPr>
          <w:sz w:val="22"/>
          <w:szCs w:val="22"/>
        </w:rPr>
        <w:t xml:space="preserve">European </w:t>
      </w:r>
      <w:r w:rsidR="0089258A" w:rsidRPr="00B245E7">
        <w:rPr>
          <w:sz w:val="22"/>
          <w:szCs w:val="22"/>
        </w:rPr>
        <w:t xml:space="preserve">1B </w:t>
      </w:r>
      <w:r w:rsidR="005F4CB6" w:rsidRPr="00B245E7">
        <w:rPr>
          <w:sz w:val="22"/>
          <w:szCs w:val="22"/>
        </w:rPr>
        <w:t>viruses</w:t>
      </w:r>
      <w:r w:rsidR="002D19EA" w:rsidRPr="00B245E7">
        <w:rPr>
          <w:sz w:val="22"/>
          <w:szCs w:val="22"/>
        </w:rPr>
        <w:t xml:space="preserve"> from pigs</w:t>
      </w:r>
      <w:r w:rsidR="0089258A" w:rsidRPr="00B245E7">
        <w:rPr>
          <w:sz w:val="22"/>
          <w:szCs w:val="22"/>
        </w:rPr>
        <w:t>.</w:t>
      </w:r>
      <w:r w:rsidR="00EA44F4" w:rsidRPr="00B245E7">
        <w:rPr>
          <w:sz w:val="22"/>
          <w:szCs w:val="22"/>
        </w:rPr>
        <w:t xml:space="preserve"> </w:t>
      </w:r>
      <w:r w:rsidR="00CE48BA" w:rsidRPr="00B245E7">
        <w:rPr>
          <w:sz w:val="22"/>
          <w:szCs w:val="22"/>
        </w:rPr>
        <w:t xml:space="preserve">The distribution of </w:t>
      </w:r>
      <w:r w:rsidR="008B7B3F" w:rsidRPr="00B245E7">
        <w:rPr>
          <w:sz w:val="22"/>
          <w:szCs w:val="22"/>
        </w:rPr>
        <w:t>titres</w:t>
      </w:r>
      <w:r w:rsidR="0010419D" w:rsidRPr="00B245E7">
        <w:rPr>
          <w:sz w:val="22"/>
          <w:szCs w:val="22"/>
        </w:rPr>
        <w:t xml:space="preserve"> </w:t>
      </w:r>
      <w:r w:rsidR="00CE48BA" w:rsidRPr="00B245E7">
        <w:rPr>
          <w:sz w:val="22"/>
          <w:szCs w:val="22"/>
        </w:rPr>
        <w:t>against A/Brazil/1/1978 were spread widely, with a median of 2</w:t>
      </w:r>
      <w:r w:rsidR="00FE76AA" w:rsidRPr="00B245E7">
        <w:rPr>
          <w:sz w:val="22"/>
          <w:szCs w:val="22"/>
        </w:rPr>
        <w:t xml:space="preserve"> </w:t>
      </w:r>
      <w:r w:rsidR="00CE48BA" w:rsidRPr="00B245E7">
        <w:rPr>
          <w:sz w:val="22"/>
          <w:szCs w:val="22"/>
        </w:rPr>
        <w:t xml:space="preserve">GMT, but with some individuals showing no cross-reactivity and others high cross-reactivity. This distribution likely relates to previous influenza exposure or vaccination with pre-2009 human seasonal viruses and low reactors likely represent younger individuals who might be at risk of infection. We included A/Michigan/383/2018 as a reference as it </w:t>
      </w:r>
      <w:r w:rsidR="00A36C5B" w:rsidRPr="00B245E7">
        <w:rPr>
          <w:sz w:val="22"/>
          <w:szCs w:val="22"/>
        </w:rPr>
        <w:t xml:space="preserve">was the only </w:t>
      </w:r>
      <w:r w:rsidR="00C24E52" w:rsidRPr="00B245E7">
        <w:rPr>
          <w:sz w:val="22"/>
          <w:szCs w:val="22"/>
        </w:rPr>
        <w:t xml:space="preserve">available </w:t>
      </w:r>
      <w:commentRangeStart w:id="749"/>
      <w:del w:id="750" w:author="Coggon, Amelia Charlotte" w:date="2024-12-09T15:48:00Z" w16du:dateUtc="2024-12-09T14:48:00Z">
        <w:r w:rsidR="00C24E52" w:rsidRPr="00B245E7" w:rsidDel="00E51044">
          <w:rPr>
            <w:sz w:val="22"/>
            <w:szCs w:val="22"/>
          </w:rPr>
          <w:delText>candidate</w:delText>
        </w:r>
        <w:r w:rsidR="00CE48BA" w:rsidRPr="00B245E7" w:rsidDel="00E51044">
          <w:rPr>
            <w:sz w:val="22"/>
            <w:szCs w:val="22"/>
          </w:rPr>
          <w:delText xml:space="preserve"> vaccine virus</w:delText>
        </w:r>
      </w:del>
      <w:ins w:id="751" w:author="Coggon, Amelia Charlotte" w:date="2024-12-09T15:48:00Z" w16du:dateUtc="2024-12-09T14:48:00Z">
        <w:r w:rsidR="00E51044">
          <w:rPr>
            <w:sz w:val="22"/>
            <w:szCs w:val="22"/>
          </w:rPr>
          <w:t>CVV</w:t>
        </w:r>
      </w:ins>
      <w:r w:rsidR="00CE48BA" w:rsidRPr="00B245E7">
        <w:rPr>
          <w:sz w:val="22"/>
          <w:szCs w:val="22"/>
        </w:rPr>
        <w:t xml:space="preserve"> </w:t>
      </w:r>
      <w:commentRangeEnd w:id="749"/>
      <w:r w:rsidR="0062258C">
        <w:rPr>
          <w:rStyle w:val="CommentReference"/>
          <w:rFonts w:asciiTheme="minorHAnsi" w:eastAsiaTheme="minorHAnsi" w:hAnsiTheme="minorHAnsi" w:cstheme="minorBidi"/>
          <w:lang w:eastAsia="en-US"/>
        </w:rPr>
        <w:commentReference w:id="749"/>
      </w:r>
      <w:r w:rsidR="00A36C5B" w:rsidRPr="00B245E7">
        <w:rPr>
          <w:sz w:val="22"/>
          <w:szCs w:val="22"/>
        </w:rPr>
        <w:t xml:space="preserve">proposed from this </w:t>
      </w:r>
      <w:r w:rsidR="00C24E52" w:rsidRPr="00B245E7">
        <w:rPr>
          <w:sz w:val="22"/>
          <w:szCs w:val="22"/>
        </w:rPr>
        <w:t>lineage</w:t>
      </w:r>
      <w:r w:rsidR="00A36C5B" w:rsidRPr="00B245E7">
        <w:rPr>
          <w:sz w:val="22"/>
          <w:szCs w:val="22"/>
        </w:rPr>
        <w:t xml:space="preserve">. </w:t>
      </w:r>
      <w:r w:rsidR="00EA44F4" w:rsidRPr="00B245E7">
        <w:rPr>
          <w:sz w:val="22"/>
          <w:szCs w:val="22"/>
        </w:rPr>
        <w:t>All i</w:t>
      </w:r>
      <w:r w:rsidR="0089258A" w:rsidRPr="00B245E7">
        <w:rPr>
          <w:sz w:val="22"/>
          <w:szCs w:val="22"/>
        </w:rPr>
        <w:t>ndividuals</w:t>
      </w:r>
      <w:r w:rsidR="00CE48BA" w:rsidRPr="00B245E7">
        <w:rPr>
          <w:sz w:val="22"/>
          <w:szCs w:val="22"/>
        </w:rPr>
        <w:t xml:space="preserve"> had titres above 2 GMT (range </w:t>
      </w:r>
      <w:r w:rsidR="008639CB" w:rsidRPr="00B245E7">
        <w:rPr>
          <w:sz w:val="22"/>
          <w:szCs w:val="22"/>
        </w:rPr>
        <w:t>1</w:t>
      </w:r>
      <w:r w:rsidR="00CE48BA" w:rsidRPr="00B245E7">
        <w:rPr>
          <w:sz w:val="22"/>
          <w:szCs w:val="22"/>
        </w:rPr>
        <w:t xml:space="preserve">-8 GMT) </w:t>
      </w:r>
      <w:r w:rsidR="0089258A" w:rsidRPr="00B245E7">
        <w:rPr>
          <w:sz w:val="22"/>
          <w:szCs w:val="22"/>
        </w:rPr>
        <w:t>against A/Michigan/383/2018</w:t>
      </w:r>
      <w:r w:rsidR="00E44304" w:rsidRPr="00B245E7">
        <w:rPr>
          <w:sz w:val="22"/>
          <w:szCs w:val="22"/>
        </w:rPr>
        <w:t xml:space="preserve">, </w:t>
      </w:r>
      <w:r w:rsidR="002804AE" w:rsidRPr="00B245E7">
        <w:rPr>
          <w:sz w:val="22"/>
          <w:szCs w:val="22"/>
        </w:rPr>
        <w:t>A/swine/Italy/202244/</w:t>
      </w:r>
      <w:commentRangeStart w:id="752"/>
      <w:r w:rsidR="002804AE" w:rsidRPr="00B245E7">
        <w:rPr>
          <w:sz w:val="22"/>
          <w:szCs w:val="22"/>
        </w:rPr>
        <w:t>2019</w:t>
      </w:r>
      <w:commentRangeEnd w:id="752"/>
      <w:r w:rsidR="00BB45AB">
        <w:rPr>
          <w:rStyle w:val="CommentReference"/>
          <w:rFonts w:asciiTheme="minorHAnsi" w:eastAsiaTheme="minorHAnsi" w:hAnsiTheme="minorHAnsi" w:cstheme="minorBidi"/>
          <w:lang w:eastAsia="en-US"/>
        </w:rPr>
        <w:commentReference w:id="752"/>
      </w:r>
      <w:r w:rsidR="00E44304" w:rsidRPr="00B245E7">
        <w:rPr>
          <w:sz w:val="22"/>
          <w:szCs w:val="22"/>
        </w:rPr>
        <w:t xml:space="preserve"> </w:t>
      </w:r>
      <w:ins w:id="753" w:author="Coggon, Amelia Charlotte" w:date="2024-12-09T15:48:00Z" w16du:dateUtc="2024-12-09T14:48:00Z">
        <w:r w:rsidR="00E51044">
          <w:rPr>
            <w:sz w:val="22"/>
            <w:szCs w:val="22"/>
          </w:rPr>
          <w:t>(1B.1.</w:t>
        </w:r>
      </w:ins>
      <w:ins w:id="754" w:author="Coggon, Amelia Charlotte" w:date="2024-12-09T15:49:00Z" w16du:dateUtc="2024-12-09T14:49:00Z">
        <w:r w:rsidR="00E51044">
          <w:rPr>
            <w:sz w:val="22"/>
            <w:szCs w:val="22"/>
          </w:rPr>
          <w:t xml:space="preserve">2.2) </w:t>
        </w:r>
      </w:ins>
      <w:r w:rsidR="00E44304" w:rsidRPr="00B245E7">
        <w:rPr>
          <w:sz w:val="22"/>
          <w:szCs w:val="22"/>
        </w:rPr>
        <w:t>and A/swine/France/29-200240/</w:t>
      </w:r>
      <w:commentRangeStart w:id="755"/>
      <w:r w:rsidR="00E44304" w:rsidRPr="00B245E7">
        <w:rPr>
          <w:sz w:val="22"/>
          <w:szCs w:val="22"/>
        </w:rPr>
        <w:t>2020</w:t>
      </w:r>
      <w:commentRangeEnd w:id="755"/>
      <w:r w:rsidR="00BB45AB">
        <w:rPr>
          <w:rStyle w:val="CommentReference"/>
          <w:rFonts w:asciiTheme="minorHAnsi" w:eastAsiaTheme="minorHAnsi" w:hAnsiTheme="minorHAnsi" w:cstheme="minorBidi"/>
          <w:lang w:eastAsia="en-US"/>
        </w:rPr>
        <w:commentReference w:id="755"/>
      </w:r>
      <w:ins w:id="756" w:author="Coggon, Amelia Charlotte" w:date="2024-12-09T15:49:00Z" w16du:dateUtc="2024-12-09T14:49:00Z">
        <w:r w:rsidR="00E51044">
          <w:rPr>
            <w:sz w:val="22"/>
            <w:szCs w:val="22"/>
          </w:rPr>
          <w:t xml:space="preserve"> (1B.1.2.3)</w:t>
        </w:r>
      </w:ins>
      <w:r w:rsidR="00E44304" w:rsidRPr="00B245E7">
        <w:rPr>
          <w:sz w:val="22"/>
          <w:szCs w:val="22"/>
        </w:rPr>
        <w:t xml:space="preserve">. </w:t>
      </w:r>
      <w:r w:rsidR="008639CB" w:rsidRPr="00B245E7">
        <w:rPr>
          <w:sz w:val="22"/>
          <w:szCs w:val="22"/>
        </w:rPr>
        <w:t xml:space="preserve">The other four strains had </w:t>
      </w:r>
      <w:r w:rsidR="008B7B3F" w:rsidRPr="00B245E7">
        <w:rPr>
          <w:sz w:val="22"/>
          <w:szCs w:val="22"/>
        </w:rPr>
        <w:t>titres</w:t>
      </w:r>
      <w:r w:rsidR="008639CB" w:rsidRPr="00B245E7">
        <w:rPr>
          <w:sz w:val="22"/>
          <w:szCs w:val="22"/>
        </w:rPr>
        <w:t xml:space="preserve"> varying between 0-8 GMT though the median of each was above 2 GMT. </w:t>
      </w:r>
    </w:p>
    <w:p w14:paraId="245AB6F3" w14:textId="77777777" w:rsidR="00CA7E77" w:rsidRPr="00B245E7" w:rsidRDefault="00CA7E77" w:rsidP="00B245E7">
      <w:pPr>
        <w:spacing w:line="360" w:lineRule="auto"/>
        <w:rPr>
          <w:sz w:val="22"/>
          <w:szCs w:val="22"/>
        </w:rPr>
      </w:pPr>
    </w:p>
    <w:p w14:paraId="6369A6A8" w14:textId="27C4429D" w:rsidR="001D7C66" w:rsidRPr="00B245E7" w:rsidRDefault="00985823" w:rsidP="00B245E7">
      <w:pPr>
        <w:spacing w:line="360" w:lineRule="auto"/>
        <w:rPr>
          <w:sz w:val="22"/>
          <w:szCs w:val="22"/>
        </w:rPr>
      </w:pPr>
      <w:r w:rsidRPr="00B245E7">
        <w:rPr>
          <w:sz w:val="22"/>
          <w:szCs w:val="22"/>
        </w:rPr>
        <w:t>T</w:t>
      </w:r>
      <w:r w:rsidR="00A2666E" w:rsidRPr="00B245E7">
        <w:rPr>
          <w:sz w:val="22"/>
          <w:szCs w:val="22"/>
        </w:rPr>
        <w:t>he 1C</w:t>
      </w:r>
      <w:r w:rsidRPr="00B245E7">
        <w:rPr>
          <w:sz w:val="22"/>
          <w:szCs w:val="22"/>
        </w:rPr>
        <w:t xml:space="preserve"> </w:t>
      </w:r>
      <w:r w:rsidR="00A2666E" w:rsidRPr="00B245E7">
        <w:rPr>
          <w:sz w:val="22"/>
          <w:szCs w:val="22"/>
        </w:rPr>
        <w:t xml:space="preserve">lineage viruses </w:t>
      </w:r>
      <w:r w:rsidR="00026088" w:rsidRPr="00B245E7">
        <w:rPr>
          <w:sz w:val="22"/>
          <w:szCs w:val="22"/>
        </w:rPr>
        <w:t xml:space="preserve">which circulate in </w:t>
      </w:r>
      <w:r w:rsidR="00A2666E" w:rsidRPr="00B245E7">
        <w:rPr>
          <w:sz w:val="22"/>
          <w:szCs w:val="22"/>
        </w:rPr>
        <w:t xml:space="preserve">pigs have caused variant infections in humans in </w:t>
      </w:r>
      <w:proofErr w:type="gramStart"/>
      <w:r w:rsidR="00A2666E" w:rsidRPr="00B245E7">
        <w:rPr>
          <w:sz w:val="22"/>
          <w:szCs w:val="22"/>
        </w:rPr>
        <w:t>a number of</w:t>
      </w:r>
      <w:proofErr w:type="gramEnd"/>
      <w:r w:rsidR="00A2666E" w:rsidRPr="00B245E7">
        <w:rPr>
          <w:sz w:val="22"/>
          <w:szCs w:val="22"/>
        </w:rPr>
        <w:t xml:space="preserve"> European countries</w:t>
      </w:r>
      <w:r w:rsidR="009D7ED4" w:rsidRPr="00B245E7">
        <w:rPr>
          <w:sz w:val="22"/>
          <w:szCs w:val="22"/>
        </w:rPr>
        <w:t xml:space="preserve"> </w:t>
      </w:r>
      <w:r w:rsidR="00A2666E" w:rsidRPr="00B245E7">
        <w:rPr>
          <w:sz w:val="22"/>
          <w:szCs w:val="22"/>
        </w:rPr>
        <w:t xml:space="preserve">and in China. </w:t>
      </w:r>
      <w:r w:rsidR="009D7ED4" w:rsidRPr="00B245E7">
        <w:rPr>
          <w:sz w:val="22"/>
          <w:szCs w:val="22"/>
        </w:rPr>
        <w:t>To analyse the</w:t>
      </w:r>
      <w:r w:rsidR="00026088" w:rsidRPr="00B245E7">
        <w:rPr>
          <w:sz w:val="22"/>
          <w:szCs w:val="22"/>
        </w:rPr>
        <w:t xml:space="preserve"> cross</w:t>
      </w:r>
      <w:r w:rsidR="009D7ED4" w:rsidRPr="00B245E7">
        <w:rPr>
          <w:sz w:val="22"/>
          <w:szCs w:val="22"/>
        </w:rPr>
        <w:t>-</w:t>
      </w:r>
      <w:r w:rsidR="00026088" w:rsidRPr="00B245E7">
        <w:rPr>
          <w:sz w:val="22"/>
          <w:szCs w:val="22"/>
        </w:rPr>
        <w:t xml:space="preserve">reactivity of human sera to Eurasian avian-like </w:t>
      </w:r>
      <w:r w:rsidR="00A2666E" w:rsidRPr="00B245E7">
        <w:rPr>
          <w:sz w:val="22"/>
          <w:szCs w:val="22"/>
        </w:rPr>
        <w:t>1C</w:t>
      </w:r>
      <w:r w:rsidRPr="00B245E7">
        <w:rPr>
          <w:sz w:val="22"/>
          <w:szCs w:val="22"/>
        </w:rPr>
        <w:t xml:space="preserve"> </w:t>
      </w:r>
      <w:r w:rsidR="00A2666E" w:rsidRPr="00B245E7">
        <w:rPr>
          <w:sz w:val="22"/>
          <w:szCs w:val="22"/>
        </w:rPr>
        <w:t xml:space="preserve">lineage </w:t>
      </w:r>
      <w:r w:rsidR="009D7ED4" w:rsidRPr="00B245E7">
        <w:rPr>
          <w:sz w:val="22"/>
          <w:szCs w:val="22"/>
        </w:rPr>
        <w:t xml:space="preserve">viruses </w:t>
      </w:r>
      <w:r w:rsidR="00A2666E" w:rsidRPr="00B245E7">
        <w:rPr>
          <w:sz w:val="22"/>
          <w:szCs w:val="22"/>
        </w:rPr>
        <w:t>w</w:t>
      </w:r>
      <w:r w:rsidR="0070452C" w:rsidRPr="00B245E7">
        <w:rPr>
          <w:sz w:val="22"/>
          <w:szCs w:val="22"/>
        </w:rPr>
        <w:t>e selected</w:t>
      </w:r>
      <w:r w:rsidR="00026088" w:rsidRPr="00B245E7">
        <w:rPr>
          <w:sz w:val="22"/>
          <w:szCs w:val="22"/>
        </w:rPr>
        <w:t xml:space="preserve"> CVVs</w:t>
      </w:r>
      <w:r w:rsidR="0070452C" w:rsidRPr="00B245E7">
        <w:rPr>
          <w:sz w:val="22"/>
          <w:szCs w:val="22"/>
        </w:rPr>
        <w:t xml:space="preserve"> A/Hunan/42443/2015 (1C.2.3)</w:t>
      </w:r>
      <w:r w:rsidR="00A2666E" w:rsidRPr="00B245E7">
        <w:rPr>
          <w:sz w:val="22"/>
          <w:szCs w:val="22"/>
        </w:rPr>
        <w:t xml:space="preserve"> and </w:t>
      </w:r>
      <w:r w:rsidR="0070452C" w:rsidRPr="00B245E7">
        <w:rPr>
          <w:sz w:val="22"/>
          <w:szCs w:val="22"/>
        </w:rPr>
        <w:t>A/Netherlands/3315/2016 (1C.2.1)</w:t>
      </w:r>
      <w:r w:rsidR="00026088" w:rsidRPr="00B245E7">
        <w:rPr>
          <w:sz w:val="22"/>
          <w:szCs w:val="22"/>
        </w:rPr>
        <w:t xml:space="preserve">. </w:t>
      </w:r>
      <w:r w:rsidR="001D7C66" w:rsidRPr="00B245E7">
        <w:rPr>
          <w:sz w:val="22"/>
          <w:szCs w:val="22"/>
        </w:rPr>
        <w:t xml:space="preserve">We also selected the </w:t>
      </w:r>
      <w:r w:rsidR="00D56AF3" w:rsidRPr="00B245E7">
        <w:rPr>
          <w:sz w:val="22"/>
          <w:szCs w:val="22"/>
        </w:rPr>
        <w:t>three</w:t>
      </w:r>
      <w:r w:rsidR="001D7C66" w:rsidRPr="00B245E7">
        <w:rPr>
          <w:sz w:val="22"/>
          <w:szCs w:val="22"/>
        </w:rPr>
        <w:t xml:space="preserve"> variant strains A/Netherlands/Gent-193/2019 (1C.2.2)</w:t>
      </w:r>
      <w:r w:rsidR="00D56AF3" w:rsidRPr="00B245E7">
        <w:rPr>
          <w:sz w:val="22"/>
          <w:szCs w:val="22"/>
        </w:rPr>
        <w:t xml:space="preserve">, </w:t>
      </w:r>
      <w:r w:rsidR="001D7C66" w:rsidRPr="00B245E7">
        <w:rPr>
          <w:sz w:val="22"/>
          <w:szCs w:val="22"/>
        </w:rPr>
        <w:t>A/Pavia/65/2016 (1C.2.1)</w:t>
      </w:r>
      <w:r w:rsidRPr="00B245E7">
        <w:rPr>
          <w:sz w:val="22"/>
          <w:szCs w:val="22"/>
        </w:rPr>
        <w:t>,</w:t>
      </w:r>
      <w:r w:rsidR="00D56AF3" w:rsidRPr="00B245E7">
        <w:rPr>
          <w:sz w:val="22"/>
          <w:szCs w:val="22"/>
        </w:rPr>
        <w:t xml:space="preserve"> and A/Netherlands/10370/2020 (1C.2.1) from which a CVV has been proposed</w:t>
      </w:r>
      <w:r w:rsidR="001D7C66" w:rsidRPr="00B245E7">
        <w:rPr>
          <w:sz w:val="22"/>
          <w:szCs w:val="22"/>
        </w:rPr>
        <w:t>. Given the demonstrated antigenic heterogeneity and genetic diversity of the 1C</w:t>
      </w:r>
      <w:r w:rsidRPr="00B245E7">
        <w:rPr>
          <w:sz w:val="22"/>
          <w:szCs w:val="22"/>
        </w:rPr>
        <w:t xml:space="preserve"> </w:t>
      </w:r>
      <w:r w:rsidR="001D7C66" w:rsidRPr="00B245E7">
        <w:rPr>
          <w:sz w:val="22"/>
          <w:szCs w:val="22"/>
        </w:rPr>
        <w:t>lineage viruses</w:t>
      </w:r>
      <w:r w:rsidRPr="00B245E7">
        <w:rPr>
          <w:sz w:val="22"/>
          <w:szCs w:val="22"/>
        </w:rPr>
        <w:t>,</w:t>
      </w:r>
      <w:r w:rsidR="001D7C66" w:rsidRPr="00B245E7">
        <w:rPr>
          <w:sz w:val="22"/>
          <w:szCs w:val="22"/>
        </w:rPr>
        <w:t xml:space="preserve"> we selected twelve swine 1C viruses isolated from various European countries and from various clades. This includes 1C.2.1 strains (n=7) from France, Germany, Spain, Italy and Belgium; 1C.2.2 strains (n=3) from Germany, Spain and the Netherlands</w:t>
      </w:r>
      <w:r w:rsidR="003D22B5" w:rsidRPr="00B245E7">
        <w:rPr>
          <w:sz w:val="22"/>
          <w:szCs w:val="22"/>
        </w:rPr>
        <w:t>;</w:t>
      </w:r>
      <w:r w:rsidR="001D7C66" w:rsidRPr="00B245E7">
        <w:rPr>
          <w:sz w:val="22"/>
          <w:szCs w:val="22"/>
        </w:rPr>
        <w:t xml:space="preserve"> a 1C.2.4 strain from Germany</w:t>
      </w:r>
      <w:r w:rsidR="003D22B5" w:rsidRPr="00B245E7">
        <w:rPr>
          <w:sz w:val="22"/>
          <w:szCs w:val="22"/>
        </w:rPr>
        <w:t>;</w:t>
      </w:r>
      <w:r w:rsidR="001D7C66" w:rsidRPr="00B245E7">
        <w:rPr>
          <w:sz w:val="22"/>
          <w:szCs w:val="22"/>
        </w:rPr>
        <w:t xml:space="preserve"> and a 1C.2.5 strain from Italy. </w:t>
      </w:r>
    </w:p>
    <w:p w14:paraId="75B0C1C2" w14:textId="77777777" w:rsidR="001D7C66" w:rsidRPr="00B245E7" w:rsidRDefault="001D7C66" w:rsidP="00B245E7">
      <w:pPr>
        <w:spacing w:line="360" w:lineRule="auto"/>
        <w:rPr>
          <w:sz w:val="22"/>
          <w:szCs w:val="22"/>
        </w:rPr>
      </w:pPr>
    </w:p>
    <w:p w14:paraId="5D35581E" w14:textId="18B02923" w:rsidR="00E56E1E" w:rsidRPr="00B245E7" w:rsidRDefault="0070452C" w:rsidP="00B245E7">
      <w:pPr>
        <w:spacing w:line="360" w:lineRule="auto"/>
        <w:rPr>
          <w:sz w:val="22"/>
          <w:szCs w:val="22"/>
        </w:rPr>
      </w:pPr>
      <w:r w:rsidRPr="00B245E7">
        <w:rPr>
          <w:sz w:val="22"/>
          <w:szCs w:val="22"/>
        </w:rPr>
        <w:t xml:space="preserve">The </w:t>
      </w:r>
      <w:r w:rsidR="00D7665E" w:rsidRPr="00B245E7">
        <w:rPr>
          <w:sz w:val="22"/>
          <w:szCs w:val="22"/>
        </w:rPr>
        <w:t xml:space="preserve">median </w:t>
      </w:r>
      <w:r w:rsidRPr="00B245E7">
        <w:rPr>
          <w:sz w:val="22"/>
          <w:szCs w:val="22"/>
        </w:rPr>
        <w:t>antibody response</w:t>
      </w:r>
      <w:r w:rsidR="00A2666E" w:rsidRPr="00B245E7">
        <w:rPr>
          <w:sz w:val="22"/>
          <w:szCs w:val="22"/>
        </w:rPr>
        <w:t xml:space="preserve"> against </w:t>
      </w:r>
      <w:r w:rsidR="00965778" w:rsidRPr="00B245E7">
        <w:rPr>
          <w:sz w:val="22"/>
          <w:szCs w:val="22"/>
        </w:rPr>
        <w:t>most</w:t>
      </w:r>
      <w:r w:rsidR="00DE3021" w:rsidRPr="00B245E7">
        <w:rPr>
          <w:sz w:val="22"/>
          <w:szCs w:val="22"/>
        </w:rPr>
        <w:t xml:space="preserve"> 1C</w:t>
      </w:r>
      <w:r w:rsidR="003D22B5" w:rsidRPr="00B245E7">
        <w:rPr>
          <w:sz w:val="22"/>
          <w:szCs w:val="22"/>
        </w:rPr>
        <w:t xml:space="preserve"> </w:t>
      </w:r>
      <w:r w:rsidR="00DE3021" w:rsidRPr="00B245E7">
        <w:rPr>
          <w:sz w:val="22"/>
          <w:szCs w:val="22"/>
        </w:rPr>
        <w:t>lineage</w:t>
      </w:r>
      <w:r w:rsidR="001D7C66" w:rsidRPr="00B245E7">
        <w:rPr>
          <w:sz w:val="22"/>
          <w:szCs w:val="22"/>
        </w:rPr>
        <w:t xml:space="preserve"> </w:t>
      </w:r>
      <w:r w:rsidR="00A2666E" w:rsidRPr="00B245E7">
        <w:rPr>
          <w:sz w:val="22"/>
          <w:szCs w:val="22"/>
        </w:rPr>
        <w:t>European</w:t>
      </w:r>
      <w:r w:rsidR="001D7C66" w:rsidRPr="00B245E7">
        <w:rPr>
          <w:sz w:val="22"/>
          <w:szCs w:val="22"/>
        </w:rPr>
        <w:t xml:space="preserve"> viruses,</w:t>
      </w:r>
      <w:r w:rsidR="00A2666E" w:rsidRPr="00B245E7">
        <w:rPr>
          <w:sz w:val="22"/>
          <w:szCs w:val="22"/>
        </w:rPr>
        <w:t xml:space="preserve"> CVVs and variants </w:t>
      </w:r>
      <w:r w:rsidR="00D7665E" w:rsidRPr="00B245E7">
        <w:rPr>
          <w:sz w:val="22"/>
          <w:szCs w:val="22"/>
        </w:rPr>
        <w:t>was</w:t>
      </w:r>
      <w:r w:rsidRPr="00B245E7">
        <w:rPr>
          <w:sz w:val="22"/>
          <w:szCs w:val="22"/>
        </w:rPr>
        <w:t xml:space="preserve"> </w:t>
      </w:r>
      <w:r w:rsidR="004E1EAB" w:rsidRPr="00B245E7">
        <w:rPr>
          <w:sz w:val="22"/>
          <w:szCs w:val="22"/>
        </w:rPr>
        <w:t>over</w:t>
      </w:r>
      <w:r w:rsidR="00B66DE6" w:rsidRPr="00B245E7">
        <w:rPr>
          <w:sz w:val="22"/>
          <w:szCs w:val="22"/>
        </w:rPr>
        <w:t xml:space="preserve"> </w:t>
      </w:r>
      <w:r w:rsidR="00DE3021" w:rsidRPr="00B245E7">
        <w:rPr>
          <w:sz w:val="22"/>
          <w:szCs w:val="22"/>
        </w:rPr>
        <w:t>2</w:t>
      </w:r>
      <w:r w:rsidRPr="00B245E7">
        <w:rPr>
          <w:sz w:val="22"/>
          <w:szCs w:val="22"/>
        </w:rPr>
        <w:t xml:space="preserve"> GMT</w:t>
      </w:r>
      <w:r w:rsidR="00DE3021" w:rsidRPr="00B245E7">
        <w:rPr>
          <w:sz w:val="22"/>
          <w:szCs w:val="22"/>
        </w:rPr>
        <w:t xml:space="preserve"> and most European viruses had greater </w:t>
      </w:r>
      <w:r w:rsidR="003D22B5" w:rsidRPr="00B245E7">
        <w:rPr>
          <w:sz w:val="22"/>
          <w:szCs w:val="22"/>
        </w:rPr>
        <w:t xml:space="preserve">recognition </w:t>
      </w:r>
      <w:r w:rsidR="00DE3021" w:rsidRPr="00B245E7">
        <w:rPr>
          <w:sz w:val="22"/>
          <w:szCs w:val="22"/>
        </w:rPr>
        <w:t xml:space="preserve">from the cohort sera than the 1C.2.3 CVV A/Hunan/42443/2015. </w:t>
      </w:r>
      <w:r w:rsidR="00965778" w:rsidRPr="00B245E7">
        <w:rPr>
          <w:sz w:val="22"/>
          <w:szCs w:val="22"/>
        </w:rPr>
        <w:t>The exception was A/Pavia/65/2016</w:t>
      </w:r>
      <w:r w:rsidR="004E1EAB" w:rsidRPr="00B245E7">
        <w:rPr>
          <w:sz w:val="22"/>
          <w:szCs w:val="22"/>
        </w:rPr>
        <w:t>, an antigenic outlier (</w:t>
      </w:r>
      <w:r w:rsidR="0058718A">
        <w:rPr>
          <w:sz w:val="22"/>
          <w:szCs w:val="22"/>
        </w:rPr>
        <w:t xml:space="preserve">Figure </w:t>
      </w:r>
      <w:r w:rsidR="004325A1">
        <w:rPr>
          <w:sz w:val="22"/>
          <w:szCs w:val="22"/>
        </w:rPr>
        <w:t>4</w:t>
      </w:r>
      <w:r w:rsidR="004E1EAB" w:rsidRPr="00B245E7">
        <w:rPr>
          <w:sz w:val="22"/>
          <w:szCs w:val="22"/>
        </w:rPr>
        <w:t xml:space="preserve">B), </w:t>
      </w:r>
      <w:r w:rsidR="00965778" w:rsidRPr="00B245E7">
        <w:rPr>
          <w:sz w:val="22"/>
          <w:szCs w:val="22"/>
        </w:rPr>
        <w:t xml:space="preserve">which had a </w:t>
      </w:r>
      <w:r w:rsidR="004E1EAB" w:rsidRPr="00B245E7">
        <w:rPr>
          <w:sz w:val="22"/>
          <w:szCs w:val="22"/>
        </w:rPr>
        <w:t xml:space="preserve">median </w:t>
      </w:r>
      <w:r w:rsidR="00965778" w:rsidRPr="00B245E7">
        <w:rPr>
          <w:sz w:val="22"/>
          <w:szCs w:val="22"/>
        </w:rPr>
        <w:t xml:space="preserve">GMT of 1.5 </w:t>
      </w:r>
      <w:r w:rsidR="004E1EAB" w:rsidRPr="00B245E7">
        <w:rPr>
          <w:sz w:val="22"/>
          <w:szCs w:val="22"/>
        </w:rPr>
        <w:t xml:space="preserve">with GMT </w:t>
      </w:r>
      <w:r w:rsidR="00965778" w:rsidRPr="00B245E7">
        <w:rPr>
          <w:sz w:val="22"/>
          <w:szCs w:val="22"/>
        </w:rPr>
        <w:t xml:space="preserve">ranging from 0-6. </w:t>
      </w:r>
      <w:r w:rsidR="00673D8D" w:rsidRPr="00B245E7">
        <w:rPr>
          <w:sz w:val="22"/>
          <w:szCs w:val="22"/>
        </w:rPr>
        <w:t>For three viruses tested (1C.2.2</w:t>
      </w:r>
      <w:r w:rsidR="003D005C" w:rsidRPr="00B245E7">
        <w:rPr>
          <w:sz w:val="22"/>
          <w:szCs w:val="22"/>
        </w:rPr>
        <w:t xml:space="preserve">s </w:t>
      </w:r>
      <w:r w:rsidR="00965778" w:rsidRPr="00B245E7">
        <w:rPr>
          <w:sz w:val="22"/>
          <w:szCs w:val="22"/>
        </w:rPr>
        <w:t>A/Netherlands/Gent-193/2019 and A/</w:t>
      </w:r>
      <w:r w:rsidR="003D22B5" w:rsidRPr="00B245E7">
        <w:rPr>
          <w:sz w:val="22"/>
          <w:szCs w:val="22"/>
        </w:rPr>
        <w:t>s</w:t>
      </w:r>
      <w:r w:rsidR="00965778" w:rsidRPr="00B245E7">
        <w:rPr>
          <w:sz w:val="22"/>
          <w:szCs w:val="22"/>
        </w:rPr>
        <w:t xml:space="preserve">wine/Netherlands/Gent-193/2019 and the 1C.2.4 </w:t>
      </w:r>
      <w:r w:rsidR="00965778" w:rsidRPr="00B245E7">
        <w:rPr>
          <w:sz w:val="22"/>
          <w:szCs w:val="22"/>
        </w:rPr>
        <w:lastRenderedPageBreak/>
        <w:t>A/Swine/GermanyR1696/2014</w:t>
      </w:r>
      <w:r w:rsidR="00673D8D" w:rsidRPr="00B245E7">
        <w:rPr>
          <w:sz w:val="22"/>
          <w:szCs w:val="22"/>
        </w:rPr>
        <w:t xml:space="preserve">) the entire cohort had GMT &gt;2. </w:t>
      </w:r>
      <w:r w:rsidR="00965778" w:rsidRPr="00B245E7">
        <w:rPr>
          <w:sz w:val="22"/>
          <w:szCs w:val="22"/>
        </w:rPr>
        <w:t xml:space="preserve">Interestingly, these three viruses </w:t>
      </w:r>
      <w:r w:rsidR="003D22B5" w:rsidRPr="00B245E7">
        <w:rPr>
          <w:sz w:val="22"/>
          <w:szCs w:val="22"/>
        </w:rPr>
        <w:t xml:space="preserve">were </w:t>
      </w:r>
      <w:r w:rsidR="00965778" w:rsidRPr="00B245E7">
        <w:rPr>
          <w:sz w:val="22"/>
          <w:szCs w:val="22"/>
        </w:rPr>
        <w:t xml:space="preserve">positioned </w:t>
      </w:r>
      <w:r w:rsidR="003D22B5" w:rsidRPr="00B245E7">
        <w:rPr>
          <w:sz w:val="22"/>
          <w:szCs w:val="22"/>
        </w:rPr>
        <w:t xml:space="preserve">more centrally in the </w:t>
      </w:r>
      <w:r w:rsidR="00965778" w:rsidRPr="00B245E7">
        <w:rPr>
          <w:sz w:val="22"/>
          <w:szCs w:val="22"/>
        </w:rPr>
        <w:t>antigenic</w:t>
      </w:r>
      <w:r w:rsidR="003D22B5" w:rsidRPr="00B245E7">
        <w:rPr>
          <w:sz w:val="22"/>
          <w:szCs w:val="22"/>
        </w:rPr>
        <w:t xml:space="preserve"> map</w:t>
      </w:r>
      <w:r w:rsidR="00965778" w:rsidRPr="00B245E7">
        <w:rPr>
          <w:sz w:val="22"/>
          <w:szCs w:val="22"/>
        </w:rPr>
        <w:t xml:space="preserve"> (</w:t>
      </w:r>
      <w:r w:rsidR="0058718A">
        <w:rPr>
          <w:sz w:val="22"/>
          <w:szCs w:val="22"/>
        </w:rPr>
        <w:t xml:space="preserve">Figure </w:t>
      </w:r>
      <w:r w:rsidR="004325A1">
        <w:rPr>
          <w:sz w:val="22"/>
          <w:szCs w:val="22"/>
        </w:rPr>
        <w:t>4</w:t>
      </w:r>
      <w:r w:rsidR="00965778" w:rsidRPr="00B245E7">
        <w:rPr>
          <w:sz w:val="22"/>
          <w:szCs w:val="22"/>
        </w:rPr>
        <w:t xml:space="preserve">B). </w:t>
      </w:r>
      <w:r w:rsidR="00673D8D" w:rsidRPr="00B245E7">
        <w:rPr>
          <w:sz w:val="22"/>
          <w:szCs w:val="22"/>
        </w:rPr>
        <w:t xml:space="preserve">However, for the other nine viruses tested, there was heterogeneity in cohort </w:t>
      </w:r>
      <w:r w:rsidR="0058718A" w:rsidRPr="00B245E7">
        <w:rPr>
          <w:sz w:val="22"/>
          <w:szCs w:val="22"/>
        </w:rPr>
        <w:t>titre</w:t>
      </w:r>
      <w:r w:rsidR="00673D8D" w:rsidRPr="00B245E7">
        <w:rPr>
          <w:sz w:val="22"/>
          <w:szCs w:val="22"/>
        </w:rPr>
        <w:t xml:space="preserve"> and a proportion of individuals had </w:t>
      </w:r>
      <w:r w:rsidR="008B7B3F" w:rsidRPr="00B245E7">
        <w:rPr>
          <w:sz w:val="22"/>
          <w:szCs w:val="22"/>
        </w:rPr>
        <w:t>titres</w:t>
      </w:r>
      <w:r w:rsidR="00673D8D" w:rsidRPr="00B245E7">
        <w:rPr>
          <w:sz w:val="22"/>
          <w:szCs w:val="22"/>
        </w:rPr>
        <w:t xml:space="preserve"> of &lt;2 GMT, suggesting a variable infection risk amongst the cohort. </w:t>
      </w:r>
      <w:r w:rsidR="00E56E1E" w:rsidRPr="00B245E7">
        <w:rPr>
          <w:sz w:val="22"/>
          <w:szCs w:val="22"/>
        </w:rPr>
        <w:t>Given the antigenic heterogeneity of 1C</w:t>
      </w:r>
      <w:r w:rsidR="003D22B5" w:rsidRPr="00B245E7">
        <w:rPr>
          <w:sz w:val="22"/>
          <w:szCs w:val="22"/>
        </w:rPr>
        <w:t xml:space="preserve"> </w:t>
      </w:r>
      <w:r w:rsidR="00E56E1E" w:rsidRPr="00B245E7">
        <w:rPr>
          <w:sz w:val="22"/>
          <w:szCs w:val="22"/>
        </w:rPr>
        <w:t>lineage viruses shown</w:t>
      </w:r>
      <w:r w:rsidR="00957472" w:rsidRPr="00B245E7">
        <w:rPr>
          <w:sz w:val="22"/>
          <w:szCs w:val="22"/>
        </w:rPr>
        <w:t xml:space="preserve">, </w:t>
      </w:r>
      <w:r w:rsidR="00E56E1E" w:rsidRPr="00B245E7">
        <w:rPr>
          <w:sz w:val="22"/>
          <w:szCs w:val="22"/>
        </w:rPr>
        <w:t>the number of antigenically distinct isolates</w:t>
      </w:r>
      <w:r w:rsidR="00957472" w:rsidRPr="00B245E7">
        <w:rPr>
          <w:sz w:val="22"/>
          <w:szCs w:val="22"/>
        </w:rPr>
        <w:t xml:space="preserve"> and the proportion of cohorts with insufficient </w:t>
      </w:r>
      <w:r w:rsidR="008B7B3F" w:rsidRPr="00B245E7">
        <w:rPr>
          <w:sz w:val="22"/>
          <w:szCs w:val="22"/>
        </w:rPr>
        <w:t>titres</w:t>
      </w:r>
      <w:r w:rsidR="00957472" w:rsidRPr="00B245E7">
        <w:rPr>
          <w:sz w:val="22"/>
          <w:szCs w:val="22"/>
        </w:rPr>
        <w:t xml:space="preserve"> for protection against 1C</w:t>
      </w:r>
      <w:r w:rsidR="003D22B5" w:rsidRPr="00B245E7">
        <w:rPr>
          <w:sz w:val="22"/>
          <w:szCs w:val="22"/>
        </w:rPr>
        <w:t xml:space="preserve"> </w:t>
      </w:r>
      <w:r w:rsidR="00957472" w:rsidRPr="00B245E7">
        <w:rPr>
          <w:sz w:val="22"/>
          <w:szCs w:val="22"/>
        </w:rPr>
        <w:t xml:space="preserve">lineage viruses, </w:t>
      </w:r>
      <w:r w:rsidR="004E1EAB" w:rsidRPr="00B245E7">
        <w:rPr>
          <w:sz w:val="22"/>
          <w:szCs w:val="22"/>
        </w:rPr>
        <w:t>when</w:t>
      </w:r>
      <w:r w:rsidR="00E56E1E" w:rsidRPr="00B245E7">
        <w:rPr>
          <w:sz w:val="22"/>
          <w:szCs w:val="22"/>
        </w:rPr>
        <w:t xml:space="preserve"> </w:t>
      </w:r>
      <w:r w:rsidR="004E1EAB" w:rsidRPr="00B245E7">
        <w:rPr>
          <w:sz w:val="22"/>
          <w:szCs w:val="22"/>
        </w:rPr>
        <w:t>triaging</w:t>
      </w:r>
      <w:r w:rsidR="00E56E1E" w:rsidRPr="00B245E7">
        <w:rPr>
          <w:sz w:val="22"/>
          <w:szCs w:val="22"/>
        </w:rPr>
        <w:t xml:space="preserve"> viruses </w:t>
      </w:r>
      <w:r w:rsidR="004E1EAB" w:rsidRPr="00B245E7">
        <w:rPr>
          <w:sz w:val="22"/>
          <w:szCs w:val="22"/>
        </w:rPr>
        <w:t>for risk evaluation, viruses which are &gt;3 AU from putative seasonal or candidate vaccine virus antisera should be prioritised.</w:t>
      </w:r>
    </w:p>
    <w:p w14:paraId="6708CDD5" w14:textId="77777777" w:rsidR="00CB47D7" w:rsidRPr="00B245E7" w:rsidRDefault="00CB47D7" w:rsidP="00B245E7">
      <w:pPr>
        <w:spacing w:line="360" w:lineRule="auto"/>
        <w:rPr>
          <w:sz w:val="22"/>
          <w:szCs w:val="22"/>
        </w:rPr>
      </w:pPr>
    </w:p>
    <w:p w14:paraId="0D7A27D8" w14:textId="20604CB7" w:rsidR="005A25F9" w:rsidRPr="00B245E7" w:rsidDel="003E10E9" w:rsidRDefault="005A25F9">
      <w:pPr>
        <w:tabs>
          <w:tab w:val="right" w:pos="9020"/>
        </w:tabs>
        <w:spacing w:line="360" w:lineRule="auto"/>
        <w:rPr>
          <w:del w:id="757" w:author="Coggon, Amelia Charlotte" w:date="2024-12-11T20:41:00Z" w16du:dateUtc="2024-12-11T19:41:00Z"/>
          <w:b/>
          <w:bCs/>
          <w:sz w:val="22"/>
          <w:szCs w:val="22"/>
        </w:rPr>
      </w:pPr>
      <w:commentRangeStart w:id="758"/>
      <w:commentRangeStart w:id="759"/>
      <w:r w:rsidRPr="00B245E7">
        <w:rPr>
          <w:b/>
          <w:bCs/>
          <w:sz w:val="22"/>
          <w:szCs w:val="22"/>
        </w:rPr>
        <w:t>Discussion</w:t>
      </w:r>
      <w:commentRangeEnd w:id="758"/>
      <w:commentRangeEnd w:id="759"/>
      <w:r w:rsidR="00372BF7">
        <w:rPr>
          <w:rStyle w:val="CommentReference"/>
          <w:rFonts w:asciiTheme="minorHAnsi" w:eastAsiaTheme="minorHAnsi" w:hAnsiTheme="minorHAnsi" w:cstheme="minorBidi"/>
          <w:lang w:eastAsia="en-US"/>
        </w:rPr>
        <w:commentReference w:id="758"/>
      </w:r>
      <w:r w:rsidR="005F53B9">
        <w:rPr>
          <w:rStyle w:val="CommentReference"/>
          <w:rFonts w:asciiTheme="minorHAnsi" w:eastAsiaTheme="minorHAnsi" w:hAnsiTheme="minorHAnsi" w:cstheme="minorBidi"/>
          <w:lang w:eastAsia="en-US"/>
        </w:rPr>
        <w:commentReference w:id="759"/>
      </w:r>
      <w:r w:rsidR="00657E20" w:rsidRPr="00B245E7">
        <w:rPr>
          <w:b/>
          <w:bCs/>
          <w:sz w:val="22"/>
          <w:szCs w:val="22"/>
        </w:rPr>
        <w:tab/>
      </w:r>
    </w:p>
    <w:p w14:paraId="1DA86D99" w14:textId="11E22137" w:rsidR="00B76880" w:rsidRDefault="004D5E4C">
      <w:pPr>
        <w:tabs>
          <w:tab w:val="right" w:pos="9020"/>
        </w:tabs>
        <w:spacing w:line="360" w:lineRule="auto"/>
        <w:rPr>
          <w:ins w:id="760" w:author="Coggon, Amelia Charlotte" w:date="2024-12-08T14:28:00Z" w16du:dateUtc="2024-12-08T13:28:00Z"/>
          <w:sz w:val="22"/>
          <w:szCs w:val="22"/>
        </w:rPr>
        <w:pPrChange w:id="761" w:author="Coggon, Amelia Charlotte" w:date="2024-12-11T20:41:00Z" w16du:dateUtc="2024-12-11T19:41:00Z">
          <w:pPr>
            <w:spacing w:line="360" w:lineRule="auto"/>
          </w:pPr>
        </w:pPrChange>
      </w:pPr>
      <w:moveToRangeStart w:id="762" w:author="Coggon, Amelia Charlotte" w:date="2024-12-09T20:43:00Z" w:name="move184669400"/>
      <w:commentRangeStart w:id="763"/>
      <w:moveTo w:id="764" w:author="Coggon, Amelia Charlotte" w:date="2024-12-09T20:43:00Z" w16du:dateUtc="2024-12-09T19:43:00Z">
        <w:del w:id="765" w:author="Coggon, Amelia Charlotte" w:date="2024-12-11T12:43:00Z" w16du:dateUtc="2024-12-11T11:43:00Z">
          <w:r w:rsidRPr="00B245E7" w:rsidDel="00274F2E">
            <w:rPr>
              <w:sz w:val="22"/>
              <w:szCs w:val="22"/>
            </w:rPr>
            <w:delText>This onward and divergent evolution in different swine populations reflects a challenge for control in swine, i.e., one pdm09 antigen may not be sufficient to cover observed antigenic diversity in Europe, and these viruses are likely drifted from immunity derived from vaccination or natural exposure to the pdm09 in human populations.</w:delText>
          </w:r>
          <w:commentRangeEnd w:id="763"/>
          <w:r w:rsidDel="00274F2E">
            <w:rPr>
              <w:rStyle w:val="CommentReference"/>
              <w:rFonts w:asciiTheme="minorHAnsi" w:eastAsiaTheme="minorHAnsi" w:hAnsiTheme="minorHAnsi" w:cstheme="minorBidi"/>
              <w:lang w:eastAsia="en-US"/>
            </w:rPr>
            <w:commentReference w:id="763"/>
          </w:r>
        </w:del>
      </w:moveTo>
      <w:moveToRangeEnd w:id="762"/>
    </w:p>
    <w:p w14:paraId="74758E33" w14:textId="748166B8" w:rsidR="00EC6276" w:rsidRPr="00175C2A" w:rsidDel="00274F2E" w:rsidRDefault="003D22B5" w:rsidP="00B245E7">
      <w:pPr>
        <w:spacing w:line="360" w:lineRule="auto"/>
        <w:rPr>
          <w:del w:id="766" w:author="Coggon, Amelia Charlotte" w:date="2024-12-11T12:42:00Z" w16du:dateUtc="2024-12-11T11:42:00Z"/>
          <w:sz w:val="22"/>
          <w:szCs w:val="22"/>
        </w:rPr>
      </w:pPr>
      <w:r w:rsidRPr="00175C2A">
        <w:rPr>
          <w:sz w:val="22"/>
          <w:szCs w:val="22"/>
        </w:rPr>
        <w:t>I</w:t>
      </w:r>
      <w:r w:rsidR="000A0F7A" w:rsidRPr="00175C2A">
        <w:rPr>
          <w:sz w:val="22"/>
          <w:szCs w:val="22"/>
        </w:rPr>
        <w:t xml:space="preserve">nfluenza A viruses </w:t>
      </w:r>
      <w:r w:rsidRPr="00175C2A">
        <w:rPr>
          <w:sz w:val="22"/>
          <w:szCs w:val="22"/>
        </w:rPr>
        <w:t xml:space="preserve">in swine </w:t>
      </w:r>
      <w:r w:rsidR="000A0F7A" w:rsidRPr="00175C2A">
        <w:rPr>
          <w:sz w:val="22"/>
          <w:szCs w:val="22"/>
        </w:rPr>
        <w:t xml:space="preserve">have consistently posed a challenge to </w:t>
      </w:r>
      <w:commentRangeStart w:id="767"/>
      <w:commentRangeStart w:id="768"/>
      <w:del w:id="769" w:author="Coggon, Amelia Charlotte" w:date="2024-12-09T15:49:00Z" w16du:dateUtc="2024-12-09T14:49:00Z">
        <w:r w:rsidR="000A0F7A" w:rsidRPr="00175C2A" w:rsidDel="00E51044">
          <w:rPr>
            <w:sz w:val="22"/>
            <w:szCs w:val="22"/>
          </w:rPr>
          <w:delText xml:space="preserve">food security </w:delText>
        </w:r>
        <w:commentRangeEnd w:id="767"/>
        <w:r w:rsidR="0002345C" w:rsidRPr="00175C2A" w:rsidDel="00E51044">
          <w:rPr>
            <w:rStyle w:val="CommentReference"/>
            <w:rFonts w:asciiTheme="minorHAnsi" w:eastAsiaTheme="minorHAnsi" w:hAnsiTheme="minorHAnsi" w:cstheme="minorBidi"/>
            <w:lang w:eastAsia="en-US"/>
          </w:rPr>
          <w:commentReference w:id="767"/>
        </w:r>
        <w:commentRangeEnd w:id="768"/>
        <w:r w:rsidR="0062258C" w:rsidRPr="00175C2A" w:rsidDel="00E51044">
          <w:rPr>
            <w:rStyle w:val="CommentReference"/>
            <w:rFonts w:asciiTheme="minorHAnsi" w:eastAsiaTheme="minorHAnsi" w:hAnsiTheme="minorHAnsi" w:cstheme="minorBidi"/>
            <w:lang w:eastAsia="en-US"/>
          </w:rPr>
          <w:commentReference w:id="768"/>
        </w:r>
        <w:r w:rsidR="000A0F7A" w:rsidRPr="00175C2A" w:rsidDel="00E51044">
          <w:rPr>
            <w:sz w:val="22"/>
            <w:szCs w:val="22"/>
          </w:rPr>
          <w:delText xml:space="preserve">and </w:delText>
        </w:r>
      </w:del>
      <w:r w:rsidR="000A0F7A" w:rsidRPr="00175C2A">
        <w:rPr>
          <w:sz w:val="22"/>
          <w:szCs w:val="22"/>
        </w:rPr>
        <w:t xml:space="preserve">animal production by contributing to swine respiratory </w:t>
      </w:r>
      <w:r w:rsidR="001E47A7" w:rsidRPr="00175C2A">
        <w:rPr>
          <w:sz w:val="22"/>
          <w:szCs w:val="22"/>
        </w:rPr>
        <w:t xml:space="preserve">disease </w:t>
      </w:r>
      <w:r w:rsidR="000A0F7A" w:rsidRPr="00175C2A">
        <w:rPr>
          <w:sz w:val="22"/>
          <w:szCs w:val="22"/>
        </w:rPr>
        <w:t>complex and reducing productivity. Although vaccine is used in some European countries to attempt to control disease</w:t>
      </w:r>
      <w:r w:rsidR="00362713" w:rsidRPr="00175C2A">
        <w:rPr>
          <w:sz w:val="22"/>
          <w:szCs w:val="22"/>
        </w:rPr>
        <w:t>,</w:t>
      </w:r>
      <w:r w:rsidR="000A0F7A" w:rsidRPr="00175C2A">
        <w:rPr>
          <w:sz w:val="22"/>
          <w:szCs w:val="22"/>
        </w:rPr>
        <w:t xml:space="preserve"> it is not used in all, and in some </w:t>
      </w:r>
      <w:r w:rsidR="00EE7A38" w:rsidRPr="00175C2A">
        <w:rPr>
          <w:sz w:val="22"/>
          <w:szCs w:val="22"/>
        </w:rPr>
        <w:t xml:space="preserve">EU </w:t>
      </w:r>
      <w:r w:rsidR="000A0F7A" w:rsidRPr="00175C2A">
        <w:rPr>
          <w:sz w:val="22"/>
          <w:szCs w:val="22"/>
        </w:rPr>
        <w:t>Member States or production systems there has been evidence of loss of vaccine efficacy</w:t>
      </w:r>
      <w:del w:id="770" w:author="Coggon, Amelia Charlotte" w:date="2024-12-09T15:50:00Z" w16du:dateUtc="2024-12-09T14:50:00Z">
        <w:r w:rsidR="000A0F7A" w:rsidRPr="00175C2A" w:rsidDel="00E51044">
          <w:rPr>
            <w:sz w:val="22"/>
            <w:szCs w:val="22"/>
          </w:rPr>
          <w:delText xml:space="preserve"> for, as yet, undetermined reasons</w:delText>
        </w:r>
      </w:del>
      <w:ins w:id="771" w:author="SIMON Gaelle" w:date="2024-12-08T13:34:00Z" w16du:dateUtc="2024-12-08T12:34:00Z">
        <w:r w:rsidR="000A0F7A" w:rsidRPr="00175C2A">
          <w:rPr>
            <w:sz w:val="22"/>
            <w:szCs w:val="22"/>
          </w:rPr>
          <w:t xml:space="preserve">. </w:t>
        </w:r>
      </w:ins>
      <w:r w:rsidR="000A0F7A" w:rsidRPr="00175C2A">
        <w:rPr>
          <w:sz w:val="22"/>
          <w:szCs w:val="22"/>
        </w:rPr>
        <w:t>Factors which influence vaccine efficacy include the age of the animal and stage of the production cycle, the potential confounding effect of maternally derived antibody and less than optimal strain match between circulating and vaccine strains</w:t>
      </w:r>
      <w:ins w:id="772" w:author="Coggon, Amelia Charlotte" w:date="2024-12-11T12:42:00Z" w16du:dateUtc="2024-12-11T11:42:00Z">
        <w:r w:rsidR="00274F2E" w:rsidRPr="00175C2A">
          <w:rPr>
            <w:sz w:val="22"/>
            <w:szCs w:val="22"/>
            <w:rPrChange w:id="773" w:author="Coggon, Amelia Charlotte" w:date="2024-12-11T18:39:00Z" w16du:dateUtc="2024-12-11T17:39:00Z">
              <w:rPr>
                <w:sz w:val="22"/>
                <w:szCs w:val="22"/>
                <w:highlight w:val="yellow"/>
              </w:rPr>
            </w:rPrChange>
          </w:rPr>
          <w:t xml:space="preserve">. </w:t>
        </w:r>
      </w:ins>
      <w:del w:id="774" w:author="Coggon, Amelia Charlotte" w:date="2024-12-11T12:42:00Z" w16du:dateUtc="2024-12-11T11:42:00Z">
        <w:r w:rsidR="000A0F7A" w:rsidRPr="00175C2A" w:rsidDel="00274F2E">
          <w:rPr>
            <w:sz w:val="22"/>
            <w:szCs w:val="22"/>
          </w:rPr>
          <w:delText>.</w:delText>
        </w:r>
      </w:del>
    </w:p>
    <w:p w14:paraId="62AAFB1F" w14:textId="77777777" w:rsidR="007E2A14" w:rsidRPr="00175C2A" w:rsidDel="00274F2E" w:rsidRDefault="007E2A14" w:rsidP="00B245E7">
      <w:pPr>
        <w:spacing w:line="360" w:lineRule="auto"/>
        <w:rPr>
          <w:del w:id="775" w:author="Coggon, Amelia Charlotte" w:date="2024-12-11T12:42:00Z" w16du:dateUtc="2024-12-11T11:42:00Z"/>
          <w:sz w:val="22"/>
          <w:szCs w:val="22"/>
        </w:rPr>
      </w:pPr>
    </w:p>
    <w:p w14:paraId="64B58703" w14:textId="77777777" w:rsidR="004F033B" w:rsidRDefault="000A0F7A" w:rsidP="00B245E7">
      <w:pPr>
        <w:spacing w:line="360" w:lineRule="auto"/>
        <w:rPr>
          <w:ins w:id="776" w:author="Coggon, Amelia Charlotte" w:date="2024-12-10T19:12:00Z" w16du:dateUtc="2024-12-10T18:12:00Z"/>
          <w:sz w:val="22"/>
          <w:szCs w:val="22"/>
        </w:rPr>
      </w:pPr>
      <w:r w:rsidRPr="00175C2A">
        <w:rPr>
          <w:sz w:val="22"/>
          <w:szCs w:val="22"/>
        </w:rPr>
        <w:t xml:space="preserve">Here we </w:t>
      </w:r>
      <w:ins w:id="777" w:author="SIMON Gaelle" w:date="2024-12-08T13:34:00Z" w16du:dateUtc="2024-12-08T12:34:00Z">
        <w:r w:rsidRPr="00175C2A">
          <w:rPr>
            <w:sz w:val="22"/>
            <w:szCs w:val="22"/>
          </w:rPr>
          <w:t>show</w:t>
        </w:r>
      </w:ins>
      <w:ins w:id="778" w:author="SIMON Gaelle" w:date="2024-11-29T18:55:00Z">
        <w:r w:rsidR="005B23CE" w:rsidRPr="00175C2A">
          <w:rPr>
            <w:sz w:val="22"/>
            <w:szCs w:val="22"/>
          </w:rPr>
          <w:t>ed</w:t>
        </w:r>
      </w:ins>
      <w:del w:id="779" w:author="SIMON Gaelle" w:date="2024-12-08T13:34:00Z" w16du:dateUtc="2024-12-08T12:34:00Z">
        <w:r w:rsidRPr="00175C2A">
          <w:rPr>
            <w:sz w:val="22"/>
            <w:szCs w:val="22"/>
          </w:rPr>
          <w:delText>show</w:delText>
        </w:r>
      </w:del>
      <w:r w:rsidRPr="00175C2A">
        <w:rPr>
          <w:sz w:val="22"/>
          <w:szCs w:val="22"/>
        </w:rPr>
        <w:t xml:space="preserve"> that the heterogeneity of circulating virus in European pigs is significant at the </w:t>
      </w:r>
      <w:r w:rsidR="007E2A14" w:rsidRPr="00175C2A">
        <w:rPr>
          <w:sz w:val="22"/>
          <w:szCs w:val="22"/>
        </w:rPr>
        <w:t>geographical</w:t>
      </w:r>
      <w:r w:rsidRPr="00175C2A">
        <w:rPr>
          <w:sz w:val="22"/>
          <w:szCs w:val="22"/>
        </w:rPr>
        <w:t>, genetic</w:t>
      </w:r>
      <w:r w:rsidR="003D22B5" w:rsidRPr="00175C2A">
        <w:rPr>
          <w:sz w:val="22"/>
          <w:szCs w:val="22"/>
        </w:rPr>
        <w:t>,</w:t>
      </w:r>
      <w:r w:rsidRPr="00175C2A">
        <w:rPr>
          <w:sz w:val="22"/>
          <w:szCs w:val="22"/>
        </w:rPr>
        <w:t xml:space="preserve"> and antigenic levels.</w:t>
      </w:r>
      <w:r w:rsidRPr="00B245E7">
        <w:rPr>
          <w:sz w:val="22"/>
          <w:szCs w:val="22"/>
        </w:rPr>
        <w:t xml:space="preserve"> </w:t>
      </w:r>
    </w:p>
    <w:p w14:paraId="06882EF1" w14:textId="77777777" w:rsidR="004F033B" w:rsidRDefault="004F033B" w:rsidP="00B245E7">
      <w:pPr>
        <w:spacing w:line="360" w:lineRule="auto"/>
        <w:rPr>
          <w:ins w:id="780" w:author="Coggon, Amelia Charlotte" w:date="2024-12-10T19:12:00Z" w16du:dateUtc="2024-12-10T18:12:00Z"/>
          <w:sz w:val="22"/>
          <w:szCs w:val="22"/>
        </w:rPr>
      </w:pPr>
    </w:p>
    <w:p w14:paraId="6750CB18" w14:textId="46E73453" w:rsidR="00274F2E" w:rsidRDefault="000A0F7A" w:rsidP="00274F2E">
      <w:pPr>
        <w:spacing w:line="360" w:lineRule="auto"/>
        <w:rPr>
          <w:ins w:id="781" w:author="Coggon, Amelia Charlotte" w:date="2024-12-11T12:45:00Z" w16du:dateUtc="2024-12-11T11:45:00Z"/>
          <w:sz w:val="22"/>
          <w:szCs w:val="22"/>
        </w:rPr>
      </w:pPr>
      <w:r w:rsidRPr="00175C2A">
        <w:rPr>
          <w:sz w:val="22"/>
          <w:szCs w:val="22"/>
        </w:rPr>
        <w:t>We found that different</w:t>
      </w:r>
      <w:ins w:id="782" w:author="Kristien Van Reeth" w:date="2024-12-08T13:35:00Z" w16du:dateUtc="2024-12-08T12:35:00Z">
        <w:r w:rsidRPr="00175C2A">
          <w:rPr>
            <w:sz w:val="22"/>
            <w:szCs w:val="22"/>
          </w:rPr>
          <w:t xml:space="preserve"> </w:t>
        </w:r>
      </w:ins>
      <w:ins w:id="783" w:author="Kristien Van Reeth" w:date="2024-11-30T22:03:00Z" w16du:dateUtc="2024-11-30T21:03:00Z">
        <w:r w:rsidR="00831DB0" w:rsidRPr="00175C2A">
          <w:rPr>
            <w:sz w:val="22"/>
            <w:szCs w:val="22"/>
          </w:rPr>
          <w:t>HA</w:t>
        </w:r>
        <w:r w:rsidRPr="00175C2A">
          <w:rPr>
            <w:sz w:val="22"/>
            <w:szCs w:val="22"/>
          </w:rPr>
          <w:t xml:space="preserve"> </w:t>
        </w:r>
      </w:ins>
      <w:r w:rsidRPr="00175C2A">
        <w:rPr>
          <w:sz w:val="22"/>
          <w:szCs w:val="22"/>
        </w:rPr>
        <w:t>lineages</w:t>
      </w:r>
      <w:ins w:id="784" w:author="Coggon, Amelia Charlotte" w:date="2024-12-11T18:39:00Z" w16du:dateUtc="2024-12-11T17:39:00Z">
        <w:r w:rsidR="00175C2A" w:rsidRPr="00175C2A">
          <w:rPr>
            <w:sz w:val="22"/>
            <w:szCs w:val="22"/>
            <w:rPrChange w:id="785" w:author="Coggon, Amelia Charlotte" w:date="2024-12-11T18:40:00Z" w16du:dateUtc="2024-12-11T17:40:00Z">
              <w:rPr>
                <w:sz w:val="22"/>
                <w:szCs w:val="22"/>
                <w:highlight w:val="yellow"/>
              </w:rPr>
            </w:rPrChange>
          </w:rPr>
          <w:t xml:space="preserve"> are co-detected</w:t>
        </w:r>
      </w:ins>
      <w:del w:id="786" w:author="Coggon, Amelia Charlotte" w:date="2024-12-11T18:39:00Z" w16du:dateUtc="2024-12-11T17:39:00Z">
        <w:r w:rsidRPr="00175C2A" w:rsidDel="00175C2A">
          <w:rPr>
            <w:sz w:val="22"/>
            <w:szCs w:val="22"/>
          </w:rPr>
          <w:delText xml:space="preserve"> co-circulate</w:delText>
        </w:r>
      </w:del>
      <w:r w:rsidRPr="00175C2A">
        <w:rPr>
          <w:sz w:val="22"/>
          <w:szCs w:val="22"/>
        </w:rPr>
        <w:t xml:space="preserve"> in different countries, in combination with different neuraminidases and at different times. </w:t>
      </w:r>
      <w:del w:id="787" w:author="Coggon, Amelia Charlotte" w:date="2024-12-11T18:39:00Z" w16du:dateUtc="2024-12-11T17:39:00Z">
        <w:r w:rsidRPr="00175C2A" w:rsidDel="00175C2A">
          <w:rPr>
            <w:sz w:val="22"/>
            <w:szCs w:val="22"/>
          </w:rPr>
          <w:delText xml:space="preserve">The </w:delText>
        </w:r>
        <w:r w:rsidR="007F117A" w:rsidRPr="00175C2A" w:rsidDel="00175C2A">
          <w:rPr>
            <w:sz w:val="22"/>
            <w:szCs w:val="22"/>
          </w:rPr>
          <w:delText xml:space="preserve">standing </w:delText>
        </w:r>
      </w:del>
      <w:ins w:id="788" w:author="Coggon, Amelia Charlotte" w:date="2024-12-11T18:39:00Z" w16du:dateUtc="2024-12-11T17:39:00Z">
        <w:r w:rsidR="00175C2A" w:rsidRPr="00175C2A">
          <w:rPr>
            <w:sz w:val="22"/>
            <w:szCs w:val="22"/>
            <w:rPrChange w:id="789" w:author="Coggon, Amelia Charlotte" w:date="2024-12-11T18:40:00Z" w16du:dateUtc="2024-12-11T17:40:00Z">
              <w:rPr>
                <w:sz w:val="22"/>
                <w:szCs w:val="22"/>
                <w:highlight w:val="yellow"/>
              </w:rPr>
            </w:rPrChange>
          </w:rPr>
          <w:t>G</w:t>
        </w:r>
      </w:ins>
      <w:del w:id="790" w:author="Coggon, Amelia Charlotte" w:date="2024-12-11T18:39:00Z" w16du:dateUtc="2024-12-11T17:39:00Z">
        <w:r w:rsidRPr="00175C2A" w:rsidDel="00175C2A">
          <w:rPr>
            <w:sz w:val="22"/>
            <w:szCs w:val="22"/>
          </w:rPr>
          <w:delText>g</w:delText>
        </w:r>
      </w:del>
      <w:r w:rsidRPr="00175C2A">
        <w:rPr>
          <w:sz w:val="22"/>
          <w:szCs w:val="22"/>
        </w:rPr>
        <w:t>enetic diversity has increased through</w:t>
      </w:r>
      <w:r w:rsidR="007F117A" w:rsidRPr="00175C2A">
        <w:rPr>
          <w:sz w:val="22"/>
          <w:szCs w:val="22"/>
        </w:rPr>
        <w:t>out</w:t>
      </w:r>
      <w:r w:rsidRPr="00175C2A">
        <w:rPr>
          <w:sz w:val="22"/>
          <w:szCs w:val="22"/>
        </w:rPr>
        <w:t xml:space="preserve"> our </w:t>
      </w:r>
      <w:r w:rsidR="007F117A" w:rsidRPr="00175C2A">
        <w:rPr>
          <w:sz w:val="22"/>
          <w:szCs w:val="22"/>
        </w:rPr>
        <w:t xml:space="preserve">study </w:t>
      </w:r>
      <w:r w:rsidRPr="00175C2A">
        <w:rPr>
          <w:sz w:val="22"/>
          <w:szCs w:val="22"/>
        </w:rPr>
        <w:t>timeframe, resulting in the need to update nomenclature to include newly detected and expanding lineages.</w:t>
      </w:r>
      <w:r w:rsidRPr="00B245E7">
        <w:rPr>
          <w:sz w:val="22"/>
          <w:szCs w:val="22"/>
        </w:rPr>
        <w:t xml:space="preserve"> </w:t>
      </w:r>
      <w:ins w:id="791" w:author="Coggon, Amelia Charlotte" w:date="2024-12-11T12:45:00Z" w16du:dateUtc="2024-12-11T11:45:00Z">
        <w:r w:rsidR="00274F2E">
          <w:rPr>
            <w:sz w:val="22"/>
            <w:szCs w:val="22"/>
          </w:rPr>
          <w:t>O</w:t>
        </w:r>
        <w:r w:rsidR="00274F2E" w:rsidRPr="00B245E7">
          <w:rPr>
            <w:sz w:val="22"/>
            <w:szCs w:val="22"/>
          </w:rPr>
          <w:t>f the 1A lineage viruses, only the 1A.3.3.2 viruses have been maintained and the previously circulating classical-like 1A viruses have not been detected since the early 1990’s</w:t>
        </w:r>
        <w:commentRangeStart w:id="792"/>
        <w:commentRangeEnd w:id="792"/>
        <w:r w:rsidR="00274F2E">
          <w:rPr>
            <w:rStyle w:val="CommentReference"/>
            <w:rFonts w:asciiTheme="minorHAnsi" w:eastAsiaTheme="minorHAnsi" w:hAnsiTheme="minorHAnsi" w:cstheme="minorBidi"/>
            <w:lang w:eastAsia="en-US"/>
          </w:rPr>
          <w:commentReference w:id="792"/>
        </w:r>
        <w:r w:rsidR="00274F2E">
          <w:rPr>
            <w:sz w:val="22"/>
            <w:szCs w:val="22"/>
          </w:rPr>
          <w:t>.</w:t>
        </w:r>
      </w:ins>
      <w:ins w:id="793" w:author="Coggon, Amelia Charlotte" w:date="2024-12-11T12:47:00Z" w16du:dateUtc="2024-12-11T11:47:00Z">
        <w:r w:rsidR="00274F2E">
          <w:rPr>
            <w:sz w:val="22"/>
            <w:szCs w:val="22"/>
          </w:rPr>
          <w:t xml:space="preserve"> </w:t>
        </w:r>
      </w:ins>
      <w:ins w:id="794" w:author="Coggon, Amelia Charlotte" w:date="2024-12-11T18:41:00Z" w16du:dateUtc="2024-12-11T17:41:00Z">
        <w:r w:rsidR="00175C2A">
          <w:rPr>
            <w:sz w:val="22"/>
            <w:szCs w:val="22"/>
          </w:rPr>
          <w:t>Interestingly, i</w:t>
        </w:r>
      </w:ins>
      <w:ins w:id="795" w:author="Coggon, Amelia Charlotte" w:date="2024-12-11T12:47:00Z" w16du:dateUtc="2024-12-11T11:47:00Z">
        <w:r w:rsidR="00274F2E" w:rsidRPr="00B245E7">
          <w:rPr>
            <w:sz w:val="22"/>
            <w:szCs w:val="22"/>
          </w:rPr>
          <w:t xml:space="preserve">ntroductions of human seasonal influenza A virus into swine </w:t>
        </w:r>
      </w:ins>
      <w:ins w:id="796" w:author="Coggon, Amelia Charlotte" w:date="2024-12-11T12:50:00Z" w16du:dateUtc="2024-12-11T11:50:00Z">
        <w:r w:rsidR="00274F2E">
          <w:rPr>
            <w:sz w:val="22"/>
            <w:szCs w:val="22"/>
          </w:rPr>
          <w:t>did not</w:t>
        </w:r>
      </w:ins>
      <w:ins w:id="797" w:author="Coggon, Amelia Charlotte" w:date="2024-12-11T12:47:00Z" w16du:dateUtc="2024-12-11T11:47:00Z">
        <w:r w:rsidR="00274F2E" w:rsidRPr="00B245E7">
          <w:rPr>
            <w:sz w:val="22"/>
            <w:szCs w:val="22"/>
          </w:rPr>
          <w:t xml:space="preserve"> </w:t>
        </w:r>
      </w:ins>
      <w:ins w:id="798" w:author="Coggon, Amelia Charlotte" w:date="2024-12-11T12:50:00Z" w16du:dateUtc="2024-12-11T11:50:00Z">
        <w:r w:rsidR="00274F2E">
          <w:rPr>
            <w:sz w:val="22"/>
            <w:szCs w:val="22"/>
          </w:rPr>
          <w:t xml:space="preserve">always </w:t>
        </w:r>
      </w:ins>
      <w:ins w:id="799" w:author="Coggon, Amelia Charlotte" w:date="2024-12-11T12:47:00Z" w16du:dateUtc="2024-12-11T11:47:00Z">
        <w:r w:rsidR="00274F2E" w:rsidRPr="00B245E7">
          <w:rPr>
            <w:sz w:val="22"/>
            <w:szCs w:val="22"/>
          </w:rPr>
          <w:t>result in onwards transmission for more than a year</w:t>
        </w:r>
      </w:ins>
      <w:ins w:id="800" w:author="Coggon, Amelia Charlotte" w:date="2024-12-11T12:50:00Z" w16du:dateUtc="2024-12-11T11:50:00Z">
        <w:r w:rsidR="00274F2E">
          <w:rPr>
            <w:sz w:val="22"/>
            <w:szCs w:val="22"/>
          </w:rPr>
          <w:t>,</w:t>
        </w:r>
      </w:ins>
      <w:ins w:id="801" w:author="Coggon, Amelia Charlotte" w:date="2024-12-11T12:47:00Z" w16du:dateUtc="2024-12-11T11:47:00Z">
        <w:r w:rsidR="00274F2E" w:rsidRPr="00B245E7">
          <w:rPr>
            <w:sz w:val="22"/>
            <w:szCs w:val="22"/>
          </w:rPr>
          <w:t xml:space="preserve"> </w:t>
        </w:r>
        <w:commentRangeStart w:id="802"/>
        <w:r w:rsidR="00274F2E" w:rsidRPr="00B245E7">
          <w:rPr>
            <w:sz w:val="22"/>
            <w:szCs w:val="22"/>
          </w:rPr>
          <w:t xml:space="preserve">contrasting data from the USA and Brazil </w:t>
        </w:r>
        <w:r w:rsidR="00274F2E">
          <w:rPr>
            <w:sz w:val="22"/>
            <w:szCs w:val="22"/>
          </w:rPr>
          <w:fldChar w:fldCharType="begin"/>
        </w:r>
        <w:r w:rsidR="00274F2E">
          <w:rPr>
            <w:sz w:val="22"/>
            <w:szCs w:val="22"/>
          </w:rPr>
          <w:instrText xml:space="preserve"> ADDIN ZOTERO_ITEM CSL_CITATION {"citationID":"vRJTqaHr","properties":{"formattedCitation":"(Junqueira {\\i{}et al.}, 2023)","plainCitation":"(Junqueira et al., 2023)","noteIndex":0},"citationItems":[{"id":981,"uris":["http://zotero.org/users/local/SOJeSFbE/items/WXJSXFWF"],"itemData":{"id":981,"type":"article-journal","abstract":"INTRODUCTION: Once established in the human population, the 2009 H1N1 pandemic virus (H1N1pdm09) was repeatedly introduced into swine populations globally with subsequent onward transmission among pigs.\nMETHODS: To identify and characterize human-to-swine H1N1pdm09 introductions in Brazil, we conducted a large-scale phylogenetic analysis of 4,141 H1pdm09 hemagglutinin (HA) and 3,227 N1pdm09 neuraminidase (NA) gene sequences isolated globally from humans and swine between 2009 and 2022.\nRESULTS: Phylodynamic analysis revealed that during the period between 2009 and 2011, there was a rapid transmission of the H1N1pdm09 virus from humans to swine in Brazil. Multiple introductions of the virus were observed, but most of them resulted in self-limited infections in swine, with limited onward transmission. Only a few sustained transmission clusters were identified during this period. After 2012, there was a reduction in the number of human-to-swine H1N1pdm09 transmissions in Brazil.\nDISCUSSION: The virus underwent continuous antigenic drift, and a balance was established between swine-to-swine transmission and extinction, with minimal sustained onward transmission from humans to swine. These results emphasize the dynamic interplay between human-to-swine transmission, antigenic drift, and the establishment of swine-to-swine transmission in shaping the evolution and persistence of H1N1pdm09 in swine populations.","container-title":"Frontiers in Microbiology","DOI":"10.3389/fmicb.2023.1243567","ISSN":"1664-302X","journalAbbreviation":"Front Microbiol","language":"eng","note":"PMID: 37614592\nPMCID: PMC10442540","page":"1243567","source":"PubMed","title":"Human-to-swine introductions and onward transmission of 2009 H1N1 pandemic influenza viruses in Brazil","volume":"14","author":[{"family":"Junqueira","given":"Dennis Maletich"},{"family":"Tochetto","given":"Caroline"},{"family":"Anderson","given":"Tavis K."},{"family":"Gava","given":"Danielle"},{"family":"Haach","given":"Vanessa"},{"family":"Cantão","given":"Maurício E."},{"family":"Baker","given":"Amy L. Vincent"},{"family":"Schaefer","given":"Rejane"}],"issued":{"date-parts":[["2023"]]}}}],"schema":"https://github.com/citation-style-language/schema/raw/master/csl-citation.json"} </w:instrText>
        </w:r>
        <w:r w:rsidR="00274F2E">
          <w:rPr>
            <w:sz w:val="22"/>
            <w:szCs w:val="22"/>
          </w:rPr>
          <w:fldChar w:fldCharType="separate"/>
        </w:r>
        <w:r w:rsidR="00274F2E" w:rsidRPr="007135D9">
          <w:rPr>
            <w:sz w:val="22"/>
          </w:rPr>
          <w:t xml:space="preserve">(Junqueira </w:t>
        </w:r>
        <w:r w:rsidR="00274F2E" w:rsidRPr="007135D9">
          <w:rPr>
            <w:i/>
            <w:iCs/>
            <w:sz w:val="22"/>
          </w:rPr>
          <w:t>et al.</w:t>
        </w:r>
        <w:r w:rsidR="00274F2E" w:rsidRPr="007135D9">
          <w:rPr>
            <w:sz w:val="22"/>
          </w:rPr>
          <w:t>, 2023</w:t>
        </w:r>
        <w:r w:rsidR="00274F2E">
          <w:rPr>
            <w:sz w:val="22"/>
          </w:rPr>
          <w:t xml:space="preserve">; </w:t>
        </w:r>
        <w:r w:rsidR="00274F2E" w:rsidRPr="007135D9">
          <w:rPr>
            <w:sz w:val="22"/>
          </w:rPr>
          <w:t xml:space="preserve">Markin </w:t>
        </w:r>
        <w:r w:rsidR="00274F2E" w:rsidRPr="007135D9">
          <w:rPr>
            <w:i/>
            <w:iCs/>
            <w:sz w:val="22"/>
          </w:rPr>
          <w:t>et al.</w:t>
        </w:r>
        <w:r w:rsidR="00274F2E" w:rsidRPr="007135D9">
          <w:rPr>
            <w:sz w:val="22"/>
          </w:rPr>
          <w:t>, 2023)</w:t>
        </w:r>
        <w:r w:rsidR="00274F2E">
          <w:rPr>
            <w:sz w:val="22"/>
            <w:szCs w:val="22"/>
          </w:rPr>
          <w:fldChar w:fldCharType="end"/>
        </w:r>
        <w:r w:rsidR="00274F2E">
          <w:rPr>
            <w:sz w:val="22"/>
            <w:szCs w:val="22"/>
          </w:rPr>
          <w:t>.</w:t>
        </w:r>
        <w:commentRangeEnd w:id="802"/>
        <w:r w:rsidR="00274F2E">
          <w:rPr>
            <w:rStyle w:val="CommentReference"/>
            <w:rFonts w:asciiTheme="minorHAnsi" w:eastAsiaTheme="minorHAnsi" w:hAnsiTheme="minorHAnsi" w:cstheme="minorBidi"/>
            <w:lang w:eastAsia="en-US"/>
          </w:rPr>
          <w:commentReference w:id="802"/>
        </w:r>
      </w:ins>
      <w:ins w:id="803" w:author="Coggon, Amelia Charlotte" w:date="2024-12-11T12:49:00Z" w16du:dateUtc="2024-12-11T11:49:00Z">
        <w:r w:rsidR="00274F2E">
          <w:rPr>
            <w:sz w:val="22"/>
            <w:szCs w:val="22"/>
          </w:rPr>
          <w:t xml:space="preserve"> </w:t>
        </w:r>
      </w:ins>
      <w:ins w:id="804" w:author="Coggon, Amelia Charlotte" w:date="2024-12-11T12:50:00Z" w16du:dateUtc="2024-12-11T11:50:00Z">
        <w:r w:rsidR="00274F2E">
          <w:rPr>
            <w:sz w:val="22"/>
            <w:szCs w:val="22"/>
          </w:rPr>
          <w:t>H3 viruses are diverse, a result of multiple reverse zoonoses events</w:t>
        </w:r>
      </w:ins>
      <w:ins w:id="805" w:author="Coggon, Amelia Charlotte" w:date="2024-12-11T12:51:00Z" w16du:dateUtc="2024-12-11T11:51:00Z">
        <w:r w:rsidR="00274F2E">
          <w:rPr>
            <w:sz w:val="22"/>
            <w:szCs w:val="22"/>
          </w:rPr>
          <w:t xml:space="preserve"> and some long branch lengths indicated undersurveilled maintenance in pig populations</w:t>
        </w:r>
      </w:ins>
      <w:ins w:id="806" w:author="Coggon, Amelia Charlotte" w:date="2024-12-11T12:50:00Z" w16du:dateUtc="2024-12-11T11:50:00Z">
        <w:r w:rsidR="00274F2E">
          <w:rPr>
            <w:sz w:val="22"/>
            <w:szCs w:val="22"/>
          </w:rPr>
          <w:t xml:space="preserve">. </w:t>
        </w:r>
      </w:ins>
      <w:ins w:id="807" w:author="Coggon, Amelia Charlotte" w:date="2024-12-11T12:43:00Z" w16du:dateUtc="2024-12-11T11:43:00Z">
        <w:r w:rsidR="00274F2E" w:rsidRPr="00B245E7">
          <w:rPr>
            <w:sz w:val="22"/>
            <w:szCs w:val="22"/>
          </w:rPr>
          <w:t xml:space="preserve">The spatial distribution of the swine virus lineages </w:t>
        </w:r>
      </w:ins>
      <w:ins w:id="808" w:author="Coggon, Amelia Charlotte" w:date="2024-12-11T12:49:00Z" w16du:dateUtc="2024-12-11T11:49:00Z">
        <w:r w:rsidR="00274F2E">
          <w:rPr>
            <w:sz w:val="22"/>
            <w:szCs w:val="22"/>
          </w:rPr>
          <w:t xml:space="preserve">we observed </w:t>
        </w:r>
      </w:ins>
      <w:ins w:id="809" w:author="Coggon, Amelia Charlotte" w:date="2024-12-11T12:43:00Z" w16du:dateUtc="2024-12-11T11:43:00Z">
        <w:r w:rsidR="00274F2E" w:rsidRPr="00B245E7">
          <w:rPr>
            <w:sz w:val="22"/>
            <w:szCs w:val="22"/>
          </w:rPr>
          <w:t xml:space="preserve">through time was likely a result of discrete pig production systems and </w:t>
        </w:r>
        <w:r w:rsidR="00274F2E">
          <w:rPr>
            <w:sz w:val="22"/>
            <w:szCs w:val="22"/>
          </w:rPr>
          <w:t xml:space="preserve">relative lack of </w:t>
        </w:r>
        <w:r w:rsidR="00274F2E" w:rsidRPr="00B245E7">
          <w:rPr>
            <w:sz w:val="22"/>
            <w:szCs w:val="22"/>
          </w:rPr>
          <w:t>animal movement within Europe.</w:t>
        </w:r>
      </w:ins>
      <w:ins w:id="810" w:author="Coggon, Amelia Charlotte" w:date="2024-12-14T15:57:00Z" w16du:dateUtc="2024-12-14T14:57:00Z">
        <w:r w:rsidR="00DF1E01">
          <w:rPr>
            <w:sz w:val="22"/>
            <w:szCs w:val="22"/>
          </w:rPr>
          <w:t xml:space="preserve"> </w:t>
        </w:r>
      </w:ins>
    </w:p>
    <w:p w14:paraId="2F777A41" w14:textId="77777777" w:rsidR="00274F2E" w:rsidRDefault="00274F2E" w:rsidP="00274F2E">
      <w:pPr>
        <w:spacing w:line="360" w:lineRule="auto"/>
        <w:rPr>
          <w:ins w:id="811" w:author="Coggon, Amelia Charlotte" w:date="2024-12-11T12:45:00Z" w16du:dateUtc="2024-12-11T11:45:00Z"/>
          <w:sz w:val="22"/>
          <w:szCs w:val="22"/>
        </w:rPr>
      </w:pPr>
    </w:p>
    <w:p w14:paraId="013D351B" w14:textId="758661CA" w:rsidR="00756944" w:rsidRPr="00B245E7" w:rsidRDefault="007F117A" w:rsidP="00B245E7">
      <w:pPr>
        <w:spacing w:line="360" w:lineRule="auto"/>
        <w:rPr>
          <w:sz w:val="22"/>
          <w:szCs w:val="22"/>
        </w:rPr>
      </w:pPr>
      <w:r w:rsidRPr="00B245E7">
        <w:rPr>
          <w:sz w:val="22"/>
          <w:szCs w:val="22"/>
        </w:rPr>
        <w:t xml:space="preserve">Such genetic diversity has led to a complex antigenic profile in pigs, where some viruses have </w:t>
      </w:r>
      <w:r w:rsidR="004E6C3F" w:rsidRPr="00B245E7">
        <w:rPr>
          <w:sz w:val="22"/>
          <w:szCs w:val="22"/>
        </w:rPr>
        <w:t>not</w:t>
      </w:r>
      <w:r w:rsidR="00C64B2D" w:rsidRPr="00B245E7">
        <w:rPr>
          <w:sz w:val="22"/>
          <w:szCs w:val="22"/>
        </w:rPr>
        <w:t xml:space="preserve"> substantially</w:t>
      </w:r>
      <w:r w:rsidR="004E6C3F" w:rsidRPr="00B245E7">
        <w:rPr>
          <w:sz w:val="22"/>
          <w:szCs w:val="22"/>
        </w:rPr>
        <w:t xml:space="preserve"> </w:t>
      </w:r>
      <w:r w:rsidRPr="00B245E7">
        <w:rPr>
          <w:sz w:val="22"/>
          <w:szCs w:val="22"/>
        </w:rPr>
        <w:t>evolved phenotypically from their putative human seasonal ancestors, whereas others within the same lineage in other countries or even within the same country, have markedly drifted. Despite the observations</w:t>
      </w:r>
      <w:r w:rsidR="002E52EA" w:rsidRPr="00B245E7">
        <w:rPr>
          <w:sz w:val="22"/>
          <w:szCs w:val="22"/>
        </w:rPr>
        <w:t xml:space="preserve"> presented here,</w:t>
      </w:r>
      <w:r w:rsidRPr="00B245E7">
        <w:rPr>
          <w:sz w:val="22"/>
          <w:szCs w:val="22"/>
        </w:rPr>
        <w:t xml:space="preserve"> we still do not have a fulsome picture of the true diversity as many pig populations in Europe remain poorly sampled or data are not publicly available.</w:t>
      </w:r>
      <w:r w:rsidR="009D3326" w:rsidRPr="00B245E7">
        <w:rPr>
          <w:sz w:val="22"/>
          <w:szCs w:val="22"/>
        </w:rPr>
        <w:t xml:space="preserve"> Anecdotally, some production units have substantial longitudinal problems with influenza whereas </w:t>
      </w:r>
      <w:r w:rsidR="009D3326" w:rsidRPr="00B245E7">
        <w:rPr>
          <w:sz w:val="22"/>
          <w:szCs w:val="22"/>
        </w:rPr>
        <w:lastRenderedPageBreak/>
        <w:t>others detect disease infrequently.</w:t>
      </w:r>
      <w:r w:rsidR="007E2A14" w:rsidRPr="00B245E7">
        <w:rPr>
          <w:sz w:val="22"/>
          <w:szCs w:val="22"/>
        </w:rPr>
        <w:t xml:space="preserve"> </w:t>
      </w:r>
      <w:r w:rsidR="009D3326" w:rsidRPr="00B245E7">
        <w:rPr>
          <w:sz w:val="22"/>
          <w:szCs w:val="22"/>
        </w:rPr>
        <w:t xml:space="preserve">The underlying factors contributing to this complex epidemiology are poorly understood. </w:t>
      </w:r>
      <w:ins w:id="812" w:author="Coggon, Amelia Charlotte" w:date="2024-12-11T18:42:00Z" w16du:dateUtc="2024-12-11T17:42:00Z">
        <w:r w:rsidR="00175C2A">
          <w:rPr>
            <w:sz w:val="22"/>
            <w:szCs w:val="22"/>
          </w:rPr>
          <w:t>However, t</w:t>
        </w:r>
      </w:ins>
      <w:commentRangeStart w:id="813"/>
      <w:ins w:id="814" w:author="Coggon, Amelia Charlotte" w:date="2024-12-11T12:53:00Z" w16du:dateUtc="2024-12-11T11:53:00Z">
        <w:r w:rsidR="00756944" w:rsidRPr="00B245E7">
          <w:rPr>
            <w:sz w:val="22"/>
            <w:szCs w:val="22"/>
          </w:rPr>
          <w:t xml:space="preserve">his onward and divergent evolution in different swine populations reflects a challenge for control in </w:t>
        </w:r>
        <w:r w:rsidR="00756944">
          <w:rPr>
            <w:sz w:val="22"/>
            <w:szCs w:val="22"/>
          </w:rPr>
          <w:t>pigs</w:t>
        </w:r>
        <w:r w:rsidR="00756944" w:rsidRPr="00B245E7">
          <w:rPr>
            <w:sz w:val="22"/>
            <w:szCs w:val="22"/>
          </w:rPr>
          <w:t>, i.e., one pdm09 antigen may not be sufficient to cover observed antigenic diversity in Europe</w:t>
        </w:r>
        <w:r w:rsidR="00756944">
          <w:rPr>
            <w:sz w:val="22"/>
            <w:szCs w:val="22"/>
          </w:rPr>
          <w:t xml:space="preserve"> but should be tailored to appropriate regions based on pig production. In humans,</w:t>
        </w:r>
        <w:r w:rsidR="00756944" w:rsidRPr="00B245E7">
          <w:rPr>
            <w:sz w:val="22"/>
            <w:szCs w:val="22"/>
          </w:rPr>
          <w:t xml:space="preserve"> these viruses are likely </w:t>
        </w:r>
      </w:ins>
      <w:ins w:id="815" w:author="Coggon, Amelia Charlotte" w:date="2024-12-11T18:42:00Z" w16du:dateUtc="2024-12-11T17:42:00Z">
        <w:r w:rsidR="00175C2A">
          <w:rPr>
            <w:sz w:val="22"/>
            <w:szCs w:val="22"/>
          </w:rPr>
          <w:t xml:space="preserve">antigenically </w:t>
        </w:r>
      </w:ins>
      <w:ins w:id="816" w:author="Coggon, Amelia Charlotte" w:date="2024-12-11T12:53:00Z" w16du:dateUtc="2024-12-11T11:53:00Z">
        <w:r w:rsidR="00756944" w:rsidRPr="00B245E7">
          <w:rPr>
            <w:sz w:val="22"/>
            <w:szCs w:val="22"/>
          </w:rPr>
          <w:t xml:space="preserve">drifted from immunity </w:t>
        </w:r>
      </w:ins>
      <w:ins w:id="817" w:author="Coggon, Amelia Charlotte" w:date="2024-12-11T18:42:00Z" w16du:dateUtc="2024-12-11T17:42:00Z">
        <w:r w:rsidR="00175C2A">
          <w:rPr>
            <w:sz w:val="22"/>
            <w:szCs w:val="22"/>
          </w:rPr>
          <w:t xml:space="preserve">which would be </w:t>
        </w:r>
      </w:ins>
      <w:ins w:id="818" w:author="Coggon, Amelia Charlotte" w:date="2024-12-11T12:53:00Z" w16du:dateUtc="2024-12-11T11:53:00Z">
        <w:r w:rsidR="00756944" w:rsidRPr="00B245E7">
          <w:rPr>
            <w:sz w:val="22"/>
            <w:szCs w:val="22"/>
          </w:rPr>
          <w:t>derived from vaccination or natural exposure to the pdm09 in human populations.</w:t>
        </w:r>
        <w:commentRangeEnd w:id="813"/>
        <w:r w:rsidR="00756944">
          <w:rPr>
            <w:rStyle w:val="CommentReference"/>
            <w:rFonts w:asciiTheme="minorHAnsi" w:eastAsiaTheme="minorHAnsi" w:hAnsiTheme="minorHAnsi" w:cstheme="minorBidi"/>
            <w:lang w:eastAsia="en-US"/>
          </w:rPr>
          <w:commentReference w:id="813"/>
        </w:r>
      </w:ins>
    </w:p>
    <w:p w14:paraId="6052395F" w14:textId="5C9BD1E9" w:rsidR="007E2A14" w:rsidRPr="00B245E7" w:rsidDel="00C0233D" w:rsidRDefault="007E2A14" w:rsidP="00B245E7">
      <w:pPr>
        <w:spacing w:line="360" w:lineRule="auto"/>
        <w:rPr>
          <w:del w:id="819" w:author="Coggon, Amelia Charlotte" w:date="2024-12-11T18:54:00Z" w16du:dateUtc="2024-12-11T17:54:00Z"/>
          <w:sz w:val="22"/>
          <w:szCs w:val="22"/>
        </w:rPr>
      </w:pPr>
    </w:p>
    <w:p w14:paraId="5E52932F" w14:textId="7957AD6E" w:rsidR="00C0233D" w:rsidRPr="00B245E7" w:rsidDel="00C0233D" w:rsidRDefault="009D3326" w:rsidP="00B245E7">
      <w:pPr>
        <w:spacing w:line="360" w:lineRule="auto"/>
        <w:rPr>
          <w:del w:id="820" w:author="Coggon, Amelia Charlotte" w:date="2024-12-11T18:54:00Z" w16du:dateUtc="2024-12-11T17:54:00Z"/>
          <w:sz w:val="22"/>
          <w:szCs w:val="22"/>
        </w:rPr>
      </w:pPr>
      <w:commentRangeStart w:id="821"/>
      <w:del w:id="822" w:author="Coggon, Amelia Charlotte" w:date="2024-12-11T18:54:00Z" w16du:dateUtc="2024-12-11T17:54:00Z">
        <w:r w:rsidRPr="00B245E7" w:rsidDel="00C0233D">
          <w:rPr>
            <w:sz w:val="22"/>
            <w:szCs w:val="22"/>
          </w:rPr>
          <w:delText>Since swine influenza also impacts animal health and production we assessed the distance from currently circulating strains to vaccine strains used in European pig</w:delText>
        </w:r>
        <w:r w:rsidR="00327457" w:rsidRPr="00B245E7" w:rsidDel="00C0233D">
          <w:rPr>
            <w:sz w:val="22"/>
            <w:szCs w:val="22"/>
          </w:rPr>
          <w:delText xml:space="preserve">s. We found variability in putative strain match based on HI assay data and </w:delText>
        </w:r>
        <w:commentRangeStart w:id="823"/>
        <w:commentRangeStart w:id="824"/>
        <w:r w:rsidR="00327457" w:rsidRPr="00B245E7" w:rsidDel="00C0233D">
          <w:rPr>
            <w:sz w:val="22"/>
            <w:szCs w:val="22"/>
          </w:rPr>
          <w:delText>ferret antisera</w:delText>
        </w:r>
        <w:commentRangeEnd w:id="823"/>
        <w:r w:rsidR="00FE75E9" w:rsidDel="00C0233D">
          <w:rPr>
            <w:rStyle w:val="CommentReference"/>
            <w:rFonts w:asciiTheme="minorHAnsi" w:eastAsiaTheme="minorHAnsi" w:hAnsiTheme="minorHAnsi" w:cstheme="minorBidi"/>
            <w:lang w:eastAsia="en-US"/>
          </w:rPr>
          <w:commentReference w:id="823"/>
        </w:r>
        <w:commentRangeEnd w:id="824"/>
        <w:r w:rsidR="00B66C7E" w:rsidDel="00C0233D">
          <w:rPr>
            <w:rStyle w:val="CommentReference"/>
            <w:rFonts w:asciiTheme="minorHAnsi" w:eastAsiaTheme="minorHAnsi" w:hAnsiTheme="minorHAnsi" w:cstheme="minorBidi"/>
            <w:lang w:eastAsia="en-US"/>
          </w:rPr>
          <w:commentReference w:id="824"/>
        </w:r>
        <w:r w:rsidR="00327457" w:rsidRPr="00B245E7" w:rsidDel="00C0233D">
          <w:rPr>
            <w:sz w:val="22"/>
            <w:szCs w:val="22"/>
          </w:rPr>
          <w:delText xml:space="preserve">, with </w:delText>
        </w:r>
        <w:commentRangeStart w:id="825"/>
        <w:r w:rsidR="00327457" w:rsidRPr="00B245E7" w:rsidDel="00C0233D">
          <w:rPr>
            <w:sz w:val="22"/>
            <w:szCs w:val="22"/>
          </w:rPr>
          <w:delText xml:space="preserve">some current strains close to the within-lineage antiserum </w:delText>
        </w:r>
        <w:commentRangeEnd w:id="825"/>
        <w:r w:rsidR="005B23CE" w:rsidDel="00C0233D">
          <w:rPr>
            <w:rStyle w:val="CommentReference"/>
            <w:rFonts w:asciiTheme="minorHAnsi" w:eastAsiaTheme="minorHAnsi" w:hAnsiTheme="minorHAnsi" w:cstheme="minorBidi"/>
            <w:lang w:eastAsia="en-US"/>
          </w:rPr>
          <w:commentReference w:id="825"/>
        </w:r>
        <w:commentRangeStart w:id="826"/>
        <w:r w:rsidR="00327457" w:rsidRPr="00B245E7" w:rsidDel="00C0233D">
          <w:rPr>
            <w:sz w:val="22"/>
            <w:szCs w:val="22"/>
          </w:rPr>
          <w:delText xml:space="preserve">whereas others were quite distant </w:delText>
        </w:r>
        <w:commentRangeEnd w:id="826"/>
        <w:r w:rsidR="005B23CE" w:rsidDel="00C0233D">
          <w:rPr>
            <w:rStyle w:val="CommentReference"/>
            <w:rFonts w:asciiTheme="minorHAnsi" w:eastAsiaTheme="minorHAnsi" w:hAnsiTheme="minorHAnsi" w:cstheme="minorBidi"/>
            <w:lang w:eastAsia="en-US"/>
          </w:rPr>
          <w:commentReference w:id="826"/>
        </w:r>
        <w:r w:rsidR="00327457" w:rsidRPr="00B245E7" w:rsidDel="00C0233D">
          <w:rPr>
            <w:sz w:val="22"/>
            <w:szCs w:val="22"/>
          </w:rPr>
          <w:delText>(&gt;3 AU and often up to 5 AU)</w:delText>
        </w:r>
        <w:r w:rsidR="00A22608" w:rsidRPr="00B245E7" w:rsidDel="00C0233D">
          <w:rPr>
            <w:sz w:val="22"/>
            <w:szCs w:val="22"/>
          </w:rPr>
          <w:delText>.</w:delText>
        </w:r>
        <w:r w:rsidR="00327457" w:rsidRPr="00B245E7" w:rsidDel="00C0233D">
          <w:rPr>
            <w:sz w:val="22"/>
            <w:szCs w:val="22"/>
          </w:rPr>
          <w:delText xml:space="preserve"> </w:delText>
        </w:r>
        <w:commentRangeStart w:id="827"/>
        <w:r w:rsidR="00327457" w:rsidRPr="00B245E7" w:rsidDel="00C0233D">
          <w:rPr>
            <w:sz w:val="22"/>
            <w:szCs w:val="22"/>
          </w:rPr>
          <w:delText>Such large antigenic distances are likely to impact vaccine efficacy in the field</w:delText>
        </w:r>
        <w:commentRangeEnd w:id="827"/>
        <w:r w:rsidR="005B23CE" w:rsidDel="00C0233D">
          <w:rPr>
            <w:rStyle w:val="CommentReference"/>
            <w:rFonts w:asciiTheme="minorHAnsi" w:eastAsiaTheme="minorHAnsi" w:hAnsiTheme="minorHAnsi" w:cstheme="minorBidi"/>
            <w:lang w:eastAsia="en-US"/>
          </w:rPr>
          <w:commentReference w:id="827"/>
        </w:r>
        <w:r w:rsidR="00327457" w:rsidRPr="00B245E7" w:rsidDel="00C0233D">
          <w:rPr>
            <w:sz w:val="22"/>
            <w:szCs w:val="22"/>
          </w:rPr>
          <w:delText>, despite adjuvant use to broaden a response</w:delText>
        </w:r>
        <w:r w:rsidR="003D22B5" w:rsidRPr="00B245E7" w:rsidDel="00C0233D">
          <w:rPr>
            <w:sz w:val="22"/>
            <w:szCs w:val="22"/>
          </w:rPr>
          <w:delText xml:space="preserve"> </w:delText>
        </w:r>
        <w:r w:rsidR="00A22608" w:rsidRPr="00B245E7" w:rsidDel="00C0233D">
          <w:rPr>
            <w:sz w:val="22"/>
            <w:szCs w:val="22"/>
          </w:rPr>
          <w:fldChar w:fldCharType="begin"/>
        </w:r>
        <w:r w:rsidR="007135D9" w:rsidDel="00C0233D">
          <w:rPr>
            <w:sz w:val="22"/>
            <w:szCs w:val="22"/>
          </w:rPr>
          <w:delInstrText xml:space="preserve"> ADDIN ZOTERO_ITEM CSL_CITATION {"citationID":"iC8arVdR","properties":{"formattedCitation":"(Souza {\\i{}et al.}, 2018)","plainCitation":"(Souza et al., 2018)","noteIndex":0},"citationItems":[{"id":"7HjIxZio/7i9oPyYd","uris":["http://zotero.org/users/local/B2LbxeEm/items/EHEPIA8D"],"itemData":{"id":69,"type":"article-journal","abstract":"Influenza A virus (IAV) causes a disease burden in the swine industry in the US and is a challenge to prevent due to substantial genetic and antigenic diversity of IAV that circulate in pig populations. Whole inactivated virus (WIV) vaccines formulated with oil-in-water (OW) adjuvant are commonly used in swine. However, WIV-OW are associated with vaccine-associated enhanced respiratory disease (VAERD) when the hemagglutinin and neuraminidase of the vaccine strain are mismatched with the challenge virus. Here, we assessed if different types of adjuvant in WIV vaccine formulations impacted VAERD outcome. WIV vaccines with a swine δ1-H1N2 were formulated with different commercial adjuvants: OW1, OW2, nano-emulsion squalene-based (NE) and gel polymer (GP). Pigs were vaccinated twice by the intramuscular route, 3 weeks apart, then challenged with an H1N1pdm09 three weeks post-boost and necropsied at 5 days post infection. All WIV vaccines elicited antibodies detected using the hemagglutination inhibition (HI) assay against the homologous vaccine virus, but not against the heterologous challenge virus; in contrast, all vaccinated groups had cross-reactive IgG antibody and IFN-γ responses against H1N1pdm09, with a higher magnitude observed in OW groups. Both OW groups demonstrated robust homologous HI titers and cross-reactivity against heterologous H1 viruses in the same genetic lineage. However, both OW groups had severe immunopathology consistent with VAERD after challenge when compared to NE, GP, and non-vaccinated challenge controls. None of the WIV formulations protected pigs from heterologous virus replication in the lungs or nasal cavity. Thus, although the type of adjuvant in the WIV formulation played a significant role in the magnitude of immune response to homologous and antigenically similar H1, none tested here increased the breadth of protection against the antigenically-distinct challenge virus, and some impacted immunopathology after challenge.","container-title":"Vaccine","DOI":"10.1016/j.vaccine.2018.08.072","ISSN":"0264-410X","issue":"41","journalAbbreviation":"Vaccine","language":"en","page":"6103-6110","source":"ScienceDirect","title":"The type of adjuvant in whole inactivated influenza a virus vaccines impacts vaccine-associated enhanced respiratory disease","volume":"36","author":[{"family":"Souza","given":"Carine K."},{"family":"Rajão","given":"Daniela S."},{"family":"Sandbulte","given":"Matthew R."},{"family":"Lopes","given":"Sara"},{"family":"Lewis","given":"Nicola S."},{"family":"Loving","given":"Crystal L."},{"family":"Gauger","given":"Phillip C."},{"family":"Vincent","given":"Amy L."}],"issued":{"date-parts":[["2018",10,1]]}}}],"schema":"https://github.com/citation-style-language/schema/raw/master/csl-citation.json"} </w:delInstrText>
        </w:r>
        <w:r w:rsidR="00A22608" w:rsidRPr="00B245E7" w:rsidDel="00C0233D">
          <w:rPr>
            <w:sz w:val="22"/>
            <w:szCs w:val="22"/>
          </w:rPr>
          <w:fldChar w:fldCharType="separate"/>
        </w:r>
        <w:r w:rsidR="00750D5F" w:rsidRPr="00B245E7" w:rsidDel="00C0233D">
          <w:rPr>
            <w:sz w:val="22"/>
            <w:szCs w:val="22"/>
          </w:rPr>
          <w:delText xml:space="preserve">(Souza </w:delText>
        </w:r>
        <w:r w:rsidR="00750D5F" w:rsidRPr="00B245E7" w:rsidDel="00C0233D">
          <w:rPr>
            <w:i/>
            <w:iCs/>
            <w:sz w:val="22"/>
            <w:szCs w:val="22"/>
          </w:rPr>
          <w:delText>et al.</w:delText>
        </w:r>
        <w:r w:rsidR="00750D5F" w:rsidRPr="00B245E7" w:rsidDel="00C0233D">
          <w:rPr>
            <w:sz w:val="22"/>
            <w:szCs w:val="22"/>
          </w:rPr>
          <w:delText>, 2018)</w:delText>
        </w:r>
        <w:r w:rsidR="00A22608" w:rsidRPr="00B245E7" w:rsidDel="00C0233D">
          <w:rPr>
            <w:sz w:val="22"/>
            <w:szCs w:val="22"/>
          </w:rPr>
          <w:fldChar w:fldCharType="end"/>
        </w:r>
        <w:r w:rsidR="00327457" w:rsidRPr="00B245E7" w:rsidDel="00C0233D">
          <w:rPr>
            <w:sz w:val="22"/>
            <w:szCs w:val="22"/>
          </w:rPr>
          <w:delText>. Subsequent work should focus on defining correlates of cross-protection for the observed antigenic diversity in pigs to provide a quantitative basis for when vaccine might need updating.</w:delText>
        </w:r>
        <w:commentRangeEnd w:id="821"/>
        <w:r w:rsidR="00D1101E" w:rsidDel="00C0233D">
          <w:rPr>
            <w:rStyle w:val="CommentReference"/>
            <w:rFonts w:asciiTheme="minorHAnsi" w:eastAsiaTheme="minorHAnsi" w:hAnsiTheme="minorHAnsi" w:cstheme="minorBidi"/>
            <w:lang w:eastAsia="en-US"/>
          </w:rPr>
          <w:commentReference w:id="821"/>
        </w:r>
      </w:del>
    </w:p>
    <w:p w14:paraId="02412835" w14:textId="77777777" w:rsidR="007E2A14" w:rsidRPr="00B245E7" w:rsidRDefault="007E2A14" w:rsidP="00B245E7">
      <w:pPr>
        <w:spacing w:line="360" w:lineRule="auto"/>
        <w:rPr>
          <w:sz w:val="22"/>
          <w:szCs w:val="22"/>
        </w:rPr>
      </w:pPr>
    </w:p>
    <w:p w14:paraId="50511BFA" w14:textId="49DD3515" w:rsidR="007F117A" w:rsidRPr="00B245E7" w:rsidDel="003E10E9" w:rsidRDefault="007F117A" w:rsidP="00B245E7">
      <w:pPr>
        <w:spacing w:line="360" w:lineRule="auto"/>
        <w:rPr>
          <w:del w:id="828" w:author="Coggon, Amelia Charlotte" w:date="2024-12-11T20:44:00Z" w16du:dateUtc="2024-12-11T19:44:00Z"/>
          <w:sz w:val="22"/>
          <w:szCs w:val="22"/>
        </w:rPr>
      </w:pPr>
      <w:r w:rsidRPr="00B245E7">
        <w:rPr>
          <w:sz w:val="22"/>
          <w:szCs w:val="22"/>
        </w:rPr>
        <w:t>Phenotypic evolutionary assessment of influenza viruses in pigs has commonly focussed on using swine antisera in HI assays. This is entirely logical as the pig serves as a natural host model for the evolution of the viruses within pig populations. However, assessment of influenza in humans commonly relies on responses to influenza viruses generated by ferrets</w:t>
      </w:r>
      <w:r w:rsidR="009D3326" w:rsidRPr="00B245E7">
        <w:rPr>
          <w:sz w:val="22"/>
          <w:szCs w:val="22"/>
        </w:rPr>
        <w:t xml:space="preserve"> as does some vaccine strain selection</w:t>
      </w:r>
      <w:r w:rsidR="004239FE" w:rsidRPr="00B245E7">
        <w:rPr>
          <w:sz w:val="22"/>
          <w:szCs w:val="22"/>
        </w:rPr>
        <w:t xml:space="preserve"> in </w:t>
      </w:r>
      <w:r w:rsidR="003D22B5" w:rsidRPr="00B245E7">
        <w:rPr>
          <w:sz w:val="22"/>
          <w:szCs w:val="22"/>
        </w:rPr>
        <w:t xml:space="preserve">other </w:t>
      </w:r>
      <w:r w:rsidR="004239FE" w:rsidRPr="00B245E7">
        <w:rPr>
          <w:sz w:val="22"/>
          <w:szCs w:val="22"/>
        </w:rPr>
        <w:t xml:space="preserve">animals </w:t>
      </w:r>
      <w:r w:rsidR="003D22B5" w:rsidRPr="00B245E7">
        <w:rPr>
          <w:sz w:val="22"/>
          <w:szCs w:val="22"/>
        </w:rPr>
        <w:t>(</w:t>
      </w:r>
      <w:r w:rsidR="004239FE" w:rsidRPr="00B245E7">
        <w:rPr>
          <w:sz w:val="22"/>
          <w:szCs w:val="22"/>
        </w:rPr>
        <w:t>e.g.</w:t>
      </w:r>
      <w:r w:rsidR="003D22B5" w:rsidRPr="00B245E7">
        <w:rPr>
          <w:sz w:val="22"/>
          <w:szCs w:val="22"/>
        </w:rPr>
        <w:t>,</w:t>
      </w:r>
      <w:r w:rsidR="004239FE" w:rsidRPr="00B245E7">
        <w:rPr>
          <w:sz w:val="22"/>
          <w:szCs w:val="22"/>
        </w:rPr>
        <w:t xml:space="preserve"> horses</w:t>
      </w:r>
      <w:r w:rsidR="003D22B5" w:rsidRPr="00B245E7">
        <w:rPr>
          <w:sz w:val="22"/>
          <w:szCs w:val="22"/>
        </w:rPr>
        <w:t>)</w:t>
      </w:r>
      <w:r w:rsidRPr="00B245E7">
        <w:rPr>
          <w:sz w:val="22"/>
          <w:szCs w:val="22"/>
        </w:rPr>
        <w:t>. To date there has not been a quantitative and comparative assessment of the two hosts immunological responses</w:t>
      </w:r>
      <w:r w:rsidR="00267666" w:rsidRPr="00B245E7">
        <w:rPr>
          <w:sz w:val="22"/>
          <w:szCs w:val="22"/>
        </w:rPr>
        <w:t xml:space="preserve"> to influenza</w:t>
      </w:r>
      <w:r w:rsidRPr="00B245E7">
        <w:rPr>
          <w:sz w:val="22"/>
          <w:szCs w:val="22"/>
        </w:rPr>
        <w:t xml:space="preserve"> and whether one or other of the models</w:t>
      </w:r>
      <w:r w:rsidR="00267666" w:rsidRPr="00B245E7">
        <w:rPr>
          <w:sz w:val="22"/>
          <w:szCs w:val="22"/>
        </w:rPr>
        <w:t xml:space="preserve"> (pig or ferret)</w:t>
      </w:r>
      <w:r w:rsidRPr="00B245E7">
        <w:rPr>
          <w:sz w:val="22"/>
          <w:szCs w:val="22"/>
        </w:rPr>
        <w:t xml:space="preserve"> are more appropriate to assess phenotypic evolution in different </w:t>
      </w:r>
      <w:r w:rsidR="00E6717E" w:rsidRPr="00B245E7">
        <w:rPr>
          <w:sz w:val="22"/>
          <w:szCs w:val="22"/>
        </w:rPr>
        <w:t>scenarios</w:t>
      </w:r>
      <w:r w:rsidRPr="00B245E7">
        <w:rPr>
          <w:sz w:val="22"/>
          <w:szCs w:val="22"/>
        </w:rPr>
        <w:t>. Here we showed</w:t>
      </w:r>
      <w:ins w:id="829" w:author="Coggon, Amelia Charlotte" w:date="2024-12-11T20:42:00Z" w16du:dateUtc="2024-12-11T19:42:00Z">
        <w:r w:rsidR="003E10E9">
          <w:rPr>
            <w:sz w:val="22"/>
            <w:szCs w:val="22"/>
          </w:rPr>
          <w:t>,</w:t>
        </w:r>
      </w:ins>
      <w:r w:rsidRPr="00B245E7">
        <w:rPr>
          <w:sz w:val="22"/>
          <w:szCs w:val="22"/>
        </w:rPr>
        <w:t xml:space="preserve"> </w:t>
      </w:r>
      <w:ins w:id="830" w:author="Coggon, Amelia Charlotte" w:date="2024-12-11T20:42:00Z" w16du:dateUtc="2024-12-11T19:42:00Z">
        <w:r w:rsidR="003E10E9">
          <w:rPr>
            <w:sz w:val="22"/>
            <w:szCs w:val="22"/>
          </w:rPr>
          <w:t xml:space="preserve">despite slightly varied immunisation regimes, </w:t>
        </w:r>
      </w:ins>
      <w:r w:rsidR="00FA2555" w:rsidRPr="00B245E7">
        <w:rPr>
          <w:sz w:val="22"/>
          <w:szCs w:val="22"/>
        </w:rPr>
        <w:t>with</w:t>
      </w:r>
      <w:r w:rsidRPr="00B245E7">
        <w:rPr>
          <w:sz w:val="22"/>
          <w:szCs w:val="22"/>
        </w:rPr>
        <w:t xml:space="preserve"> matche</w:t>
      </w:r>
      <w:r w:rsidR="00FA2555" w:rsidRPr="00B245E7">
        <w:rPr>
          <w:sz w:val="22"/>
          <w:szCs w:val="22"/>
        </w:rPr>
        <w:t>d</w:t>
      </w:r>
      <w:r w:rsidRPr="00B245E7">
        <w:rPr>
          <w:sz w:val="22"/>
          <w:szCs w:val="22"/>
        </w:rPr>
        <w:t xml:space="preserve"> viruses and antisera</w:t>
      </w:r>
      <w:r w:rsidR="00FA2555" w:rsidRPr="00B245E7">
        <w:rPr>
          <w:sz w:val="22"/>
          <w:szCs w:val="22"/>
        </w:rPr>
        <w:t xml:space="preserve"> raised</w:t>
      </w:r>
      <w:r w:rsidRPr="00B245E7">
        <w:rPr>
          <w:sz w:val="22"/>
          <w:szCs w:val="22"/>
        </w:rPr>
        <w:t xml:space="preserve"> in both hosts, that the breadth and </w:t>
      </w:r>
      <w:r w:rsidR="008E5079" w:rsidRPr="00B245E7">
        <w:rPr>
          <w:sz w:val="22"/>
          <w:szCs w:val="22"/>
        </w:rPr>
        <w:t xml:space="preserve">relative </w:t>
      </w:r>
      <w:r w:rsidRPr="00B245E7">
        <w:rPr>
          <w:sz w:val="22"/>
          <w:szCs w:val="22"/>
        </w:rPr>
        <w:t>magnitude of the immunological response was equivalent</w:t>
      </w:r>
      <w:r w:rsidR="003D22B5" w:rsidRPr="00B245E7">
        <w:rPr>
          <w:sz w:val="22"/>
          <w:szCs w:val="22"/>
        </w:rPr>
        <w:t xml:space="preserve"> using antibody landscaping</w:t>
      </w:r>
      <w:r w:rsidRPr="00B245E7">
        <w:rPr>
          <w:sz w:val="22"/>
          <w:szCs w:val="22"/>
        </w:rPr>
        <w:t xml:space="preserve">. This is critical as it allows triage of viruses circulating in pigs to be validly undertaken using either model system, and extrapolation between the two in selecting </w:t>
      </w:r>
      <w:commentRangeStart w:id="831"/>
      <w:r w:rsidR="003D22B5" w:rsidRPr="00B245E7">
        <w:rPr>
          <w:sz w:val="22"/>
          <w:szCs w:val="22"/>
        </w:rPr>
        <w:t xml:space="preserve">viruses </w:t>
      </w:r>
      <w:commentRangeEnd w:id="831"/>
      <w:r w:rsidR="003D22B5" w:rsidRPr="00B245E7">
        <w:rPr>
          <w:rStyle w:val="CommentReference"/>
          <w:rFonts w:eastAsiaTheme="minorHAnsi"/>
          <w:sz w:val="22"/>
          <w:szCs w:val="22"/>
          <w:lang w:eastAsia="en-US"/>
        </w:rPr>
        <w:commentReference w:id="831"/>
      </w:r>
      <w:r w:rsidRPr="00B245E7">
        <w:rPr>
          <w:sz w:val="22"/>
          <w:szCs w:val="22"/>
        </w:rPr>
        <w:t>of interest for further assessment</w:t>
      </w:r>
      <w:r w:rsidR="004E44C5" w:rsidRPr="00B245E7">
        <w:rPr>
          <w:sz w:val="22"/>
          <w:szCs w:val="22"/>
        </w:rPr>
        <w:t xml:space="preserve"> such as antigenic variance from vaccine strain or for pandemic preparedness.</w:t>
      </w:r>
      <w:ins w:id="832" w:author="Coggon, Amelia Charlotte" w:date="2024-12-11T20:44:00Z" w16du:dateUtc="2024-12-11T19:44:00Z">
        <w:r w:rsidR="003E10E9">
          <w:rPr>
            <w:sz w:val="22"/>
            <w:szCs w:val="22"/>
          </w:rPr>
          <w:t xml:space="preserve"> </w:t>
        </w:r>
      </w:ins>
    </w:p>
    <w:p w14:paraId="2E188398" w14:textId="749E5211" w:rsidR="003E10E9" w:rsidRDefault="003E10E9" w:rsidP="00C0233D">
      <w:pPr>
        <w:spacing w:line="360" w:lineRule="auto"/>
        <w:rPr>
          <w:ins w:id="833" w:author="Coggon, Amelia Charlotte" w:date="2024-12-11T20:41:00Z" w16du:dateUtc="2024-12-11T19:41:00Z"/>
          <w:sz w:val="22"/>
          <w:szCs w:val="22"/>
        </w:rPr>
      </w:pPr>
      <w:ins w:id="834" w:author="Coggon, Amelia Charlotte" w:date="2024-12-11T20:43:00Z" w16du:dateUtc="2024-12-11T19:43:00Z">
        <w:r>
          <w:rPr>
            <w:sz w:val="22"/>
            <w:szCs w:val="22"/>
          </w:rPr>
          <w:t>This also indicates that</w:t>
        </w:r>
      </w:ins>
      <w:ins w:id="835" w:author="Coggon, Amelia Charlotte" w:date="2024-12-11T20:41:00Z" w16du:dateUtc="2024-12-11T19:41:00Z">
        <w:r w:rsidRPr="00B245E7">
          <w:rPr>
            <w:sz w:val="22"/>
            <w:szCs w:val="22"/>
          </w:rPr>
          <w:t xml:space="preserve"> either vaccination </w:t>
        </w:r>
      </w:ins>
      <w:ins w:id="836" w:author="Coggon, Amelia Charlotte" w:date="2024-12-11T20:43:00Z" w16du:dateUtc="2024-12-11T19:43:00Z">
        <w:r>
          <w:rPr>
            <w:sz w:val="22"/>
            <w:szCs w:val="22"/>
          </w:rPr>
          <w:t xml:space="preserve">(in pigs) </w:t>
        </w:r>
      </w:ins>
      <w:ins w:id="837" w:author="Coggon, Amelia Charlotte" w:date="2024-12-11T20:41:00Z" w16du:dateUtc="2024-12-11T19:41:00Z">
        <w:r w:rsidRPr="00B245E7">
          <w:rPr>
            <w:sz w:val="22"/>
            <w:szCs w:val="22"/>
          </w:rPr>
          <w:t xml:space="preserve">or infection </w:t>
        </w:r>
      </w:ins>
      <w:ins w:id="838" w:author="Coggon, Amelia Charlotte" w:date="2024-12-11T20:43:00Z" w16du:dateUtc="2024-12-11T19:43:00Z">
        <w:r>
          <w:rPr>
            <w:sz w:val="22"/>
            <w:szCs w:val="22"/>
          </w:rPr>
          <w:t xml:space="preserve">(in ferrets) </w:t>
        </w:r>
      </w:ins>
      <w:ins w:id="839" w:author="Coggon, Amelia Charlotte" w:date="2024-12-11T20:41:00Z" w16du:dateUtc="2024-12-11T19:41:00Z">
        <w:r w:rsidRPr="00B245E7">
          <w:rPr>
            <w:sz w:val="22"/>
            <w:szCs w:val="22"/>
          </w:rPr>
          <w:t>as the antigen presentation route is equivalent</w:t>
        </w:r>
      </w:ins>
      <w:ins w:id="840" w:author="Coggon, Amelia Charlotte" w:date="2024-12-11T20:44:00Z" w16du:dateUtc="2024-12-11T19:44:00Z">
        <w:r>
          <w:rPr>
            <w:sz w:val="22"/>
            <w:szCs w:val="22"/>
          </w:rPr>
          <w:t>, demonstrating</w:t>
        </w:r>
      </w:ins>
      <w:ins w:id="841" w:author="Coggon, Amelia Charlotte" w:date="2024-12-11T20:41:00Z" w16du:dateUtc="2024-12-11T19:41:00Z">
        <w:r>
          <w:rPr>
            <w:sz w:val="22"/>
            <w:szCs w:val="22"/>
          </w:rPr>
          <w:t xml:space="preserve"> a level </w:t>
        </w:r>
      </w:ins>
      <w:ins w:id="842" w:author="Coggon, Amelia Charlotte" w:date="2024-12-11T20:44:00Z" w16du:dateUtc="2024-12-11T19:44:00Z">
        <w:r>
          <w:rPr>
            <w:sz w:val="22"/>
            <w:szCs w:val="22"/>
          </w:rPr>
          <w:t xml:space="preserve">of </w:t>
        </w:r>
      </w:ins>
      <w:ins w:id="843" w:author="Coggon, Amelia Charlotte" w:date="2024-12-11T20:41:00Z" w16du:dateUtc="2024-12-11T19:41:00Z">
        <w:r>
          <w:rPr>
            <w:sz w:val="22"/>
            <w:szCs w:val="22"/>
          </w:rPr>
          <w:t>tolerance between different immunisation regimes</w:t>
        </w:r>
      </w:ins>
      <w:ins w:id="844" w:author="Coggon, Amelia Charlotte" w:date="2024-12-11T20:44:00Z" w16du:dateUtc="2024-12-11T19:44:00Z">
        <w:r>
          <w:rPr>
            <w:sz w:val="22"/>
            <w:szCs w:val="22"/>
          </w:rPr>
          <w:t>,</w:t>
        </w:r>
      </w:ins>
      <w:ins w:id="845" w:author="Coggon, Amelia Charlotte" w:date="2024-12-11T20:41:00Z" w16du:dateUtc="2024-12-11T19:41:00Z">
        <w:r>
          <w:rPr>
            <w:sz w:val="22"/>
            <w:szCs w:val="22"/>
          </w:rPr>
          <w:t xml:space="preserve"> for example when comparing two doses of vaccine in pigs and one dose of live virus in ferrets. </w:t>
        </w:r>
      </w:ins>
    </w:p>
    <w:p w14:paraId="49683010" w14:textId="77777777" w:rsidR="003E10E9" w:rsidRPr="00B245E7" w:rsidRDefault="003E10E9" w:rsidP="00C0233D">
      <w:pPr>
        <w:spacing w:line="360" w:lineRule="auto"/>
        <w:rPr>
          <w:ins w:id="846" w:author="Coggon, Amelia Charlotte" w:date="2024-12-11T18:54:00Z" w16du:dateUtc="2024-12-11T17:54:00Z"/>
          <w:sz w:val="22"/>
          <w:szCs w:val="22"/>
        </w:rPr>
      </w:pPr>
    </w:p>
    <w:p w14:paraId="27D680FE" w14:textId="1CF9F7B7" w:rsidR="00C0233D" w:rsidRPr="00B245E7" w:rsidRDefault="00C0233D" w:rsidP="00C0233D">
      <w:pPr>
        <w:spacing w:line="360" w:lineRule="auto"/>
        <w:rPr>
          <w:ins w:id="847" w:author="Coggon, Amelia Charlotte" w:date="2024-12-11T18:54:00Z" w16du:dateUtc="2024-12-11T17:54:00Z"/>
          <w:sz w:val="22"/>
          <w:szCs w:val="22"/>
        </w:rPr>
      </w:pPr>
      <w:commentRangeStart w:id="848"/>
      <w:ins w:id="849" w:author="Coggon, Amelia Charlotte" w:date="2024-12-11T18:54:00Z" w16du:dateUtc="2024-12-11T17:54:00Z">
        <w:r w:rsidRPr="00B245E7">
          <w:rPr>
            <w:sz w:val="22"/>
            <w:szCs w:val="22"/>
          </w:rPr>
          <w:t xml:space="preserve">Since swine influenza also impacts animal health and </w:t>
        </w:r>
      </w:ins>
      <w:ins w:id="850" w:author="Coggon, Amelia Charlotte" w:date="2024-12-11T18:55:00Z" w16du:dateUtc="2024-12-11T17:55:00Z">
        <w:r w:rsidR="00F531A7" w:rsidRPr="00B245E7">
          <w:rPr>
            <w:sz w:val="22"/>
            <w:szCs w:val="22"/>
          </w:rPr>
          <w:t>production,</w:t>
        </w:r>
      </w:ins>
      <w:ins w:id="851" w:author="Coggon, Amelia Charlotte" w:date="2024-12-11T18:54:00Z" w16du:dateUtc="2024-12-11T17:54:00Z">
        <w:r w:rsidRPr="00B245E7">
          <w:rPr>
            <w:sz w:val="22"/>
            <w:szCs w:val="22"/>
          </w:rPr>
          <w:t xml:space="preserve"> we assessed the distance from currently circulating strains to vaccine strains used in European pigs. We found variability in putative strain match based on HI assay data and </w:t>
        </w:r>
        <w:commentRangeStart w:id="852"/>
        <w:commentRangeStart w:id="853"/>
        <w:r w:rsidRPr="00B245E7">
          <w:rPr>
            <w:sz w:val="22"/>
            <w:szCs w:val="22"/>
          </w:rPr>
          <w:t>ferret antisera</w:t>
        </w:r>
        <w:commentRangeEnd w:id="852"/>
        <w:r>
          <w:rPr>
            <w:rStyle w:val="CommentReference"/>
            <w:rFonts w:asciiTheme="minorHAnsi" w:eastAsiaTheme="minorHAnsi" w:hAnsiTheme="minorHAnsi" w:cstheme="minorBidi"/>
            <w:lang w:eastAsia="en-US"/>
          </w:rPr>
          <w:commentReference w:id="852"/>
        </w:r>
        <w:commentRangeEnd w:id="853"/>
        <w:r>
          <w:rPr>
            <w:rStyle w:val="CommentReference"/>
            <w:rFonts w:asciiTheme="minorHAnsi" w:eastAsiaTheme="minorHAnsi" w:hAnsiTheme="minorHAnsi" w:cstheme="minorBidi"/>
            <w:lang w:eastAsia="en-US"/>
          </w:rPr>
          <w:commentReference w:id="853"/>
        </w:r>
        <w:r w:rsidRPr="00B245E7">
          <w:rPr>
            <w:sz w:val="22"/>
            <w:szCs w:val="22"/>
          </w:rPr>
          <w:t xml:space="preserve">, with </w:t>
        </w:r>
        <w:commentRangeStart w:id="854"/>
        <w:r w:rsidRPr="00B245E7">
          <w:rPr>
            <w:sz w:val="22"/>
            <w:szCs w:val="22"/>
          </w:rPr>
          <w:t>some</w:t>
        </w:r>
      </w:ins>
      <w:ins w:id="855" w:author="Coggon, Amelia Charlotte" w:date="2024-12-11T18:58:00Z" w16du:dateUtc="2024-12-11T17:58:00Z">
        <w:r w:rsidR="008C08FD">
          <w:rPr>
            <w:sz w:val="22"/>
            <w:szCs w:val="22"/>
          </w:rPr>
          <w:t xml:space="preserve"> 1C </w:t>
        </w:r>
      </w:ins>
      <w:ins w:id="856" w:author="Coggon, Amelia Charlotte" w:date="2024-12-11T19:00:00Z" w16du:dateUtc="2024-12-11T18:00:00Z">
        <w:r w:rsidR="008C08FD">
          <w:rPr>
            <w:sz w:val="22"/>
            <w:szCs w:val="22"/>
          </w:rPr>
          <w:t>lineage</w:t>
        </w:r>
      </w:ins>
      <w:ins w:id="857" w:author="Coggon, Amelia Charlotte" w:date="2024-12-11T18:54:00Z" w16du:dateUtc="2024-12-11T17:54:00Z">
        <w:r w:rsidRPr="00B245E7">
          <w:rPr>
            <w:sz w:val="22"/>
            <w:szCs w:val="22"/>
          </w:rPr>
          <w:t xml:space="preserve"> strains close to the within-lineage antiserum </w:t>
        </w:r>
        <w:commentRangeEnd w:id="854"/>
        <w:r>
          <w:rPr>
            <w:rStyle w:val="CommentReference"/>
            <w:rFonts w:asciiTheme="minorHAnsi" w:eastAsiaTheme="minorHAnsi" w:hAnsiTheme="minorHAnsi" w:cstheme="minorBidi"/>
            <w:lang w:eastAsia="en-US"/>
          </w:rPr>
          <w:commentReference w:id="854"/>
        </w:r>
        <w:commentRangeStart w:id="858"/>
        <w:r w:rsidRPr="00B245E7">
          <w:rPr>
            <w:sz w:val="22"/>
            <w:szCs w:val="22"/>
          </w:rPr>
          <w:t xml:space="preserve">whereas others </w:t>
        </w:r>
      </w:ins>
      <w:ins w:id="859" w:author="Coggon, Amelia Charlotte" w:date="2024-12-11T18:57:00Z" w16du:dateUtc="2024-12-11T17:57:00Z">
        <w:r w:rsidR="008C08FD">
          <w:rPr>
            <w:sz w:val="22"/>
            <w:szCs w:val="22"/>
          </w:rPr>
          <w:t xml:space="preserve">including </w:t>
        </w:r>
        <w:r w:rsidR="008C08FD" w:rsidRPr="00B245E7">
          <w:rPr>
            <w:sz w:val="22"/>
            <w:szCs w:val="22"/>
          </w:rPr>
          <w:t>1A.3.3.2</w:t>
        </w:r>
        <w:r w:rsidR="008C08FD">
          <w:rPr>
            <w:sz w:val="22"/>
            <w:szCs w:val="22"/>
          </w:rPr>
          <w:t>,</w:t>
        </w:r>
      </w:ins>
      <w:ins w:id="860" w:author="Coggon, Amelia Charlotte" w:date="2024-12-11T19:01:00Z" w16du:dateUtc="2024-12-11T18:01:00Z">
        <w:r w:rsidR="008C08FD">
          <w:rPr>
            <w:sz w:val="22"/>
            <w:szCs w:val="22"/>
          </w:rPr>
          <w:t xml:space="preserve"> 1C.2.4, 1C.2.5</w:t>
        </w:r>
      </w:ins>
      <w:ins w:id="861" w:author="Coggon, Amelia Charlotte" w:date="2024-12-11T18:57:00Z" w16du:dateUtc="2024-12-11T17:57:00Z">
        <w:r w:rsidR="008C08FD">
          <w:rPr>
            <w:sz w:val="22"/>
            <w:szCs w:val="22"/>
          </w:rPr>
          <w:t xml:space="preserve"> </w:t>
        </w:r>
      </w:ins>
      <w:ins w:id="862" w:author="Coggon, Amelia Charlotte" w:date="2024-12-11T19:01:00Z" w16du:dateUtc="2024-12-11T18:01:00Z">
        <w:r w:rsidR="008C08FD">
          <w:rPr>
            <w:sz w:val="22"/>
            <w:szCs w:val="22"/>
          </w:rPr>
          <w:t xml:space="preserve">clade viruses </w:t>
        </w:r>
      </w:ins>
      <w:ins w:id="863" w:author="Coggon, Amelia Charlotte" w:date="2024-12-11T18:54:00Z" w16du:dateUtc="2024-12-11T17:54:00Z">
        <w:r w:rsidRPr="00B245E7">
          <w:rPr>
            <w:sz w:val="22"/>
            <w:szCs w:val="22"/>
          </w:rPr>
          <w:t xml:space="preserve">were distant </w:t>
        </w:r>
        <w:commentRangeEnd w:id="858"/>
        <w:r>
          <w:rPr>
            <w:rStyle w:val="CommentReference"/>
            <w:rFonts w:asciiTheme="minorHAnsi" w:eastAsiaTheme="minorHAnsi" w:hAnsiTheme="minorHAnsi" w:cstheme="minorBidi"/>
            <w:lang w:eastAsia="en-US"/>
          </w:rPr>
          <w:commentReference w:id="858"/>
        </w:r>
        <w:r w:rsidRPr="00B245E7">
          <w:rPr>
            <w:sz w:val="22"/>
            <w:szCs w:val="22"/>
          </w:rPr>
          <w:t xml:space="preserve">(&gt;3 AU). </w:t>
        </w:r>
        <w:commentRangeStart w:id="864"/>
        <w:r w:rsidRPr="00B245E7">
          <w:rPr>
            <w:sz w:val="22"/>
            <w:szCs w:val="22"/>
          </w:rPr>
          <w:t>Such large antigenic distances are likely to impact vaccine efficacy in the field</w:t>
        </w:r>
        <w:commentRangeEnd w:id="864"/>
        <w:r>
          <w:rPr>
            <w:rStyle w:val="CommentReference"/>
            <w:rFonts w:asciiTheme="minorHAnsi" w:eastAsiaTheme="minorHAnsi" w:hAnsiTheme="minorHAnsi" w:cstheme="minorBidi"/>
            <w:lang w:eastAsia="en-US"/>
          </w:rPr>
          <w:commentReference w:id="864"/>
        </w:r>
        <w:r w:rsidRPr="00B245E7">
          <w:rPr>
            <w:sz w:val="22"/>
            <w:szCs w:val="22"/>
          </w:rPr>
          <w:t>,</w:t>
        </w:r>
      </w:ins>
      <w:ins w:id="865" w:author="Coggon, Amelia Charlotte" w:date="2024-12-11T19:03:00Z" w16du:dateUtc="2024-12-11T18:03:00Z">
        <w:r w:rsidR="008C08FD">
          <w:rPr>
            <w:sz w:val="22"/>
            <w:szCs w:val="22"/>
          </w:rPr>
          <w:t xml:space="preserve"> as reported by </w:t>
        </w:r>
        <w:proofErr w:type="spellStart"/>
        <w:r w:rsidR="008C08FD">
          <w:rPr>
            <w:sz w:val="22"/>
            <w:szCs w:val="22"/>
          </w:rPr>
          <w:t>Deblanc</w:t>
        </w:r>
        <w:proofErr w:type="spellEnd"/>
        <w:r w:rsidR="008C08FD">
          <w:rPr>
            <w:sz w:val="22"/>
            <w:szCs w:val="22"/>
          </w:rPr>
          <w:t xml:space="preserve"> </w:t>
        </w:r>
        <w:r w:rsidR="008C08FD">
          <w:rPr>
            <w:i/>
            <w:iCs/>
            <w:sz w:val="22"/>
            <w:szCs w:val="22"/>
          </w:rPr>
          <w:t xml:space="preserve">et al., </w:t>
        </w:r>
        <w:r w:rsidR="008C08FD">
          <w:rPr>
            <w:sz w:val="22"/>
            <w:szCs w:val="22"/>
          </w:rPr>
          <w:t>(2024)</w:t>
        </w:r>
      </w:ins>
      <w:ins w:id="866" w:author="Coggon, Amelia Charlotte" w:date="2024-12-11T19:04:00Z" w16du:dateUtc="2024-12-11T18:04:00Z">
        <w:r w:rsidR="008C08FD">
          <w:rPr>
            <w:sz w:val="22"/>
            <w:szCs w:val="22"/>
          </w:rPr>
          <w:t xml:space="preserve"> </w:t>
        </w:r>
      </w:ins>
      <w:ins w:id="867" w:author="Coggon, Amelia Charlotte" w:date="2024-12-11T19:05:00Z" w16du:dateUtc="2024-12-11T18:05:00Z">
        <w:r w:rsidR="00992FD4">
          <w:rPr>
            <w:sz w:val="22"/>
            <w:szCs w:val="22"/>
          </w:rPr>
          <w:t>on</w:t>
        </w:r>
      </w:ins>
      <w:ins w:id="868" w:author="Coggon, Amelia Charlotte" w:date="2024-12-11T19:04:00Z" w16du:dateUtc="2024-12-11T18:04:00Z">
        <w:r w:rsidR="008C08FD">
          <w:rPr>
            <w:sz w:val="22"/>
            <w:szCs w:val="22"/>
          </w:rPr>
          <w:t xml:space="preserve"> the emergence of </w:t>
        </w:r>
      </w:ins>
      <w:ins w:id="869" w:author="Coggon, Amelia Charlotte" w:date="2024-12-11T19:05:00Z" w16du:dateUtc="2024-12-11T18:05:00Z">
        <w:r w:rsidR="00992FD4">
          <w:rPr>
            <w:sz w:val="22"/>
            <w:szCs w:val="22"/>
          </w:rPr>
          <w:t>the</w:t>
        </w:r>
      </w:ins>
      <w:ins w:id="870" w:author="Coggon, Amelia Charlotte" w:date="2024-12-11T19:04:00Z" w16du:dateUtc="2024-12-11T18:04:00Z">
        <w:r w:rsidR="008C08FD">
          <w:rPr>
            <w:sz w:val="22"/>
            <w:szCs w:val="22"/>
          </w:rPr>
          <w:t xml:space="preserve"> H1N2 clade 1C.2.4 virus</w:t>
        </w:r>
      </w:ins>
      <w:ins w:id="871" w:author="Coggon, Amelia Charlotte" w:date="2024-12-11T19:05:00Z" w16du:dateUtc="2024-12-11T18:05:00Z">
        <w:r w:rsidR="00992FD4">
          <w:rPr>
            <w:sz w:val="22"/>
            <w:szCs w:val="22"/>
          </w:rPr>
          <w:t xml:space="preserve"> in France</w:t>
        </w:r>
      </w:ins>
      <w:ins w:id="872" w:author="Coggon, Amelia Charlotte" w:date="2024-12-11T19:04:00Z" w16du:dateUtc="2024-12-11T18:04:00Z">
        <w:r w:rsidR="008C08FD">
          <w:rPr>
            <w:sz w:val="22"/>
            <w:szCs w:val="22"/>
          </w:rPr>
          <w:t>,</w:t>
        </w:r>
      </w:ins>
      <w:ins w:id="873" w:author="Coggon, Amelia Charlotte" w:date="2024-12-11T18:54:00Z" w16du:dateUtc="2024-12-11T17:54:00Z">
        <w:r w:rsidRPr="00B245E7">
          <w:rPr>
            <w:sz w:val="22"/>
            <w:szCs w:val="22"/>
          </w:rPr>
          <w:t xml:space="preserve"> despite adjuvant use to broaden a response </w:t>
        </w:r>
        <w:r w:rsidRPr="00B245E7">
          <w:rPr>
            <w:sz w:val="22"/>
            <w:szCs w:val="22"/>
          </w:rPr>
          <w:fldChar w:fldCharType="begin"/>
        </w:r>
        <w:r>
          <w:rPr>
            <w:sz w:val="22"/>
            <w:szCs w:val="22"/>
          </w:rPr>
          <w:instrText xml:space="preserve"> ADDIN ZOTERO_ITEM CSL_CITATION {"citationID":"iC8arVdR","properties":{"formattedCitation":"(Souza {\\i{}et al.}, 2018)","plainCitation":"(Souza et al., 2018)","noteIndex":0},"citationItems":[{"id":"7HjIxZio/7i9oPyYd","uris":["http://zotero.org/users/local/B2LbxeEm/items/EHEPIA8D"],"itemData":{"id":69,"type":"article-journal","abstract":"Influenza A virus (IAV) causes a disease burden in the swine industry in the US and is a challenge to prevent due to substantial genetic and antigenic diversity of IAV that circulate in pig populations. Whole inactivated virus (WIV) vaccines formulated with oil-in-water (OW) adjuvant are commonly used in swine. However, WIV-OW are associated with vaccine-associated enhanced respiratory disease (VAERD) when the hemagglutinin and neuraminidase of the vaccine strain are mismatched with the challenge virus. Here, we assessed if different types of adjuvant in WIV vaccine formulations impacted VAERD outcome. WIV vaccines with a swine δ1-H1N2 were formulated with different commercial adjuvants: OW1, OW2, nano-emulsion squalene-based (NE) and gel polymer (GP). Pigs were vaccinated twice by the intramuscular route, 3 weeks apart, then challenged with an H1N1pdm09 three weeks post-boost and necropsied at 5 days post infection. All WIV vaccines elicited antibodies detected using the hemagglutination inhibition (HI) assay against the homologous vaccine virus, but not against the heterologous challenge virus; in contrast, all vaccinated groups had cross-reactive IgG antibody and IFN-γ responses against H1N1pdm09, with a higher magnitude observed in OW groups. Both OW groups demonstrated robust homologous HI titers and cross-reactivity against heterologous H1 viruses in the same genetic lineage. However, both OW groups had severe immunopathology consistent with VAERD after challenge when compared to NE, GP, and non-vaccinated challenge controls. None of the WIV formulations protected pigs from heterologous virus replication in the lungs or nasal cavity. Thus, although the type of adjuvant in the WIV formulation played a significant role in the magnitude of immune response to homologous and antigenically similar H1, none tested here increased the breadth of protection against the antigenically-distinct challenge virus, and some impacted immunopathology after challenge.","container-title":"Vaccine","DOI":"10.1016/j.vaccine.2018.08.072","ISSN":"0264-410X","issue":"41","journalAbbreviation":"Vaccine","language":"en","page":"6103-6110","source":"ScienceDirect","title":"The type of adjuvant in whole inactivated influenza a virus vaccines impacts vaccine-associated enhanced respiratory disease","volume":"36","author":[{"family":"Souza","given":"Carine K."},{"family":"Rajão","given":"Daniela S."},{"family":"Sandbulte","given":"Matthew R."},{"family":"Lopes","given":"Sara"},{"family":"Lewis","given":"Nicola S."},{"family":"Loving","given":"Crystal L."},{"family":"Gauger","given":"Phillip C."},{"family":"Vincent","given":"Amy L."}],"issued":{"date-parts":[["2018",10,1]]}}}],"schema":"https://github.com/citation-style-language/schema/raw/master/csl-citation.json"} </w:instrText>
        </w:r>
        <w:r w:rsidRPr="00B245E7">
          <w:rPr>
            <w:sz w:val="22"/>
            <w:szCs w:val="22"/>
          </w:rPr>
          <w:fldChar w:fldCharType="separate"/>
        </w:r>
        <w:r w:rsidRPr="00B245E7">
          <w:rPr>
            <w:sz w:val="22"/>
            <w:szCs w:val="22"/>
          </w:rPr>
          <w:t xml:space="preserve">(Souza </w:t>
        </w:r>
        <w:r w:rsidRPr="00B245E7">
          <w:rPr>
            <w:i/>
            <w:iCs/>
            <w:sz w:val="22"/>
            <w:szCs w:val="22"/>
          </w:rPr>
          <w:t>et al.</w:t>
        </w:r>
        <w:r w:rsidRPr="00B245E7">
          <w:rPr>
            <w:sz w:val="22"/>
            <w:szCs w:val="22"/>
          </w:rPr>
          <w:t>, 2018)</w:t>
        </w:r>
        <w:r w:rsidRPr="00B245E7">
          <w:rPr>
            <w:sz w:val="22"/>
            <w:szCs w:val="22"/>
          </w:rPr>
          <w:fldChar w:fldCharType="end"/>
        </w:r>
        <w:r w:rsidRPr="00B245E7">
          <w:rPr>
            <w:sz w:val="22"/>
            <w:szCs w:val="22"/>
          </w:rPr>
          <w:t>. Subsequent work should focus on defining correlates of cross-protection for the observed antigenic diversity in pigs to provide a quantitative basis for when vaccine might need updating.</w:t>
        </w:r>
        <w:commentRangeEnd w:id="848"/>
        <w:r>
          <w:rPr>
            <w:rStyle w:val="CommentReference"/>
            <w:rFonts w:asciiTheme="minorHAnsi" w:eastAsiaTheme="minorHAnsi" w:hAnsiTheme="minorHAnsi" w:cstheme="minorBidi"/>
            <w:lang w:eastAsia="en-US"/>
          </w:rPr>
          <w:commentReference w:id="848"/>
        </w:r>
        <w:r>
          <w:rPr>
            <w:sz w:val="22"/>
            <w:szCs w:val="22"/>
          </w:rPr>
          <w:t xml:space="preserve"> Furthermore, the </w:t>
        </w:r>
        <w:r w:rsidRPr="00C0233D">
          <w:rPr>
            <w:sz w:val="22"/>
            <w:szCs w:val="22"/>
          </w:rPr>
          <w:t>impact of using poorly matched vaccine upon future virus evolution is unknown at population level and requires evaluation</w:t>
        </w:r>
        <w:r>
          <w:rPr>
            <w:sz w:val="22"/>
            <w:szCs w:val="22"/>
          </w:rPr>
          <w:t>,</w:t>
        </w:r>
        <w:r w:rsidRPr="00C0233D">
          <w:rPr>
            <w:sz w:val="22"/>
            <w:szCs w:val="22"/>
          </w:rPr>
          <w:t xml:space="preserve"> </w:t>
        </w:r>
        <w:r>
          <w:rPr>
            <w:sz w:val="22"/>
            <w:szCs w:val="22"/>
          </w:rPr>
          <w:t>as though vaccination</w:t>
        </w:r>
        <w:r w:rsidRPr="00C0233D">
          <w:rPr>
            <w:sz w:val="22"/>
            <w:szCs w:val="22"/>
          </w:rPr>
          <w:t xml:space="preserve"> protect</w:t>
        </w:r>
        <w:r>
          <w:rPr>
            <w:sz w:val="22"/>
            <w:szCs w:val="22"/>
          </w:rPr>
          <w:t xml:space="preserve">s </w:t>
        </w:r>
        <w:r w:rsidRPr="00C0233D">
          <w:rPr>
            <w:sz w:val="22"/>
            <w:szCs w:val="22"/>
          </w:rPr>
          <w:t>against disease</w:t>
        </w:r>
        <w:r>
          <w:rPr>
            <w:sz w:val="22"/>
            <w:szCs w:val="22"/>
          </w:rPr>
          <w:t xml:space="preserve">, it may not </w:t>
        </w:r>
        <w:r w:rsidRPr="00C0233D">
          <w:rPr>
            <w:sz w:val="22"/>
            <w:szCs w:val="22"/>
          </w:rPr>
          <w:t>reduce shedding</w:t>
        </w:r>
        <w:r>
          <w:rPr>
            <w:sz w:val="22"/>
            <w:szCs w:val="22"/>
          </w:rPr>
          <w:t xml:space="preserve">, nor </w:t>
        </w:r>
        <w:r w:rsidRPr="00C0233D">
          <w:rPr>
            <w:sz w:val="22"/>
            <w:szCs w:val="22"/>
          </w:rPr>
          <w:t xml:space="preserve">transmission </w:t>
        </w:r>
        <w:r>
          <w:rPr>
            <w:sz w:val="22"/>
            <w:szCs w:val="22"/>
          </w:rPr>
          <w:t xml:space="preserve">between nor within herds. This may contribute </w:t>
        </w:r>
        <w:r w:rsidRPr="00C0233D">
          <w:rPr>
            <w:sz w:val="22"/>
            <w:szCs w:val="22"/>
          </w:rPr>
          <w:t>to virus selection</w:t>
        </w:r>
        <w:r>
          <w:rPr>
            <w:sz w:val="22"/>
            <w:szCs w:val="22"/>
          </w:rPr>
          <w:t xml:space="preserve"> and thus change the rate of antigenic evolution. </w:t>
        </w:r>
      </w:ins>
    </w:p>
    <w:p w14:paraId="076AD85E" w14:textId="77777777" w:rsidR="00C005DC" w:rsidRPr="00B245E7" w:rsidRDefault="00C005DC" w:rsidP="00B245E7">
      <w:pPr>
        <w:spacing w:line="360" w:lineRule="auto"/>
        <w:rPr>
          <w:sz w:val="22"/>
          <w:szCs w:val="22"/>
        </w:rPr>
      </w:pPr>
    </w:p>
    <w:p w14:paraId="583369B0" w14:textId="69749089" w:rsidR="000E2F9F" w:rsidRDefault="00DB121F" w:rsidP="00B245E7">
      <w:pPr>
        <w:spacing w:line="360" w:lineRule="auto"/>
        <w:rPr>
          <w:ins w:id="874" w:author="Coggon, Amelia Charlotte" w:date="2024-12-11T19:15:00Z" w16du:dateUtc="2024-12-11T18:15:00Z"/>
          <w:sz w:val="22"/>
          <w:szCs w:val="22"/>
        </w:rPr>
      </w:pPr>
      <w:r w:rsidRPr="00B245E7">
        <w:rPr>
          <w:sz w:val="22"/>
          <w:szCs w:val="22"/>
        </w:rPr>
        <w:lastRenderedPageBreak/>
        <w:t>Since 2017</w:t>
      </w:r>
      <w:r w:rsidR="00F94367" w:rsidRPr="00B245E7">
        <w:rPr>
          <w:sz w:val="22"/>
          <w:szCs w:val="22"/>
        </w:rPr>
        <w:t xml:space="preserve"> there have been several instances of variant cases (human infections with swine influenza A viruses) in Europe. These human variant cases have not been limited to a particular </w:t>
      </w:r>
      <w:r w:rsidR="0037003F" w:rsidRPr="00B245E7">
        <w:rPr>
          <w:sz w:val="22"/>
          <w:szCs w:val="22"/>
        </w:rPr>
        <w:t xml:space="preserve">swine HA </w:t>
      </w:r>
      <w:r w:rsidR="00F94367" w:rsidRPr="00B245E7">
        <w:rPr>
          <w:sz w:val="22"/>
          <w:szCs w:val="22"/>
        </w:rPr>
        <w:t>lineage or country</w:t>
      </w:r>
      <w:r w:rsidR="003D22B5" w:rsidRPr="00B245E7">
        <w:rPr>
          <w:sz w:val="22"/>
          <w:szCs w:val="22"/>
        </w:rPr>
        <w:t xml:space="preserve"> </w:t>
      </w:r>
      <w:r w:rsidR="00B32EEF" w:rsidRPr="00B245E7">
        <w:rPr>
          <w:sz w:val="22"/>
          <w:szCs w:val="22"/>
        </w:rPr>
        <w:fldChar w:fldCharType="begin"/>
      </w:r>
      <w:r w:rsidR="007135D9">
        <w:rPr>
          <w:sz w:val="22"/>
          <w:szCs w:val="22"/>
        </w:rPr>
        <w:instrText xml:space="preserve"> ADDIN ZOTERO_ITEM CSL_CITATION {"citationID":"tccBUihN","properties":{"formattedCitation":"(\\uc0\\u8216{}Influenza_Summary_IRA_HA_interface_02_14_2017.pdf\\uc0\\u8217{}, no date; \\uc0\\u8216{}influenza_summary_ira_ha_interface_09_12_2020final-corrected.pdf\\uc0\\u8217{}, no date; \\uc0\\u8216{}Influenza_Summary_IRA_HA_interface_25_01_2018_FINAL.pdf\\uc0\\u8217{}, no date; \\uc0\\u8216{}influenza_summary_ira_ha_interface_apr_2021.pdf\\uc0\\u8217{}, no date; \\uc0\\u8216{}influenza_summary_ira_ha_interface_jan_2021.pdf\\uc0\\u8217{}, no date; \\uc0\\u8216{}influenza_summary_ira_ha_interface_may_2021.pdf\\uc0\\u8217{}, no date)","plainCitation":"(‘Influenza_Summary_IRA_HA_interface_02_14_2017.pdf’, no date; ‘influenza_summary_ira_ha_interface_09_12_2020final-corrected.pdf’, no date; ‘Influenza_Summary_IRA_HA_interface_25_01_2018_FINAL.pdf’, no date; ‘influenza_summary_ira_ha_interface_apr_2021.pdf’, no date; ‘influenza_summary_ira_ha_interface_jan_2021.pdf’, no date; ‘influenza_summary_ira_ha_interface_may_2021.pdf’, no date)","dontUpdate":true,"noteIndex":0},"citationItems":[{"id":"7HjIxZio/YnpswaCy","uris":["http://zotero.org/users/local/B2LbxeEm/items/JC3S4F6H"],"itemData":{"id":122,"type":"article","title":"Influenza_Summary_IRA_HA_interface_02_14_2017.pdf","URL":"https://www.who.int/influenza/human_animal_interface/Influenza_Summary_IRA_HA_interface_02_14_2017.pdf?ua=1","accessed":{"date-parts":[["2021",6,7]]}},"label":"page"},{"id":"7HjIxZio/7UazeJ5u","uris":["http://zotero.org/users/local/B2LbxeEm/items/QKC482P6"],"itemData":{"id":118,"type":"article","title":"influenza_summary_ira_ha_interface_09_12_2020final-corrected.pdf","URL":"https://cdn.who.int/media/docs/default-source/influenza/human-animal-interface-risk-assessments/influenza_summary_ira_ha_interface_09_12_2020final-corrected.pdf?sfvrsn=2f8ed65e_8&amp;download=true","accessed":{"date-parts":[["2021",6,7]]}},"label":"page"},{"id":"7HjIxZio/563BnyGs","uris":["http://zotero.org/users/local/B2LbxeEm/items/KYAI46GF"],"itemData":{"id":121,"type":"article","title":"Influenza_Summary_IRA_HA_interface_25_01_2018_FINAL.pdf","URL":"https://www.who.int/influenza/human_animal_interface/Influenza_Summary_IRA_HA_interface_25_01_2018_FINAL.pdf?ua=1","accessed":{"date-parts":[["2021",6,7]]}},"label":"page"},{"id":"7HjIxZio/1lqJfKDq","uris":["http://zotero.org/users/local/B2LbxeEm/items/INXSY5KU"],"itemData":{"id":116,"type":"article","title":"influenza_summary_ira_ha_interface_apr_2021.pdf","URL":"https://cdn.who.int/media/docs/default-source/influenza/human-animal-interface-risk-assessments/influenza_summary_ira_ha_interface_apr_2021.pdf?sfvrsn=d08843a8_9&amp;download=true","accessed":{"date-parts":[["2021",6,7]]}},"label":"page"},{"id":"7HjIxZio/PXrmskpE","uris":["http://zotero.org/users/local/B2LbxeEm/items/YKWBQ92Q"],"itemData":{"id":117,"type":"article","title":"influenza_summary_ira_ha_interface_jan_2021.pdf","URL":"https://cdn.who.int/media/docs/default-source/influenza/human-animal-interface-risk-assessments/influenza_summary_ira_ha_interface_jan_2021.pdf?sfvrsn=8199e1e_9&amp;download=true","accessed":{"date-parts":[["2021",6,7]]}},"label":"page"},{"id":"7HjIxZio/1OiIXffe","uris":["http://zotero.org/users/local/B2LbxeEm/items/QBMXFPUH"],"itemData":{"id":115,"type":"article","title":"influenza_summary_ira_ha_interface_may_2021.pdf","URL":"https://cdn.who.int/media/docs/default-source/influenza/human-animal-interface-risk-assessments/influenza_summary_ira_ha_interface_may_2021.pdf?sfvrsn=d75e4b5c_7&amp;download=true","accessed":{"date-parts":[["2021",6,7]]}},"label":"page"}],"schema":"https://github.com/citation-style-language/schema/raw/master/csl-citation.json"} </w:instrText>
      </w:r>
      <w:r w:rsidR="00B32EEF" w:rsidRPr="00B245E7">
        <w:rPr>
          <w:sz w:val="22"/>
          <w:szCs w:val="22"/>
        </w:rPr>
        <w:fldChar w:fldCharType="separate"/>
      </w:r>
      <w:r w:rsidR="00750D5F" w:rsidRPr="00B245E7">
        <w:rPr>
          <w:sz w:val="22"/>
          <w:szCs w:val="22"/>
        </w:rPr>
        <w:t>(</w:t>
      </w:r>
      <w:r w:rsidR="007E2A14" w:rsidRPr="00B245E7">
        <w:rPr>
          <w:sz w:val="22"/>
          <w:szCs w:val="22"/>
        </w:rPr>
        <w:t>WHO, 2017; WHO, 2018; WHO, 2020; WHO 2021a; WHO 2021b; WHO 2021c</w:t>
      </w:r>
      <w:r w:rsidR="00750D5F" w:rsidRPr="00B245E7">
        <w:rPr>
          <w:sz w:val="22"/>
          <w:szCs w:val="22"/>
        </w:rPr>
        <w:t>)</w:t>
      </w:r>
      <w:r w:rsidR="00B32EEF" w:rsidRPr="00B245E7">
        <w:rPr>
          <w:sz w:val="22"/>
          <w:szCs w:val="22"/>
        </w:rPr>
        <w:fldChar w:fldCharType="end"/>
      </w:r>
      <w:r w:rsidR="00F94367" w:rsidRPr="00B245E7">
        <w:rPr>
          <w:sz w:val="22"/>
          <w:szCs w:val="22"/>
        </w:rPr>
        <w:t xml:space="preserve">. Rather </w:t>
      </w:r>
      <w:r w:rsidR="00EF5E9C" w:rsidRPr="00B245E7">
        <w:rPr>
          <w:sz w:val="22"/>
          <w:szCs w:val="22"/>
        </w:rPr>
        <w:t xml:space="preserve">they have been sporadically detected primarily through </w:t>
      </w:r>
      <w:r w:rsidR="000D1B65" w:rsidRPr="00B245E7">
        <w:rPr>
          <w:sz w:val="22"/>
          <w:szCs w:val="22"/>
        </w:rPr>
        <w:t xml:space="preserve">influenza-like illness </w:t>
      </w:r>
      <w:r w:rsidR="00EF5E9C" w:rsidRPr="00B245E7">
        <w:rPr>
          <w:sz w:val="22"/>
          <w:szCs w:val="22"/>
        </w:rPr>
        <w:t xml:space="preserve">and subsequent </w:t>
      </w:r>
      <w:r w:rsidRPr="00B245E7">
        <w:rPr>
          <w:sz w:val="22"/>
          <w:szCs w:val="22"/>
        </w:rPr>
        <w:t>international</w:t>
      </w:r>
      <w:r w:rsidR="000D1B65" w:rsidRPr="00B245E7">
        <w:rPr>
          <w:sz w:val="22"/>
          <w:szCs w:val="22"/>
        </w:rPr>
        <w:t xml:space="preserve"> health </w:t>
      </w:r>
      <w:r w:rsidR="003D22B5" w:rsidRPr="00B245E7">
        <w:rPr>
          <w:sz w:val="22"/>
          <w:szCs w:val="22"/>
        </w:rPr>
        <w:t>regulation</w:t>
      </w:r>
      <w:r w:rsidR="000D1B65" w:rsidRPr="00B245E7">
        <w:rPr>
          <w:sz w:val="22"/>
          <w:szCs w:val="22"/>
        </w:rPr>
        <w:t xml:space="preserve"> requirements.</w:t>
      </w:r>
      <w:r w:rsidR="00EF5E9C" w:rsidRPr="00B245E7">
        <w:rPr>
          <w:sz w:val="22"/>
          <w:szCs w:val="22"/>
        </w:rPr>
        <w:t xml:space="preserve"> We analysed representatives of the sampled diversity in European pigs along with reference human seasonal or candidate vaccine viruses to quantify the immunological profile of two human cohorts to these strains and assess </w:t>
      </w:r>
      <w:r w:rsidR="003D22B5" w:rsidRPr="00B245E7">
        <w:rPr>
          <w:sz w:val="22"/>
          <w:szCs w:val="22"/>
        </w:rPr>
        <w:t xml:space="preserve">the </w:t>
      </w:r>
      <w:r w:rsidR="00EF5E9C" w:rsidRPr="00B245E7">
        <w:rPr>
          <w:sz w:val="22"/>
          <w:szCs w:val="22"/>
        </w:rPr>
        <w:t xml:space="preserve">potential </w:t>
      </w:r>
      <w:r w:rsidR="003D22B5" w:rsidRPr="00B245E7">
        <w:rPr>
          <w:sz w:val="22"/>
          <w:szCs w:val="22"/>
        </w:rPr>
        <w:t>for these viruses to infect humans and spread</w:t>
      </w:r>
      <w:r w:rsidR="00EF5E9C" w:rsidRPr="00B245E7">
        <w:rPr>
          <w:sz w:val="22"/>
          <w:szCs w:val="22"/>
        </w:rPr>
        <w:t xml:space="preserve">. </w:t>
      </w:r>
      <w:proofErr w:type="spellStart"/>
      <w:ins w:id="875" w:author="Coggon, Amelia Charlotte" w:date="2024-12-11T19:19:00Z" w16du:dateUtc="2024-12-11T18:19:00Z">
        <w:r w:rsidR="000E2F9F">
          <w:rPr>
            <w:sz w:val="22"/>
            <w:szCs w:val="22"/>
          </w:rPr>
          <w:t>Vandoorn</w:t>
        </w:r>
        <w:proofErr w:type="spellEnd"/>
        <w:r w:rsidR="000E2F9F">
          <w:rPr>
            <w:sz w:val="22"/>
            <w:szCs w:val="22"/>
          </w:rPr>
          <w:t xml:space="preserve"> </w:t>
        </w:r>
        <w:r w:rsidR="000E2F9F" w:rsidRPr="000E2F9F">
          <w:rPr>
            <w:i/>
            <w:iCs/>
            <w:sz w:val="22"/>
            <w:szCs w:val="22"/>
            <w:rPrChange w:id="876" w:author="Coggon, Amelia Charlotte" w:date="2024-12-11T19:19:00Z" w16du:dateUtc="2024-12-11T18:19:00Z">
              <w:rPr>
                <w:sz w:val="22"/>
                <w:szCs w:val="22"/>
              </w:rPr>
            </w:rPrChange>
          </w:rPr>
          <w:t>et al</w:t>
        </w:r>
        <w:r w:rsidR="000E2F9F">
          <w:rPr>
            <w:i/>
            <w:iCs/>
            <w:sz w:val="22"/>
            <w:szCs w:val="22"/>
          </w:rPr>
          <w:t xml:space="preserve">., </w:t>
        </w:r>
        <w:r w:rsidR="000E2F9F">
          <w:rPr>
            <w:sz w:val="22"/>
            <w:szCs w:val="22"/>
          </w:rPr>
          <w:t xml:space="preserve">(2020) found </w:t>
        </w:r>
      </w:ins>
      <w:ins w:id="877" w:author="Coggon, Amelia Charlotte" w:date="2024-12-11T19:20:00Z" w16du:dateUtc="2024-12-11T18:20:00Z">
        <w:r w:rsidR="000E2F9F">
          <w:rPr>
            <w:sz w:val="22"/>
            <w:szCs w:val="22"/>
          </w:rPr>
          <w:t xml:space="preserve">age and lineage dependant </w:t>
        </w:r>
      </w:ins>
      <w:ins w:id="878" w:author="Coggon, Amelia Charlotte" w:date="2024-12-11T19:21:00Z" w16du:dateUtc="2024-12-11T18:21:00Z">
        <w:r w:rsidR="000E2F9F">
          <w:rPr>
            <w:sz w:val="22"/>
            <w:szCs w:val="22"/>
          </w:rPr>
          <w:t xml:space="preserve">cross reactive human antibodies against swine strains </w:t>
        </w:r>
      </w:ins>
      <w:ins w:id="879" w:author="Coggon, Amelia Charlotte" w:date="2024-12-11T20:39:00Z" w16du:dateUtc="2024-12-11T19:39:00Z">
        <w:r w:rsidR="003E10E9">
          <w:rPr>
            <w:sz w:val="22"/>
            <w:szCs w:val="22"/>
          </w:rPr>
          <w:t>teste</w:t>
        </w:r>
      </w:ins>
      <w:ins w:id="880" w:author="Coggon, Amelia Charlotte" w:date="2024-12-11T20:40:00Z" w16du:dateUtc="2024-12-11T19:40:00Z">
        <w:r w:rsidR="003E10E9">
          <w:rPr>
            <w:sz w:val="22"/>
            <w:szCs w:val="22"/>
          </w:rPr>
          <w:t>d in their study</w:t>
        </w:r>
      </w:ins>
      <w:ins w:id="881" w:author="Coggon, Amelia Charlotte" w:date="2024-12-11T19:21:00Z" w16du:dateUtc="2024-12-11T18:21:00Z">
        <w:r w:rsidR="000E2F9F">
          <w:rPr>
            <w:sz w:val="22"/>
            <w:szCs w:val="22"/>
          </w:rPr>
          <w:t>.</w:t>
        </w:r>
      </w:ins>
      <w:ins w:id="882" w:author="Coggon, Amelia Charlotte" w:date="2024-12-11T19:20:00Z" w16du:dateUtc="2024-12-11T18:20:00Z">
        <w:r w:rsidR="000E2F9F">
          <w:rPr>
            <w:sz w:val="22"/>
            <w:szCs w:val="22"/>
          </w:rPr>
          <w:t xml:space="preserve"> </w:t>
        </w:r>
      </w:ins>
      <w:ins w:id="883" w:author="Coggon, Amelia Charlotte" w:date="2024-12-11T19:21:00Z" w16du:dateUtc="2024-12-11T18:21:00Z">
        <w:r w:rsidR="000E2F9F">
          <w:rPr>
            <w:sz w:val="22"/>
            <w:szCs w:val="22"/>
          </w:rPr>
          <w:t xml:space="preserve">In our study, </w:t>
        </w:r>
      </w:ins>
      <w:del w:id="884" w:author="Coggon, Amelia Charlotte" w:date="2024-12-11T19:22:00Z" w16du:dateUtc="2024-12-11T18:22:00Z">
        <w:r w:rsidR="00EF5E9C" w:rsidRPr="00B245E7" w:rsidDel="000E2F9F">
          <w:rPr>
            <w:sz w:val="22"/>
            <w:szCs w:val="22"/>
          </w:rPr>
          <w:delText>As</w:delText>
        </w:r>
      </w:del>
      <w:ins w:id="885" w:author="Coggon, Amelia Charlotte" w:date="2024-12-11T19:22:00Z" w16du:dateUtc="2024-12-11T18:22:00Z">
        <w:r w:rsidR="000E2F9F" w:rsidRPr="00B245E7">
          <w:rPr>
            <w:sz w:val="22"/>
            <w:szCs w:val="22"/>
          </w:rPr>
          <w:t>as</w:t>
        </w:r>
      </w:ins>
      <w:r w:rsidR="00EF5E9C" w:rsidRPr="00B245E7">
        <w:rPr>
          <w:sz w:val="22"/>
          <w:szCs w:val="22"/>
        </w:rPr>
        <w:t xml:space="preserve"> with the antigenic analyses</w:t>
      </w:r>
      <w:r w:rsidR="00D517A8" w:rsidRPr="00B245E7">
        <w:rPr>
          <w:sz w:val="22"/>
          <w:szCs w:val="22"/>
        </w:rPr>
        <w:t xml:space="preserve"> with swine and ferret anti-sera</w:t>
      </w:r>
      <w:r w:rsidR="00EF5E9C" w:rsidRPr="00B245E7">
        <w:rPr>
          <w:sz w:val="22"/>
          <w:szCs w:val="22"/>
        </w:rPr>
        <w:t xml:space="preserve">, lineage </w:t>
      </w:r>
      <w:r w:rsidR="003D22B5" w:rsidRPr="00B245E7">
        <w:rPr>
          <w:sz w:val="22"/>
          <w:szCs w:val="22"/>
        </w:rPr>
        <w:t xml:space="preserve">did </w:t>
      </w:r>
      <w:r w:rsidR="00EF5E9C" w:rsidRPr="00B245E7">
        <w:rPr>
          <w:sz w:val="22"/>
          <w:szCs w:val="22"/>
        </w:rPr>
        <w:t>not reliably predict immunological profile</w:t>
      </w:r>
      <w:r w:rsidR="00D517A8" w:rsidRPr="00B245E7">
        <w:rPr>
          <w:sz w:val="22"/>
          <w:szCs w:val="22"/>
        </w:rPr>
        <w:t xml:space="preserve"> </w:t>
      </w:r>
      <w:r w:rsidR="000812A7" w:rsidRPr="00B245E7">
        <w:rPr>
          <w:sz w:val="22"/>
          <w:szCs w:val="22"/>
        </w:rPr>
        <w:t>with</w:t>
      </w:r>
      <w:r w:rsidR="00D517A8" w:rsidRPr="00B245E7">
        <w:rPr>
          <w:sz w:val="22"/>
          <w:szCs w:val="22"/>
        </w:rPr>
        <w:t xml:space="preserve"> human</w:t>
      </w:r>
      <w:r w:rsidR="000812A7" w:rsidRPr="00B245E7">
        <w:rPr>
          <w:sz w:val="22"/>
          <w:szCs w:val="22"/>
        </w:rPr>
        <w:t xml:space="preserve"> </w:t>
      </w:r>
      <w:commentRangeStart w:id="886"/>
      <w:r w:rsidR="000812A7" w:rsidRPr="00B245E7">
        <w:rPr>
          <w:sz w:val="22"/>
          <w:szCs w:val="22"/>
        </w:rPr>
        <w:t>sera</w:t>
      </w:r>
      <w:commentRangeEnd w:id="886"/>
      <w:r w:rsidR="00831DB0">
        <w:rPr>
          <w:rStyle w:val="CommentReference"/>
          <w:rFonts w:asciiTheme="minorHAnsi" w:eastAsiaTheme="minorHAnsi" w:hAnsiTheme="minorHAnsi" w:cstheme="minorBidi"/>
          <w:lang w:eastAsia="en-US"/>
        </w:rPr>
        <w:commentReference w:id="886"/>
      </w:r>
      <w:r w:rsidR="003A5D07" w:rsidRPr="00B245E7">
        <w:rPr>
          <w:sz w:val="22"/>
          <w:szCs w:val="22"/>
        </w:rPr>
        <w:t>.</w:t>
      </w:r>
      <w:del w:id="887" w:author="Coggon, Amelia Charlotte" w:date="2024-12-11T19:17:00Z" w16du:dateUtc="2024-12-11T18:17:00Z">
        <w:r w:rsidR="003A5D07" w:rsidRPr="00B245E7" w:rsidDel="000E2F9F">
          <w:rPr>
            <w:sz w:val="22"/>
            <w:szCs w:val="22"/>
          </w:rPr>
          <w:delText xml:space="preserve"> </w:delText>
        </w:r>
      </w:del>
      <w:ins w:id="888" w:author="Coggon, Amelia Charlotte" w:date="2024-12-11T20:37:00Z" w16du:dateUtc="2024-12-11T19:37:00Z">
        <w:r w:rsidR="003E10E9">
          <w:rPr>
            <w:sz w:val="22"/>
            <w:szCs w:val="22"/>
          </w:rPr>
          <w:t xml:space="preserve"> </w:t>
        </w:r>
      </w:ins>
      <w:r w:rsidR="003A5D07" w:rsidRPr="00B245E7">
        <w:rPr>
          <w:sz w:val="22"/>
          <w:szCs w:val="22"/>
        </w:rPr>
        <w:t>W</w:t>
      </w:r>
      <w:r w:rsidR="00EF5E9C" w:rsidRPr="00B245E7">
        <w:rPr>
          <w:sz w:val="22"/>
          <w:szCs w:val="22"/>
        </w:rPr>
        <w:t>ithin lineage</w:t>
      </w:r>
      <w:r w:rsidR="00C54553" w:rsidRPr="00B245E7">
        <w:rPr>
          <w:sz w:val="22"/>
          <w:szCs w:val="22"/>
        </w:rPr>
        <w:t>s,</w:t>
      </w:r>
      <w:r w:rsidR="00EF5E9C" w:rsidRPr="00B245E7">
        <w:rPr>
          <w:sz w:val="22"/>
          <w:szCs w:val="22"/>
        </w:rPr>
        <w:t xml:space="preserve"> there </w:t>
      </w:r>
      <w:r w:rsidR="003D22B5" w:rsidRPr="00B245E7">
        <w:rPr>
          <w:sz w:val="22"/>
          <w:szCs w:val="22"/>
        </w:rPr>
        <w:t xml:space="preserve">were some strains that could be considered </w:t>
      </w:r>
      <w:r w:rsidR="00E62A80" w:rsidRPr="00B245E7">
        <w:rPr>
          <w:sz w:val="22"/>
          <w:szCs w:val="22"/>
        </w:rPr>
        <w:t>‘riskier’</w:t>
      </w:r>
      <w:r w:rsidR="00EF5E9C" w:rsidRPr="00B245E7">
        <w:rPr>
          <w:sz w:val="22"/>
          <w:szCs w:val="22"/>
        </w:rPr>
        <w:t xml:space="preserve"> </w:t>
      </w:r>
      <w:r w:rsidR="003D22B5" w:rsidRPr="00B245E7">
        <w:rPr>
          <w:sz w:val="22"/>
          <w:szCs w:val="22"/>
        </w:rPr>
        <w:t>as there was</w:t>
      </w:r>
      <w:r w:rsidR="00EF5E9C" w:rsidRPr="00B245E7">
        <w:rPr>
          <w:sz w:val="22"/>
          <w:szCs w:val="22"/>
        </w:rPr>
        <w:t xml:space="preserve"> poor immunological recognition by human cohorts</w:t>
      </w:r>
      <w:r w:rsidR="00676284" w:rsidRPr="00B245E7">
        <w:rPr>
          <w:sz w:val="22"/>
          <w:szCs w:val="22"/>
        </w:rPr>
        <w:t xml:space="preserve">, particularly for </w:t>
      </w:r>
      <w:r w:rsidR="003D22B5" w:rsidRPr="00B245E7">
        <w:rPr>
          <w:sz w:val="22"/>
          <w:szCs w:val="22"/>
        </w:rPr>
        <w:t xml:space="preserve">some of the tested </w:t>
      </w:r>
      <w:r w:rsidR="00676284" w:rsidRPr="00B245E7">
        <w:rPr>
          <w:sz w:val="22"/>
          <w:szCs w:val="22"/>
        </w:rPr>
        <w:t xml:space="preserve">1A.3.3.2 </w:t>
      </w:r>
      <w:r w:rsidR="003D22B5" w:rsidRPr="00B245E7">
        <w:rPr>
          <w:sz w:val="22"/>
          <w:szCs w:val="22"/>
        </w:rPr>
        <w:t xml:space="preserve">(pdm09) </w:t>
      </w:r>
      <w:r w:rsidR="00676284" w:rsidRPr="00B245E7">
        <w:rPr>
          <w:sz w:val="22"/>
          <w:szCs w:val="22"/>
        </w:rPr>
        <w:t>and 1C</w:t>
      </w:r>
      <w:r w:rsidR="003D22B5" w:rsidRPr="00B245E7">
        <w:rPr>
          <w:sz w:val="22"/>
          <w:szCs w:val="22"/>
        </w:rPr>
        <w:t xml:space="preserve"> </w:t>
      </w:r>
      <w:r w:rsidR="00676284" w:rsidRPr="00B245E7">
        <w:rPr>
          <w:sz w:val="22"/>
          <w:szCs w:val="22"/>
        </w:rPr>
        <w:t xml:space="preserve">lineage strains. </w:t>
      </w:r>
      <w:del w:id="889" w:author="Coggon, Amelia Charlotte" w:date="2024-12-11T19:15:00Z" w16du:dateUtc="2024-12-11T18:15:00Z">
        <w:r w:rsidR="00676284" w:rsidRPr="00B245E7" w:rsidDel="000E2F9F">
          <w:rPr>
            <w:sz w:val="22"/>
            <w:szCs w:val="22"/>
          </w:rPr>
          <w:delText xml:space="preserve">However, </w:delText>
        </w:r>
      </w:del>
    </w:p>
    <w:p w14:paraId="5E1FE685" w14:textId="77777777" w:rsidR="000E2F9F" w:rsidRDefault="000E2F9F" w:rsidP="00B245E7">
      <w:pPr>
        <w:spacing w:line="360" w:lineRule="auto"/>
        <w:rPr>
          <w:ins w:id="890" w:author="Coggon, Amelia Charlotte" w:date="2024-12-11T19:15:00Z" w16du:dateUtc="2024-12-11T18:15:00Z"/>
          <w:sz w:val="22"/>
          <w:szCs w:val="22"/>
        </w:rPr>
      </w:pPr>
    </w:p>
    <w:p w14:paraId="53E000C5" w14:textId="3875A01D" w:rsidR="00F94367" w:rsidRPr="00B245E7" w:rsidRDefault="000E2F9F" w:rsidP="00B245E7">
      <w:pPr>
        <w:spacing w:line="360" w:lineRule="auto"/>
        <w:rPr>
          <w:sz w:val="22"/>
          <w:szCs w:val="22"/>
        </w:rPr>
      </w:pPr>
      <w:ins w:id="891" w:author="Coggon, Amelia Charlotte" w:date="2024-12-11T19:15:00Z" w16du:dateUtc="2024-12-11T18:15:00Z">
        <w:r>
          <w:rPr>
            <w:sz w:val="22"/>
            <w:szCs w:val="22"/>
          </w:rPr>
          <w:t>T</w:t>
        </w:r>
      </w:ins>
      <w:del w:id="892" w:author="Coggon, Amelia Charlotte" w:date="2024-12-11T19:15:00Z" w16du:dateUtc="2024-12-11T18:15:00Z">
        <w:r w:rsidR="00197954" w:rsidRPr="00B245E7" w:rsidDel="000E2F9F">
          <w:rPr>
            <w:sz w:val="22"/>
            <w:szCs w:val="22"/>
          </w:rPr>
          <w:delText>t</w:delText>
        </w:r>
      </w:del>
      <w:r w:rsidR="00197954" w:rsidRPr="00B245E7">
        <w:rPr>
          <w:sz w:val="22"/>
          <w:szCs w:val="22"/>
        </w:rPr>
        <w:t xml:space="preserve">here are likely other factors that contribute to </w:t>
      </w:r>
      <w:r w:rsidR="003D22B5" w:rsidRPr="00B245E7">
        <w:rPr>
          <w:sz w:val="22"/>
          <w:szCs w:val="22"/>
        </w:rPr>
        <w:t>interspecies transmission and subsequent spread in human populations</w:t>
      </w:r>
      <w:r w:rsidR="00197954" w:rsidRPr="00B245E7">
        <w:rPr>
          <w:sz w:val="22"/>
          <w:szCs w:val="22"/>
        </w:rPr>
        <w:t xml:space="preserve"> – </w:t>
      </w:r>
      <w:r w:rsidR="003D22B5" w:rsidRPr="00B245E7">
        <w:rPr>
          <w:sz w:val="22"/>
          <w:szCs w:val="22"/>
        </w:rPr>
        <w:t>this</w:t>
      </w:r>
      <w:r w:rsidR="00197954" w:rsidRPr="00B245E7">
        <w:rPr>
          <w:sz w:val="22"/>
          <w:szCs w:val="22"/>
        </w:rPr>
        <w:t xml:space="preserve"> include</w:t>
      </w:r>
      <w:r w:rsidR="003D22B5" w:rsidRPr="00B245E7">
        <w:rPr>
          <w:sz w:val="22"/>
          <w:szCs w:val="22"/>
        </w:rPr>
        <w:t>s</w:t>
      </w:r>
      <w:r w:rsidR="00197954" w:rsidRPr="00B245E7">
        <w:rPr>
          <w:sz w:val="22"/>
          <w:szCs w:val="22"/>
        </w:rPr>
        <w:t xml:space="preserve"> the risk-interface, immunological status of the host</w:t>
      </w:r>
      <w:r w:rsidR="003D22B5" w:rsidRPr="00B245E7">
        <w:rPr>
          <w:sz w:val="22"/>
          <w:szCs w:val="22"/>
        </w:rPr>
        <w:t xml:space="preserve"> based on prior exposure and vaccination,</w:t>
      </w:r>
      <w:r w:rsidR="00197954" w:rsidRPr="00B245E7">
        <w:rPr>
          <w:sz w:val="22"/>
          <w:szCs w:val="22"/>
        </w:rPr>
        <w:t xml:space="preserve"> and </w:t>
      </w:r>
      <w:r w:rsidR="003D22B5" w:rsidRPr="00B245E7">
        <w:rPr>
          <w:sz w:val="22"/>
          <w:szCs w:val="22"/>
        </w:rPr>
        <w:t xml:space="preserve">virus factors such as </w:t>
      </w:r>
      <w:r w:rsidR="00197954" w:rsidRPr="00B245E7">
        <w:rPr>
          <w:sz w:val="22"/>
          <w:szCs w:val="22"/>
        </w:rPr>
        <w:t>HA-NA combination</w:t>
      </w:r>
      <w:r w:rsidR="003D22B5" w:rsidRPr="00B245E7">
        <w:rPr>
          <w:sz w:val="22"/>
          <w:szCs w:val="22"/>
        </w:rPr>
        <w:t>s and transmission efficiency</w:t>
      </w:r>
      <w:r w:rsidR="00E457E0" w:rsidRPr="00B245E7">
        <w:rPr>
          <w:sz w:val="22"/>
          <w:szCs w:val="22"/>
        </w:rPr>
        <w:t>. In some cases, there may b</w:t>
      </w:r>
      <w:r w:rsidR="00197954" w:rsidRPr="00B245E7">
        <w:rPr>
          <w:sz w:val="22"/>
          <w:szCs w:val="22"/>
        </w:rPr>
        <w:t>e a ‘putative protective’ effect from a</w:t>
      </w:r>
      <w:del w:id="893" w:author="Ian Brown" w:date="2024-11-26T12:27:00Z">
        <w:r w:rsidR="00197954" w:rsidRPr="00B245E7">
          <w:rPr>
            <w:sz w:val="22"/>
            <w:szCs w:val="22"/>
          </w:rPr>
          <w:delText>n</w:delText>
        </w:r>
      </w:del>
      <w:r w:rsidR="00DB121F" w:rsidRPr="00B245E7">
        <w:rPr>
          <w:sz w:val="22"/>
          <w:szCs w:val="22"/>
        </w:rPr>
        <w:t xml:space="preserve"> human seasonal N1</w:t>
      </w:r>
      <w:r w:rsidR="00197954" w:rsidRPr="00B245E7">
        <w:rPr>
          <w:sz w:val="22"/>
          <w:szCs w:val="22"/>
        </w:rPr>
        <w:t xml:space="preserve"> rather than an N</w:t>
      </w:r>
      <w:r w:rsidR="00DB121F" w:rsidRPr="00B245E7">
        <w:rPr>
          <w:sz w:val="22"/>
          <w:szCs w:val="22"/>
        </w:rPr>
        <w:t>2</w:t>
      </w:r>
      <w:r w:rsidR="00197954" w:rsidRPr="00B245E7">
        <w:rPr>
          <w:sz w:val="22"/>
          <w:szCs w:val="22"/>
        </w:rPr>
        <w:t xml:space="preserve"> combination</w:t>
      </w:r>
      <w:r w:rsidR="00E457E0" w:rsidRPr="00B245E7">
        <w:rPr>
          <w:sz w:val="22"/>
          <w:szCs w:val="22"/>
        </w:rPr>
        <w:t xml:space="preserve"> that was detected in swine viruses that had antigenically drifted at the HA level in swine. In general, prior studies have demonstrated significantly less antigenic diversity in swine NA than in the HA gene (</w:t>
      </w:r>
      <w:r w:rsidR="007135D9">
        <w:rPr>
          <w:sz w:val="22"/>
          <w:szCs w:val="22"/>
        </w:rPr>
        <w:fldChar w:fldCharType="begin"/>
      </w:r>
      <w:r w:rsidR="007135D9">
        <w:rPr>
          <w:sz w:val="22"/>
          <w:szCs w:val="22"/>
        </w:rPr>
        <w:instrText xml:space="preserve"> ADDIN ZOTERO_ITEM CSL_CITATION {"citationID":"CMmZGTNw","properties":{"formattedCitation":"(Kaplan {\\i{}et al.}, 2021)","plainCitation":"(Kaplan et al., 2021)","noteIndex":0},"citationItems":[{"id":988,"uris":["http://zotero.org/users/local/SOJeSFbE/items/4LN5JXNS"],"itemData":{"id":988,"type":"article-journal","abstract":"Two separate introductions of human seasonal N2 neuraminidase genes were sustained in U.S. swine since 1998 (N2-98) and 2002 (N2-02). Herein, we characterized the antigenic evolution of the N2 of swine influenza A virus (IAV) across 2 decades following each introduction. The N2-98 and N2-02 expanded in genetic diversity, with two statistically supported monophyletic clades within each lineage. To assess antigenic drift in swine N2 following the human-to-swine spillover events, we generated a panel of swine N2 antisera against representative N2 and quantified the antigenic distance between wild-type viruses using enzyme-linked lectin assay and antigenic cartography. The antigenic distance between swine and human N2 was smallest between human N2 circulating at the time of each introduction and the archetypal swine N2. However, sustained circulation and evolution in swine of the two N2 lineages resulted in significant antigenic drift, and the N2-98 and N2-02 swine N2 lineages were antigenically distinct. Although intralineage antigenic diversity was observed, the magnitude of antigenic drift did not consistently correlate with the observed genetic differences. These data represent the first quantification of the antigenic diversity of neuraminidase of IAV in swine and demonstrated significant antigenic drift from contemporary human seasonal strains as well as antigenic variation among N2 detected in swine. These data suggest that antigenic mismatch may occur between circulating swine IAV and vaccine strains. Consequently, consideration of the diversity of N2 in swine IAV for vaccine selection may likely result in more effective control and aid public health initiatives for pandemic preparedness.IMPORTANCE Antibodies inhibiting the neuraminidase (NA) of IAV reduce clinical disease, virus shedding, and transmission, particularly in the absence of neutralizing immunity against hemagglutinin. To understand antibody recognition of the genetically diverse NA in U.S. swine IAV, we characterized the antigenic diversity of N2 from swine and humans. N2 detected in swine IAV were derived from two distinct human-to-swine spillovers that persisted, are antigenically distinct, and underwent antigenic drift. These findings highlight the need for continued surveillance and vaccine development in swine with increased focus on the NA. Additionally, human seasonal N2 isolated after 2005 were poorly inhibited by representative swine N2 antisera, suggesting a lack of cross-reactive NA antibody-mediated immunity between contemporary swine and human N2. Bidirectional transmission between humans and swine represents a One Health challenge, and determining the correlates of immunity to emerging IAV strains is critical to mitigating zoonotic and reverse-zoonotic transmission.","container-title":"Journal of Virology","DOI":"10.1128/jvi.00632-21","issue":"20","note":"publisher: American Society for Microbiology","page":"10.1128/jvi.00632-21","source":"journals.asm.org (Atypon)","title":"Evolution and Antigenic Advancement of N2 Neuraminidase of Swine Influenza A Viruses Circulating in the United States following Two Separate Introductions from Human Seasonal Viruses","volume":"95","author":[{"family":"Kaplan","given":"Bryan S."},{"family":"Anderson","given":"Tavis K."},{"family":"Chang","given":"Jennifer"},{"family":"Santos","given":"Jefferson"},{"family":"Perez","given":"Daniel"},{"family":"Lewis","given":"Nicola"},{"family":"Vincent","given":"Amy L."}],"issued":{"date-parts":[["2021",9,27]]}}}],"schema":"https://github.com/citation-style-language/schema/raw/master/csl-citation.json"} </w:instrText>
      </w:r>
      <w:r w:rsidR="007135D9">
        <w:rPr>
          <w:sz w:val="22"/>
          <w:szCs w:val="22"/>
        </w:rPr>
        <w:fldChar w:fldCharType="separate"/>
      </w:r>
      <w:r w:rsidR="007135D9" w:rsidRPr="007135D9">
        <w:rPr>
          <w:sz w:val="22"/>
        </w:rPr>
        <w:t xml:space="preserve">Kaplan </w:t>
      </w:r>
      <w:r w:rsidR="007135D9" w:rsidRPr="007135D9">
        <w:rPr>
          <w:i/>
          <w:iCs/>
          <w:sz w:val="22"/>
        </w:rPr>
        <w:t>et al.</w:t>
      </w:r>
      <w:r w:rsidR="007135D9" w:rsidRPr="007135D9">
        <w:rPr>
          <w:sz w:val="22"/>
        </w:rPr>
        <w:t>, 2021</w:t>
      </w:r>
      <w:r w:rsidR="007135D9">
        <w:rPr>
          <w:sz w:val="22"/>
          <w:szCs w:val="22"/>
        </w:rPr>
        <w:fldChar w:fldCharType="end"/>
      </w:r>
      <w:r w:rsidR="00E457E0" w:rsidRPr="00B245E7">
        <w:rPr>
          <w:sz w:val="22"/>
          <w:szCs w:val="22"/>
        </w:rPr>
        <w:t xml:space="preserve">; Hufnagel </w:t>
      </w:r>
      <w:r w:rsidR="00E457E0" w:rsidRPr="00B245E7">
        <w:rPr>
          <w:i/>
          <w:iCs/>
          <w:sz w:val="22"/>
          <w:szCs w:val="22"/>
        </w:rPr>
        <w:t>et al.</w:t>
      </w:r>
      <w:r w:rsidR="00B245E7" w:rsidRPr="00B245E7">
        <w:rPr>
          <w:i/>
          <w:iCs/>
          <w:sz w:val="22"/>
          <w:szCs w:val="22"/>
        </w:rPr>
        <w:t>,</w:t>
      </w:r>
      <w:r w:rsidR="00B245E7">
        <w:rPr>
          <w:sz w:val="22"/>
          <w:szCs w:val="22"/>
        </w:rPr>
        <w:t xml:space="preserve"> 2023</w:t>
      </w:r>
      <w:r w:rsidR="0058718A" w:rsidRPr="00B245E7">
        <w:rPr>
          <w:sz w:val="22"/>
          <w:szCs w:val="22"/>
        </w:rPr>
        <w:t>) and</w:t>
      </w:r>
      <w:r w:rsidR="00E457E0" w:rsidRPr="00B245E7">
        <w:rPr>
          <w:sz w:val="22"/>
          <w:szCs w:val="22"/>
        </w:rPr>
        <w:t xml:space="preserve"> extending pandemic preparedness strategies to consider the </w:t>
      </w:r>
      <w:ins w:id="894" w:author="Harder, Timm" w:date="2024-12-08T13:33:00Z" w16du:dateUtc="2024-12-08T12:33:00Z">
        <w:r w:rsidR="00E457E0" w:rsidRPr="00B245E7">
          <w:rPr>
            <w:sz w:val="22"/>
            <w:szCs w:val="22"/>
          </w:rPr>
          <w:t>neuramin</w:t>
        </w:r>
      </w:ins>
      <w:ins w:id="895" w:author="Ian Brown" w:date="2024-11-26T12:27:00Z">
        <w:r w:rsidR="00D1101E">
          <w:rPr>
            <w:sz w:val="22"/>
            <w:szCs w:val="22"/>
          </w:rPr>
          <w:t>i</w:t>
        </w:r>
      </w:ins>
      <w:ins w:id="896" w:author="Harder, Timm" w:date="2024-12-08T13:33:00Z" w16du:dateUtc="2024-12-08T12:33:00Z">
        <w:r w:rsidR="00E457E0" w:rsidRPr="00B245E7">
          <w:rPr>
            <w:sz w:val="22"/>
            <w:szCs w:val="22"/>
          </w:rPr>
          <w:t>dase</w:t>
        </w:r>
      </w:ins>
      <w:del w:id="897" w:author="Harder, Timm" w:date="2024-12-08T13:33:00Z" w16du:dateUtc="2024-12-08T12:33:00Z">
        <w:r w:rsidR="00E457E0" w:rsidRPr="00B245E7">
          <w:rPr>
            <w:sz w:val="22"/>
            <w:szCs w:val="22"/>
          </w:rPr>
          <w:delText>neuramindase</w:delText>
        </w:r>
      </w:del>
      <w:r w:rsidR="00E457E0" w:rsidRPr="00B245E7">
        <w:rPr>
          <w:sz w:val="22"/>
          <w:szCs w:val="22"/>
        </w:rPr>
        <w:t xml:space="preserve"> may overcome the challenge represented by significant diversity in the HA gene in swine in Europe and globally. </w:t>
      </w:r>
      <w:r w:rsidR="00AB3ABD" w:rsidRPr="00B245E7">
        <w:rPr>
          <w:sz w:val="22"/>
          <w:szCs w:val="22"/>
        </w:rPr>
        <w:t xml:space="preserve">This </w:t>
      </w:r>
      <w:r w:rsidR="008C7687" w:rsidRPr="00B245E7">
        <w:rPr>
          <w:sz w:val="22"/>
          <w:szCs w:val="22"/>
        </w:rPr>
        <w:t xml:space="preserve">effect may not be </w:t>
      </w:r>
      <w:r w:rsidR="00FF656C" w:rsidRPr="00B245E7">
        <w:rPr>
          <w:sz w:val="22"/>
          <w:szCs w:val="22"/>
        </w:rPr>
        <w:t>revealed by</w:t>
      </w:r>
      <w:r w:rsidR="00AB3ABD" w:rsidRPr="00B245E7">
        <w:rPr>
          <w:sz w:val="22"/>
          <w:szCs w:val="22"/>
        </w:rPr>
        <w:t xml:space="preserve"> assessment with the HI assay</w:t>
      </w:r>
      <w:r w:rsidR="00FF656C" w:rsidRPr="00B245E7">
        <w:rPr>
          <w:sz w:val="22"/>
          <w:szCs w:val="22"/>
        </w:rPr>
        <w:t>,</w:t>
      </w:r>
      <w:r w:rsidR="00AB3ABD" w:rsidRPr="00B245E7">
        <w:rPr>
          <w:sz w:val="22"/>
          <w:szCs w:val="22"/>
        </w:rPr>
        <w:t xml:space="preserve"> and</w:t>
      </w:r>
      <w:r w:rsidR="00FF656C" w:rsidRPr="00B245E7">
        <w:rPr>
          <w:sz w:val="22"/>
          <w:szCs w:val="22"/>
        </w:rPr>
        <w:t xml:space="preserve"> as such,</w:t>
      </w:r>
      <w:r w:rsidR="00AB3ABD" w:rsidRPr="00B245E7">
        <w:rPr>
          <w:sz w:val="22"/>
          <w:szCs w:val="22"/>
        </w:rPr>
        <w:t xml:space="preserve"> human </w:t>
      </w:r>
      <w:r w:rsidR="007E7374" w:rsidRPr="00B245E7">
        <w:rPr>
          <w:sz w:val="22"/>
          <w:szCs w:val="22"/>
        </w:rPr>
        <w:t xml:space="preserve">cohort </w:t>
      </w:r>
      <w:r w:rsidR="00AB3ABD" w:rsidRPr="00B245E7">
        <w:rPr>
          <w:sz w:val="22"/>
          <w:szCs w:val="22"/>
        </w:rPr>
        <w:t xml:space="preserve">serological analyses should be incorporated into a formal pandemic preparedness risk-assessment pipeline with further downstream steps to assess </w:t>
      </w:r>
      <w:r w:rsidR="00FF656C" w:rsidRPr="00B245E7">
        <w:rPr>
          <w:sz w:val="22"/>
          <w:szCs w:val="22"/>
        </w:rPr>
        <w:t xml:space="preserve">virus </w:t>
      </w:r>
      <w:r w:rsidR="00AB3ABD" w:rsidRPr="00B245E7">
        <w:rPr>
          <w:sz w:val="22"/>
          <w:szCs w:val="22"/>
        </w:rPr>
        <w:t xml:space="preserve">neutralisation, </w:t>
      </w:r>
      <w:r w:rsidR="00A3000D" w:rsidRPr="00B245E7">
        <w:rPr>
          <w:sz w:val="22"/>
          <w:szCs w:val="22"/>
        </w:rPr>
        <w:t>human receptor binding</w:t>
      </w:r>
      <w:r w:rsidR="00E457E0" w:rsidRPr="00B245E7">
        <w:rPr>
          <w:sz w:val="22"/>
          <w:szCs w:val="22"/>
        </w:rPr>
        <w:t>,</w:t>
      </w:r>
      <w:r w:rsidR="00A3000D" w:rsidRPr="00B245E7">
        <w:rPr>
          <w:sz w:val="22"/>
          <w:szCs w:val="22"/>
        </w:rPr>
        <w:t xml:space="preserve"> </w:t>
      </w:r>
      <w:r w:rsidR="00AB3ABD" w:rsidRPr="00B245E7">
        <w:rPr>
          <w:sz w:val="22"/>
          <w:szCs w:val="22"/>
        </w:rPr>
        <w:t xml:space="preserve">and other </w:t>
      </w:r>
      <w:r w:rsidR="00A3000D" w:rsidRPr="00B245E7">
        <w:rPr>
          <w:sz w:val="22"/>
          <w:szCs w:val="22"/>
        </w:rPr>
        <w:t xml:space="preserve">potential risk </w:t>
      </w:r>
      <w:r w:rsidR="00AB3ABD" w:rsidRPr="00B245E7">
        <w:rPr>
          <w:sz w:val="22"/>
          <w:szCs w:val="22"/>
        </w:rPr>
        <w:t>factors such as anti-viral resistance.</w:t>
      </w:r>
    </w:p>
    <w:p w14:paraId="720F6C68" w14:textId="77777777" w:rsidR="00CB47D7" w:rsidRPr="00B245E7" w:rsidRDefault="00CB47D7" w:rsidP="00B245E7">
      <w:pPr>
        <w:spacing w:line="360" w:lineRule="auto"/>
        <w:rPr>
          <w:sz w:val="22"/>
          <w:szCs w:val="22"/>
        </w:rPr>
      </w:pPr>
    </w:p>
    <w:p w14:paraId="2B8E3281" w14:textId="4E262BC3" w:rsidR="0018485F" w:rsidRPr="00B245E7" w:rsidRDefault="0018485F" w:rsidP="00B245E7">
      <w:pPr>
        <w:spacing w:line="360" w:lineRule="auto"/>
        <w:rPr>
          <w:b/>
          <w:bCs/>
          <w:sz w:val="22"/>
          <w:szCs w:val="22"/>
        </w:rPr>
      </w:pPr>
      <w:r w:rsidRPr="00B245E7">
        <w:rPr>
          <w:b/>
          <w:bCs/>
          <w:sz w:val="22"/>
          <w:szCs w:val="22"/>
        </w:rPr>
        <w:t>Data availability</w:t>
      </w:r>
    </w:p>
    <w:p w14:paraId="0934430D" w14:textId="3154673B" w:rsidR="0018485F" w:rsidRPr="00B245E7" w:rsidRDefault="0018485F" w:rsidP="00B245E7">
      <w:pPr>
        <w:spacing w:line="360" w:lineRule="auto"/>
        <w:rPr>
          <w:bCs/>
          <w:sz w:val="22"/>
          <w:szCs w:val="22"/>
        </w:rPr>
      </w:pPr>
      <w:r w:rsidRPr="00B245E7">
        <w:rPr>
          <w:bCs/>
          <w:sz w:val="22"/>
          <w:szCs w:val="22"/>
        </w:rPr>
        <w:t xml:space="preserve">The data associated with this study are available as supplemental material and are posted at </w:t>
      </w:r>
      <w:r w:rsidR="00B110C9" w:rsidRPr="00B245E7">
        <w:rPr>
          <w:bCs/>
          <w:sz w:val="22"/>
          <w:szCs w:val="22"/>
        </w:rPr>
        <w:t>https://github.com/acoggon3/Euro-Swine-Risk</w:t>
      </w:r>
    </w:p>
    <w:p w14:paraId="7AC45683" w14:textId="77777777" w:rsidR="0018485F" w:rsidRPr="00B245E7" w:rsidRDefault="0018485F" w:rsidP="00B245E7">
      <w:pPr>
        <w:spacing w:line="360" w:lineRule="auto"/>
        <w:rPr>
          <w:b/>
          <w:sz w:val="22"/>
          <w:szCs w:val="22"/>
        </w:rPr>
      </w:pPr>
    </w:p>
    <w:p w14:paraId="30590984" w14:textId="4580D6FC" w:rsidR="005A25F9" w:rsidRPr="00B245E7" w:rsidRDefault="005A25F9" w:rsidP="00B245E7">
      <w:pPr>
        <w:spacing w:line="360" w:lineRule="auto"/>
        <w:rPr>
          <w:b/>
          <w:sz w:val="22"/>
          <w:szCs w:val="22"/>
        </w:rPr>
      </w:pPr>
      <w:r w:rsidRPr="00B245E7">
        <w:rPr>
          <w:b/>
          <w:sz w:val="22"/>
          <w:szCs w:val="22"/>
        </w:rPr>
        <w:t>Acknowledgements</w:t>
      </w:r>
    </w:p>
    <w:p w14:paraId="5E3E85B9" w14:textId="77FDCAF5" w:rsidR="0039360A" w:rsidRPr="00244641" w:rsidRDefault="000D1EFC" w:rsidP="00B245E7">
      <w:pPr>
        <w:spacing w:line="360" w:lineRule="auto"/>
        <w:rPr>
          <w:sz w:val="22"/>
          <w:szCs w:val="22"/>
          <w:rPrChange w:id="898" w:author="Coggon, Amelia Charlotte" w:date="2024-12-11T20:47:00Z" w16du:dateUtc="2024-12-11T19:47:00Z">
            <w:rPr>
              <w:sz w:val="22"/>
              <w:szCs w:val="22"/>
              <w:highlight w:val="yellow"/>
              <w:lang w:val="en-US"/>
            </w:rPr>
          </w:rPrChange>
        </w:rPr>
      </w:pPr>
      <w:r w:rsidRPr="00B245E7">
        <w:rPr>
          <w:sz w:val="22"/>
          <w:szCs w:val="22"/>
        </w:rPr>
        <w:t xml:space="preserve">We acknowledge the originating and submitting laboratories of the sequences from GISAID’s </w:t>
      </w:r>
      <w:proofErr w:type="spellStart"/>
      <w:r w:rsidRPr="00B245E7">
        <w:rPr>
          <w:sz w:val="22"/>
          <w:szCs w:val="22"/>
        </w:rPr>
        <w:t>EpiFlu</w:t>
      </w:r>
      <w:proofErr w:type="spellEnd"/>
      <w:r w:rsidRPr="00B245E7">
        <w:rPr>
          <w:sz w:val="22"/>
          <w:szCs w:val="22"/>
        </w:rPr>
        <w:t xml:space="preserve"> Database upon which genetic analysis is based. All submitters of the data may be contacted directly via </w:t>
      </w:r>
      <w:r w:rsidRPr="003E10E9">
        <w:rPr>
          <w:sz w:val="22"/>
          <w:szCs w:val="22"/>
        </w:rPr>
        <w:t>the GISAID website (</w:t>
      </w:r>
      <w:hyperlink r:id="rId14" w:history="1">
        <w:r w:rsidRPr="003E10E9">
          <w:rPr>
            <w:rStyle w:val="Hyperlink"/>
            <w:sz w:val="22"/>
            <w:szCs w:val="22"/>
          </w:rPr>
          <w:t>https://www.gisaid.org</w:t>
        </w:r>
      </w:hyperlink>
      <w:r w:rsidRPr="003E10E9">
        <w:rPr>
          <w:sz w:val="22"/>
          <w:szCs w:val="22"/>
        </w:rPr>
        <w:t>).</w:t>
      </w:r>
      <w:r w:rsidR="00B110C9" w:rsidRPr="003E10E9">
        <w:rPr>
          <w:sz w:val="22"/>
          <w:szCs w:val="22"/>
        </w:rPr>
        <w:t xml:space="preserve"> </w:t>
      </w:r>
      <w:commentRangeStart w:id="899"/>
      <w:r w:rsidR="00B110C9" w:rsidRPr="003E10E9">
        <w:rPr>
          <w:sz w:val="22"/>
          <w:szCs w:val="22"/>
          <w:rPrChange w:id="900" w:author="Coggon, Amelia Charlotte" w:date="2024-12-11T20:45:00Z" w16du:dateUtc="2024-12-11T19:45:00Z">
            <w:rPr>
              <w:sz w:val="22"/>
              <w:szCs w:val="22"/>
              <w:highlight w:val="yellow"/>
            </w:rPr>
          </w:rPrChange>
        </w:rPr>
        <w:t>This work was supported in part by the U.S. Department of Agriculture (USDA) Agricultural Research Service (</w:t>
      </w:r>
      <w:r w:rsidR="008D148F" w:rsidRPr="003E10E9">
        <w:rPr>
          <w:sz w:val="22"/>
          <w:szCs w:val="22"/>
          <w:lang w:val="en-US"/>
          <w:rPrChange w:id="901" w:author="Coggon, Amelia Charlotte" w:date="2024-12-11T20:45:00Z" w16du:dateUtc="2024-12-11T19:45:00Z">
            <w:rPr>
              <w:sz w:val="22"/>
              <w:szCs w:val="22"/>
              <w:highlight w:val="yellow"/>
              <w:lang w:val="en-US"/>
            </w:rPr>
          </w:rPrChange>
        </w:rPr>
        <w:t>ARS project number 5030-32000-</w:t>
      </w:r>
      <w:r w:rsidR="008D148F" w:rsidRPr="003E10E9">
        <w:rPr>
          <w:sz w:val="22"/>
          <w:szCs w:val="22"/>
          <w:lang w:val="en-US"/>
          <w:rPrChange w:id="902" w:author="Coggon, Amelia Charlotte" w:date="2024-12-11T20:45:00Z" w16du:dateUtc="2024-12-11T19:45:00Z">
            <w:rPr>
              <w:sz w:val="22"/>
              <w:szCs w:val="22"/>
              <w:highlight w:val="yellow"/>
              <w:lang w:val="en-US"/>
            </w:rPr>
          </w:rPrChange>
        </w:rPr>
        <w:lastRenderedPageBreak/>
        <w:t>231-000-D</w:t>
      </w:r>
      <w:r w:rsidR="00B110C9" w:rsidRPr="003E10E9">
        <w:rPr>
          <w:sz w:val="22"/>
          <w:szCs w:val="22"/>
          <w:rPrChange w:id="903" w:author="Coggon, Amelia Charlotte" w:date="2024-12-11T20:45:00Z" w16du:dateUtc="2024-12-11T19:45:00Z">
            <w:rPr>
              <w:sz w:val="22"/>
              <w:szCs w:val="22"/>
              <w:highlight w:val="yellow"/>
            </w:rPr>
          </w:rPrChange>
        </w:rPr>
        <w:t xml:space="preserve">); </w:t>
      </w:r>
      <w:r w:rsidR="00207CD7" w:rsidRPr="003E10E9">
        <w:rPr>
          <w:sz w:val="22"/>
          <w:szCs w:val="22"/>
          <w:lang w:val="en-US"/>
          <w:rPrChange w:id="904" w:author="Coggon, Amelia Charlotte" w:date="2024-12-11T20:45:00Z" w16du:dateUtc="2024-12-11T19:45:00Z">
            <w:rPr>
              <w:sz w:val="22"/>
              <w:szCs w:val="22"/>
              <w:highlight w:val="yellow"/>
              <w:lang w:val="en-US"/>
            </w:rPr>
          </w:rPrChange>
        </w:rPr>
        <w:t xml:space="preserve">the </w:t>
      </w:r>
      <w:proofErr w:type="spellStart"/>
      <w:r w:rsidR="00207CD7" w:rsidRPr="003E10E9">
        <w:rPr>
          <w:sz w:val="22"/>
          <w:szCs w:val="22"/>
          <w:lang w:val="en-US"/>
          <w:rPrChange w:id="905" w:author="Coggon, Amelia Charlotte" w:date="2024-12-11T20:45:00Z" w16du:dateUtc="2024-12-11T19:45:00Z">
            <w:rPr>
              <w:sz w:val="22"/>
              <w:szCs w:val="22"/>
              <w:highlight w:val="yellow"/>
              <w:lang w:val="en-US"/>
            </w:rPr>
          </w:rPrChange>
        </w:rPr>
        <w:t>SCINet</w:t>
      </w:r>
      <w:proofErr w:type="spellEnd"/>
      <w:r w:rsidR="00207CD7" w:rsidRPr="003E10E9">
        <w:rPr>
          <w:sz w:val="22"/>
          <w:szCs w:val="22"/>
          <w:lang w:val="en-US"/>
          <w:rPrChange w:id="906" w:author="Coggon, Amelia Charlotte" w:date="2024-12-11T20:45:00Z" w16du:dateUtc="2024-12-11T19:45:00Z">
            <w:rPr>
              <w:sz w:val="22"/>
              <w:szCs w:val="22"/>
              <w:highlight w:val="yellow"/>
              <w:lang w:val="en-US"/>
            </w:rPr>
          </w:rPrChange>
        </w:rPr>
        <w:t xml:space="preserve"> project and the AI Center of Excellence of the USDA Agricultural Research Service (ARS project numbers 0201-88888-003-000D and 0201-88888-002-000D); </w:t>
      </w:r>
      <w:r w:rsidR="00B110C9" w:rsidRPr="003E10E9">
        <w:rPr>
          <w:sz w:val="22"/>
          <w:szCs w:val="22"/>
          <w:rPrChange w:id="907" w:author="Coggon, Amelia Charlotte" w:date="2024-12-11T20:45:00Z" w16du:dateUtc="2024-12-11T19:45:00Z">
            <w:rPr>
              <w:sz w:val="22"/>
              <w:szCs w:val="22"/>
              <w:highlight w:val="yellow"/>
            </w:rPr>
          </w:rPrChange>
        </w:rPr>
        <w:t xml:space="preserve">the National Institute of Allergy and Infectious Diseases, National Institutes of Health, Department of Health and Human Services (USA), under contract no. </w:t>
      </w:r>
      <w:commentRangeStart w:id="908"/>
      <w:commentRangeStart w:id="909"/>
      <w:r w:rsidR="004B6165" w:rsidRPr="003E10E9">
        <w:rPr>
          <w:color w:val="000000" w:themeColor="text1"/>
          <w:sz w:val="22"/>
          <w:szCs w:val="22"/>
        </w:rPr>
        <w:t>75N93021C00015</w:t>
      </w:r>
      <w:ins w:id="910" w:author="Pekosz, Andrew" w:date="2024-11-17T11:26:00Z" w16du:dateUtc="2024-11-17T16:26:00Z">
        <w:r w:rsidR="00D24312" w:rsidRPr="003E10E9">
          <w:rPr>
            <w:color w:val="000000" w:themeColor="text1"/>
            <w:sz w:val="22"/>
            <w:szCs w:val="22"/>
          </w:rPr>
          <w:t xml:space="preserve">, </w:t>
        </w:r>
        <w:r w:rsidR="00053400" w:rsidRPr="003E10E9">
          <w:rPr>
            <w:color w:val="000000" w:themeColor="text1"/>
            <w:sz w:val="22"/>
            <w:szCs w:val="22"/>
          </w:rPr>
          <w:t>75N593021C00045 (Johns Hopki</w:t>
        </w:r>
      </w:ins>
      <w:ins w:id="911" w:author="Pekosz, Andrew" w:date="2024-11-17T11:27:00Z" w16du:dateUtc="2024-11-17T16:27:00Z">
        <w:r w:rsidR="00053400" w:rsidRPr="003E10E9">
          <w:rPr>
            <w:color w:val="000000" w:themeColor="text1"/>
            <w:sz w:val="22"/>
            <w:szCs w:val="22"/>
          </w:rPr>
          <w:t>ns CEIRR)</w:t>
        </w:r>
      </w:ins>
      <w:ins w:id="912" w:author="Pekosz, Andrew" w:date="2024-12-08T13:40:00Z" w16du:dateUtc="2024-12-08T12:40:00Z">
        <w:r w:rsidR="004B6165" w:rsidRPr="003E10E9">
          <w:rPr>
            <w:color w:val="000000" w:themeColor="text1"/>
            <w:sz w:val="22"/>
            <w:szCs w:val="22"/>
          </w:rPr>
          <w:t>;</w:t>
        </w:r>
      </w:ins>
      <w:del w:id="913" w:author="Pekosz, Andrew" w:date="2024-12-08T13:40:00Z" w16du:dateUtc="2024-12-08T12:40:00Z">
        <w:r w:rsidR="004B6165" w:rsidRPr="003E10E9">
          <w:rPr>
            <w:color w:val="000000" w:themeColor="text1"/>
            <w:sz w:val="22"/>
            <w:szCs w:val="22"/>
          </w:rPr>
          <w:delText>;</w:delText>
        </w:r>
      </w:del>
      <w:r w:rsidR="004B6165" w:rsidRPr="003E10E9">
        <w:rPr>
          <w:color w:val="000000" w:themeColor="text1"/>
          <w:sz w:val="22"/>
          <w:szCs w:val="22"/>
        </w:rPr>
        <w:t xml:space="preserve"> </w:t>
      </w:r>
      <w:commentRangeEnd w:id="908"/>
      <w:r w:rsidR="004300C9" w:rsidRPr="003E10E9">
        <w:rPr>
          <w:rStyle w:val="CommentReference"/>
          <w:rFonts w:eastAsiaTheme="minorHAnsi"/>
          <w:sz w:val="22"/>
          <w:szCs w:val="22"/>
          <w:lang w:eastAsia="en-US"/>
        </w:rPr>
        <w:commentReference w:id="908"/>
      </w:r>
      <w:commentRangeEnd w:id="909"/>
      <w:r w:rsidR="0068779A" w:rsidRPr="003E10E9">
        <w:rPr>
          <w:rStyle w:val="CommentReference"/>
          <w:rFonts w:asciiTheme="minorHAnsi" w:eastAsiaTheme="minorHAnsi" w:hAnsiTheme="minorHAnsi" w:cstheme="minorBidi"/>
          <w:lang w:eastAsia="en-US"/>
        </w:rPr>
        <w:commentReference w:id="909"/>
      </w:r>
      <w:r w:rsidR="004300C9" w:rsidRPr="003E10E9">
        <w:rPr>
          <w:sz w:val="22"/>
          <w:szCs w:val="22"/>
          <w:lang w:val="en-US"/>
          <w:rPrChange w:id="914" w:author="Coggon, Amelia Charlotte" w:date="2024-12-11T20:45:00Z" w16du:dateUtc="2024-12-11T19:45:00Z">
            <w:rPr>
              <w:sz w:val="22"/>
              <w:szCs w:val="22"/>
              <w:highlight w:val="yellow"/>
              <w:lang w:val="en-US"/>
            </w:rPr>
          </w:rPrChange>
        </w:rPr>
        <w:t xml:space="preserve">the USDA Agricultural Research Service Research Participation Program of the Oak Ridge Institute for Science and Education (ORISE) through an interagency agreement between the US Department of Energy (DOE) and USDA Agricultural Research Service (contract number DE-SC0014664); </w:t>
      </w:r>
      <w:r w:rsidR="0034189D" w:rsidRPr="003E10E9">
        <w:rPr>
          <w:sz w:val="22"/>
          <w:szCs w:val="22"/>
          <w:lang w:val="en-US"/>
          <w:rPrChange w:id="915" w:author="Coggon, Amelia Charlotte" w:date="2024-12-11T20:45:00Z" w16du:dateUtc="2024-12-11T19:45:00Z">
            <w:rPr>
              <w:sz w:val="22"/>
              <w:szCs w:val="22"/>
              <w:highlight w:val="yellow"/>
              <w:lang w:val="en-US"/>
            </w:rPr>
          </w:rPrChange>
        </w:rPr>
        <w:t xml:space="preserve">the Centers for Disease Control and Prevention (contract numbers 21FED2100395IPD, 24FED2400250IPC); </w:t>
      </w:r>
      <w:del w:id="916" w:author="Coggon, Amelia Charlotte" w:date="2024-12-11T20:47:00Z" w16du:dateUtc="2024-12-11T19:47:00Z">
        <w:r w:rsidR="004300C9" w:rsidRPr="003E10E9" w:rsidDel="00244641">
          <w:rPr>
            <w:sz w:val="22"/>
            <w:szCs w:val="22"/>
            <w:lang w:val="en-US"/>
            <w:rPrChange w:id="917" w:author="Coggon, Amelia Charlotte" w:date="2024-12-11T20:45:00Z" w16du:dateUtc="2024-12-11T19:45:00Z">
              <w:rPr>
                <w:sz w:val="22"/>
                <w:szCs w:val="22"/>
                <w:highlight w:val="yellow"/>
                <w:lang w:val="en-US"/>
              </w:rPr>
            </w:rPrChange>
          </w:rPr>
          <w:delText xml:space="preserve">and </w:delText>
        </w:r>
      </w:del>
      <w:r w:rsidR="00B110C9" w:rsidRPr="003E10E9">
        <w:rPr>
          <w:sz w:val="22"/>
          <w:szCs w:val="22"/>
        </w:rPr>
        <w:t>the UK Department for the Environment, Food and Rural Aﬀairs (Defra) and the devolved Scottish and Welsh governments under grant</w:t>
      </w:r>
      <w:del w:id="918" w:author="Ian Brown" w:date="2024-11-26T12:35:00Z">
        <w:r w:rsidR="00B110C9" w:rsidRPr="003E10E9">
          <w:rPr>
            <w:sz w:val="22"/>
            <w:szCs w:val="22"/>
          </w:rPr>
          <w:delText>s</w:delText>
        </w:r>
      </w:del>
      <w:r w:rsidR="00B110C9" w:rsidRPr="003E10E9">
        <w:rPr>
          <w:sz w:val="22"/>
          <w:szCs w:val="22"/>
        </w:rPr>
        <w:t xml:space="preserve"> </w:t>
      </w:r>
      <w:commentRangeStart w:id="919"/>
      <w:ins w:id="920" w:author="Ian Brown" w:date="2024-11-26T12:35:00Z">
        <w:r w:rsidR="00D1101E" w:rsidRPr="003E10E9">
          <w:rPr>
            <w:sz w:val="22"/>
            <w:szCs w:val="22"/>
          </w:rPr>
          <w:t>SV3041</w:t>
        </w:r>
      </w:ins>
      <w:commentRangeEnd w:id="919"/>
      <w:ins w:id="921" w:author="Ian Brown" w:date="2024-11-26T12:37:00Z">
        <w:r w:rsidR="00D1101E" w:rsidRPr="003E10E9">
          <w:rPr>
            <w:rStyle w:val="CommentReference"/>
            <w:rFonts w:asciiTheme="minorHAnsi" w:eastAsiaTheme="minorHAnsi" w:hAnsiTheme="minorHAnsi" w:cstheme="minorBidi"/>
            <w:lang w:eastAsia="en-US"/>
          </w:rPr>
          <w:commentReference w:id="919"/>
        </w:r>
      </w:ins>
      <w:commentRangeStart w:id="922"/>
      <w:del w:id="923" w:author="Ian Brown" w:date="2024-11-26T12:35:00Z">
        <w:r w:rsidR="00B110C9" w:rsidRPr="003E10E9">
          <w:rPr>
            <w:sz w:val="22"/>
            <w:szCs w:val="22"/>
          </w:rPr>
          <w:delText>XXXX</w:delText>
        </w:r>
      </w:del>
      <w:commentRangeEnd w:id="922"/>
      <w:ins w:id="924" w:author="Coggon, Amelia Charlotte" w:date="2024-12-08T13:40:00Z" w16du:dateUtc="2024-12-08T12:40:00Z">
        <w:r w:rsidR="00801E38" w:rsidRPr="003E10E9">
          <w:rPr>
            <w:rStyle w:val="CommentReference"/>
            <w:rFonts w:asciiTheme="minorHAnsi" w:eastAsiaTheme="minorHAnsi" w:hAnsiTheme="minorHAnsi" w:cstheme="minorBidi"/>
            <w:lang w:eastAsia="en-US"/>
          </w:rPr>
          <w:commentReference w:id="922"/>
        </w:r>
      </w:ins>
      <w:ins w:id="925" w:author="Coggon, Amelia Charlotte" w:date="2024-12-11T20:47:00Z" w16du:dateUtc="2024-12-11T19:47:00Z">
        <w:r w:rsidR="00244641">
          <w:rPr>
            <w:sz w:val="22"/>
            <w:szCs w:val="22"/>
          </w:rPr>
          <w:t xml:space="preserve">; </w:t>
        </w:r>
      </w:ins>
      <w:ins w:id="926" w:author="Kristien Van Reeth" w:date="2024-11-30T22:06:00Z" w16du:dateUtc="2024-11-30T21:06:00Z">
        <w:del w:id="927" w:author="Coggon, Amelia Charlotte" w:date="2024-12-11T20:47:00Z" w16du:dateUtc="2024-12-11T19:47:00Z">
          <w:r w:rsidR="00831DB0" w:rsidRPr="003E10E9" w:rsidDel="00244641">
            <w:rPr>
              <w:sz w:val="22"/>
              <w:szCs w:val="22"/>
            </w:rPr>
            <w:delText xml:space="preserve">, </w:delText>
          </w:r>
        </w:del>
        <w:r w:rsidR="00831DB0" w:rsidRPr="003E10E9">
          <w:rPr>
            <w:sz w:val="22"/>
            <w:szCs w:val="22"/>
          </w:rPr>
          <w:t xml:space="preserve">the Belgian Federal Service for </w:t>
        </w:r>
      </w:ins>
      <w:ins w:id="928" w:author="Kristien Van Reeth" w:date="2024-11-30T22:07:00Z" w16du:dateUtc="2024-11-30T21:07:00Z">
        <w:r w:rsidR="00831DB0" w:rsidRPr="003E10E9">
          <w:rPr>
            <w:sz w:val="22"/>
            <w:szCs w:val="22"/>
          </w:rPr>
          <w:t>Public Health, Food Chain Safety and Environment (FLUZOVA project, contract number RF 23/05)</w:t>
        </w:r>
      </w:ins>
      <w:ins w:id="929" w:author="Coggon, Amelia Charlotte" w:date="2024-12-11T20:47:00Z" w16du:dateUtc="2024-12-11T19:47:00Z">
        <w:r w:rsidR="00244641">
          <w:rPr>
            <w:sz w:val="22"/>
            <w:szCs w:val="22"/>
          </w:rPr>
          <w:t>; and</w:t>
        </w:r>
        <w:r w:rsidR="00244641" w:rsidRPr="00244641" w:rsidDel="00244641">
          <w:rPr>
            <w:sz w:val="22"/>
            <w:szCs w:val="22"/>
          </w:rPr>
          <w:t xml:space="preserve"> </w:t>
        </w:r>
      </w:ins>
      <w:ins w:id="930" w:author="Kristien Van Reeth" w:date="2024-12-08T13:35:00Z" w16du:dateUtc="2024-12-08T12:35:00Z">
        <w:del w:id="931" w:author="Coggon, Amelia Charlotte" w:date="2024-12-11T20:46:00Z" w16du:dateUtc="2024-12-11T19:46:00Z">
          <w:r w:rsidR="00B110C9" w:rsidRPr="003E10E9" w:rsidDel="00244641">
            <w:rPr>
              <w:sz w:val="22"/>
              <w:szCs w:val="22"/>
              <w:rPrChange w:id="932" w:author="Coggon, Amelia Charlotte" w:date="2024-12-11T20:45:00Z" w16du:dateUtc="2024-12-11T19:45:00Z">
                <w:rPr>
                  <w:sz w:val="22"/>
                  <w:szCs w:val="22"/>
                  <w:highlight w:val="yellow"/>
                </w:rPr>
              </w:rPrChange>
            </w:rPr>
            <w:delText>.</w:delText>
          </w:r>
        </w:del>
      </w:ins>
      <w:del w:id="933" w:author="Coggon, Amelia Charlotte" w:date="2024-12-11T20:47:00Z" w16du:dateUtc="2024-12-11T19:47:00Z">
        <w:r w:rsidR="00B110C9" w:rsidRPr="003E10E9" w:rsidDel="00244641">
          <w:rPr>
            <w:sz w:val="22"/>
            <w:szCs w:val="22"/>
            <w:rPrChange w:id="934" w:author="Coggon, Amelia Charlotte" w:date="2024-12-11T20:45:00Z" w16du:dateUtc="2024-12-11T19:45:00Z">
              <w:rPr>
                <w:sz w:val="22"/>
                <w:szCs w:val="22"/>
                <w:highlight w:val="yellow"/>
              </w:rPr>
            </w:rPrChange>
          </w:rPr>
          <w:delText>.</w:delText>
        </w:r>
        <w:commentRangeEnd w:id="899"/>
        <w:r w:rsidR="00B110C9" w:rsidRPr="003E10E9" w:rsidDel="00244641">
          <w:rPr>
            <w:rStyle w:val="CommentReference"/>
            <w:rFonts w:eastAsiaTheme="minorHAnsi"/>
            <w:sz w:val="22"/>
            <w:szCs w:val="22"/>
            <w:lang w:eastAsia="en-US"/>
          </w:rPr>
          <w:commentReference w:id="899"/>
        </w:r>
        <w:r w:rsidR="0039360A" w:rsidRPr="003E10E9" w:rsidDel="00244641">
          <w:rPr>
            <w:sz w:val="22"/>
            <w:szCs w:val="22"/>
          </w:rPr>
          <w:delText xml:space="preserve"> </w:delText>
        </w:r>
      </w:del>
      <w:ins w:id="935" w:author="Coggon, Amelia Charlotte" w:date="2024-12-11T20:47:00Z" w16du:dateUtc="2024-12-11T19:47:00Z">
        <w:r w:rsidR="00244641">
          <w:rPr>
            <w:sz w:val="22"/>
            <w:szCs w:val="22"/>
          </w:rPr>
          <w:t>the</w:t>
        </w:r>
      </w:ins>
      <w:ins w:id="936" w:author="Coggon, Amelia Charlotte" w:date="2024-12-11T20:47:00Z">
        <w:r w:rsidR="00244641" w:rsidRPr="00244641">
          <w:rPr>
            <w:sz w:val="22"/>
            <w:szCs w:val="22"/>
          </w:rPr>
          <w:t xml:space="preserve"> Italian Ministry of Health grants </w:t>
        </w:r>
        <w:proofErr w:type="spellStart"/>
        <w:r w:rsidR="00244641" w:rsidRPr="00244641">
          <w:rPr>
            <w:sz w:val="22"/>
            <w:szCs w:val="22"/>
          </w:rPr>
          <w:t>Ricerca</w:t>
        </w:r>
        <w:proofErr w:type="spellEnd"/>
        <w:r w:rsidR="00244641" w:rsidRPr="00244641">
          <w:rPr>
            <w:sz w:val="22"/>
            <w:szCs w:val="22"/>
          </w:rPr>
          <w:t xml:space="preserve"> Corrente IZS LE 2018009, IZS LE 2020005.</w:t>
        </w:r>
      </w:ins>
      <w:ins w:id="937" w:author="Coggon, Amelia Charlotte" w:date="2024-12-11T20:47:00Z" w16du:dateUtc="2024-12-11T19:47:00Z">
        <w:r w:rsidR="00244641">
          <w:rPr>
            <w:sz w:val="22"/>
            <w:szCs w:val="22"/>
          </w:rPr>
          <w:t xml:space="preserve"> </w:t>
        </w:r>
      </w:ins>
      <w:r w:rsidR="0039360A" w:rsidRPr="003E10E9">
        <w:rPr>
          <w:sz w:val="22"/>
          <w:szCs w:val="22"/>
          <w:lang w:val="en-US"/>
        </w:rPr>
        <w:t>The funders had no role in study</w:t>
      </w:r>
      <w:r w:rsidR="0039360A" w:rsidRPr="00B245E7">
        <w:rPr>
          <w:sz w:val="22"/>
          <w:szCs w:val="22"/>
          <w:lang w:val="en-US"/>
        </w:rPr>
        <w:t xml:space="preserve"> design, data collection and interpretation, or the decision to submit the work for publication. Mention of trade names or commercial products in this article is solely for the purpose of providing specific information and does not imply recommendation or endorsement by the USDA, </w:t>
      </w:r>
      <w:r w:rsidR="004300C9" w:rsidRPr="00B245E7">
        <w:rPr>
          <w:sz w:val="22"/>
          <w:szCs w:val="22"/>
          <w:lang w:val="en-US"/>
        </w:rPr>
        <w:t xml:space="preserve">CDC, </w:t>
      </w:r>
      <w:r w:rsidR="0039360A" w:rsidRPr="00B245E7">
        <w:rPr>
          <w:sz w:val="22"/>
          <w:szCs w:val="22"/>
          <w:lang w:val="en-US"/>
        </w:rPr>
        <w:t>DOE, or ORISE. USDA is an equal opportunity provider and employer.</w:t>
      </w:r>
    </w:p>
    <w:p w14:paraId="0DCB8D55" w14:textId="1F9CF548" w:rsidR="005F4255" w:rsidRPr="00B245E7" w:rsidRDefault="005F4255" w:rsidP="00B245E7">
      <w:pPr>
        <w:spacing w:line="360" w:lineRule="auto"/>
        <w:rPr>
          <w:sz w:val="22"/>
          <w:szCs w:val="22"/>
        </w:rPr>
      </w:pPr>
      <w:r w:rsidRPr="00B245E7">
        <w:rPr>
          <w:b/>
          <w:bCs/>
          <w:sz w:val="22"/>
          <w:szCs w:val="22"/>
        </w:rPr>
        <w:br w:type="page"/>
      </w:r>
    </w:p>
    <w:p w14:paraId="42CFAA16" w14:textId="7D1D7005" w:rsidR="0085268D" w:rsidRPr="00B245E7" w:rsidRDefault="005A25F9" w:rsidP="00B245E7">
      <w:pPr>
        <w:spacing w:line="360" w:lineRule="auto"/>
        <w:rPr>
          <w:b/>
          <w:bCs/>
          <w:sz w:val="22"/>
          <w:szCs w:val="22"/>
        </w:rPr>
      </w:pPr>
      <w:r w:rsidRPr="00B245E7">
        <w:rPr>
          <w:b/>
          <w:bCs/>
          <w:sz w:val="22"/>
          <w:szCs w:val="22"/>
        </w:rPr>
        <w:lastRenderedPageBreak/>
        <w:t>References</w:t>
      </w:r>
    </w:p>
    <w:p w14:paraId="61766090" w14:textId="77777777" w:rsidR="000F2B1F" w:rsidRPr="000F2B1F" w:rsidRDefault="000F2B1F" w:rsidP="000F2B1F">
      <w:pPr>
        <w:spacing w:line="360" w:lineRule="auto"/>
        <w:rPr>
          <w:ins w:id="938" w:author="Coggon, Amelia Charlotte" w:date="2024-12-09T19:23:00Z"/>
          <w:sz w:val="22"/>
          <w:szCs w:val="22"/>
        </w:rPr>
      </w:pPr>
      <w:proofErr w:type="spellStart"/>
      <w:ins w:id="939" w:author="Coggon, Amelia Charlotte" w:date="2024-12-09T19:23:00Z">
        <w:r w:rsidRPr="000F2B1F">
          <w:rPr>
            <w:sz w:val="22"/>
            <w:szCs w:val="22"/>
          </w:rPr>
          <w:t>Andraud</w:t>
        </w:r>
        <w:proofErr w:type="spellEnd"/>
        <w:r w:rsidRPr="000F2B1F">
          <w:rPr>
            <w:sz w:val="22"/>
            <w:szCs w:val="22"/>
          </w:rPr>
          <w:t xml:space="preserve">, M. </w:t>
        </w:r>
        <w:r w:rsidRPr="000F2B1F">
          <w:rPr>
            <w:i/>
            <w:iCs/>
            <w:sz w:val="22"/>
            <w:szCs w:val="22"/>
          </w:rPr>
          <w:t>et al.</w:t>
        </w:r>
        <w:r w:rsidRPr="000F2B1F">
          <w:rPr>
            <w:sz w:val="22"/>
            <w:szCs w:val="22"/>
          </w:rPr>
          <w:t xml:space="preserve"> (2023) ‘Evaluation of early single dose vaccination on swine influenza A virus transmission in piglets: From experimental data to mechanistic modelling’, </w:t>
        </w:r>
        <w:r w:rsidRPr="000F2B1F">
          <w:rPr>
            <w:i/>
            <w:iCs/>
            <w:sz w:val="22"/>
            <w:szCs w:val="22"/>
          </w:rPr>
          <w:t>Vaccine</w:t>
        </w:r>
        <w:r w:rsidRPr="000F2B1F">
          <w:rPr>
            <w:sz w:val="22"/>
            <w:szCs w:val="22"/>
          </w:rPr>
          <w:t xml:space="preserve">, 41(19), pp. 3119–3127. Available at: </w:t>
        </w:r>
        <w:r w:rsidRPr="000F2B1F">
          <w:rPr>
            <w:sz w:val="22"/>
            <w:szCs w:val="22"/>
          </w:rPr>
          <w:fldChar w:fldCharType="begin"/>
        </w:r>
        <w:r w:rsidRPr="000F2B1F">
          <w:rPr>
            <w:sz w:val="22"/>
            <w:szCs w:val="22"/>
          </w:rPr>
          <w:instrText>HYPERLINK "https://doi.org/10.1016/j.vaccine.2023.04.018"</w:instrText>
        </w:r>
        <w:r w:rsidRPr="000F2B1F">
          <w:rPr>
            <w:sz w:val="22"/>
            <w:szCs w:val="22"/>
          </w:rPr>
        </w:r>
        <w:r w:rsidRPr="000F2B1F">
          <w:rPr>
            <w:sz w:val="22"/>
            <w:szCs w:val="22"/>
          </w:rPr>
          <w:fldChar w:fldCharType="separate"/>
        </w:r>
        <w:r w:rsidRPr="000F2B1F">
          <w:rPr>
            <w:rStyle w:val="Hyperlink"/>
            <w:sz w:val="22"/>
            <w:szCs w:val="22"/>
          </w:rPr>
          <w:t>https://doi.org/10.1016/j.vaccine.2023.04.018</w:t>
        </w:r>
      </w:ins>
      <w:ins w:id="940" w:author="Coggon, Amelia Charlotte" w:date="2024-12-09T19:23:00Z" w16du:dateUtc="2024-12-09T18:23:00Z">
        <w:r w:rsidRPr="000F2B1F">
          <w:rPr>
            <w:sz w:val="22"/>
            <w:szCs w:val="22"/>
          </w:rPr>
          <w:fldChar w:fldCharType="end"/>
        </w:r>
      </w:ins>
      <w:ins w:id="941" w:author="Coggon, Amelia Charlotte" w:date="2024-12-09T19:23:00Z">
        <w:r w:rsidRPr="000F2B1F">
          <w:rPr>
            <w:sz w:val="22"/>
            <w:szCs w:val="22"/>
          </w:rPr>
          <w:t>.</w:t>
        </w:r>
      </w:ins>
    </w:p>
    <w:p w14:paraId="0C69DA3A" w14:textId="77777777" w:rsidR="005F4255" w:rsidRPr="00B245E7" w:rsidRDefault="005F4255" w:rsidP="00B245E7">
      <w:pPr>
        <w:spacing w:line="360" w:lineRule="auto"/>
        <w:rPr>
          <w:sz w:val="22"/>
          <w:szCs w:val="22"/>
        </w:rPr>
      </w:pPr>
      <w:proofErr w:type="spellStart"/>
      <w:r w:rsidRPr="00B245E7">
        <w:rPr>
          <w:sz w:val="22"/>
          <w:szCs w:val="22"/>
        </w:rPr>
        <w:t>Ampofo</w:t>
      </w:r>
      <w:proofErr w:type="spellEnd"/>
      <w:r w:rsidRPr="00B245E7">
        <w:rPr>
          <w:sz w:val="22"/>
          <w:szCs w:val="22"/>
        </w:rPr>
        <w:t>, W.K. et al. (2015) ‘Strengthening the influenza vaccine virus selection and development process: Report of the 3rd WHO Informal Consultation for Improving Influenza Vaccine Virus Selection held at WHO headquarters, Geneva, Switzerland, 1-3 April 2014’, Vaccine, 33(36), pp. 4368–4382. Available at: https://doi.org/10.1016/j.vaccine.2015.06.090.</w:t>
      </w:r>
    </w:p>
    <w:p w14:paraId="53E59A37" w14:textId="77777777" w:rsidR="005F4255" w:rsidRPr="00B245E7" w:rsidRDefault="005F4255" w:rsidP="00B245E7">
      <w:pPr>
        <w:spacing w:line="360" w:lineRule="auto"/>
        <w:rPr>
          <w:sz w:val="22"/>
          <w:szCs w:val="22"/>
        </w:rPr>
      </w:pPr>
      <w:r w:rsidRPr="00B245E7">
        <w:rPr>
          <w:sz w:val="22"/>
          <w:szCs w:val="22"/>
        </w:rPr>
        <w:t>Andersen, K.M. et al. (2022) ‘Severe Human Case of Zoonotic Infection with Swine-Origin Influenza A Virus, Denmark, 2021’, Emerging Infectious Diseases, 28(12), pp. 2561–2564. Available at: https://doi.org/10.3201/eid2812.220935.</w:t>
      </w:r>
    </w:p>
    <w:p w14:paraId="2A5A2432" w14:textId="77777777" w:rsidR="005F4255" w:rsidRPr="00B245E7" w:rsidRDefault="005F4255" w:rsidP="00B245E7">
      <w:pPr>
        <w:spacing w:line="360" w:lineRule="auto"/>
        <w:rPr>
          <w:sz w:val="22"/>
          <w:szCs w:val="22"/>
        </w:rPr>
      </w:pPr>
      <w:r w:rsidRPr="00B245E7">
        <w:rPr>
          <w:sz w:val="22"/>
          <w:szCs w:val="22"/>
        </w:rPr>
        <w:t xml:space="preserve">Anderson, T.K. et al. (2016) ‘A Phylogeny-Based Global Nomenclature System and Automated Annotation Tool for H1 Hemagglutinin Genes from Swine Influenza A Viruses’, </w:t>
      </w:r>
      <w:proofErr w:type="spellStart"/>
      <w:r w:rsidRPr="00B245E7">
        <w:rPr>
          <w:sz w:val="22"/>
          <w:szCs w:val="22"/>
        </w:rPr>
        <w:t>mSphere</w:t>
      </w:r>
      <w:proofErr w:type="spellEnd"/>
      <w:r w:rsidRPr="00B245E7">
        <w:rPr>
          <w:sz w:val="22"/>
          <w:szCs w:val="22"/>
        </w:rPr>
        <w:t>, 1(6). Available at: https://doi.org/10.1128/mSphere.00275-16.</w:t>
      </w:r>
    </w:p>
    <w:p w14:paraId="5F2B6170" w14:textId="77777777" w:rsidR="005F4255" w:rsidRPr="00B245E7" w:rsidRDefault="005F4255" w:rsidP="00B245E7">
      <w:pPr>
        <w:spacing w:line="360" w:lineRule="auto"/>
        <w:rPr>
          <w:sz w:val="22"/>
          <w:szCs w:val="22"/>
        </w:rPr>
      </w:pPr>
      <w:r w:rsidRPr="00B245E7">
        <w:rPr>
          <w:sz w:val="22"/>
          <w:szCs w:val="22"/>
        </w:rPr>
        <w:t>Anderson, T.K. et al. (2021) ‘Swine Influenza A Viruses and the Tangled Relationship with Humans’, Cold Spring Harbor Perspectives in Medicine, 11(3), p. a038737. Available at: https://doi.org/10.1101/cshperspect.a038737.</w:t>
      </w:r>
    </w:p>
    <w:p w14:paraId="1E45E646" w14:textId="77777777" w:rsidR="005F4255" w:rsidRPr="00B245E7" w:rsidRDefault="005F4255" w:rsidP="00B245E7">
      <w:pPr>
        <w:spacing w:line="360" w:lineRule="auto"/>
        <w:rPr>
          <w:sz w:val="22"/>
          <w:szCs w:val="22"/>
        </w:rPr>
      </w:pPr>
      <w:proofErr w:type="spellStart"/>
      <w:r w:rsidRPr="00B245E7">
        <w:rPr>
          <w:sz w:val="22"/>
          <w:szCs w:val="22"/>
        </w:rPr>
        <w:t>Argimón</w:t>
      </w:r>
      <w:proofErr w:type="spellEnd"/>
      <w:r w:rsidRPr="00B245E7">
        <w:rPr>
          <w:sz w:val="22"/>
          <w:szCs w:val="22"/>
        </w:rPr>
        <w:t>, S. et al. (2016) ‘</w:t>
      </w:r>
      <w:proofErr w:type="spellStart"/>
      <w:r w:rsidRPr="00B245E7">
        <w:rPr>
          <w:sz w:val="22"/>
          <w:szCs w:val="22"/>
        </w:rPr>
        <w:t>Microreact</w:t>
      </w:r>
      <w:proofErr w:type="spellEnd"/>
      <w:r w:rsidRPr="00B245E7">
        <w:rPr>
          <w:sz w:val="22"/>
          <w:szCs w:val="22"/>
        </w:rPr>
        <w:t>: visualizing and sharing data for genomic epidemiology and phylogeography’, Microbial Genomics, 2(11). Available at: https://doi.org/10.1099/mgen.0.000093.</w:t>
      </w:r>
    </w:p>
    <w:p w14:paraId="7A9FC412" w14:textId="77777777" w:rsidR="005F4255" w:rsidDel="00E51044" w:rsidRDefault="005F4255" w:rsidP="00E51044">
      <w:pPr>
        <w:spacing w:line="360" w:lineRule="auto"/>
        <w:rPr>
          <w:del w:id="942" w:author="Coggon, Amelia Charlotte" w:date="2024-12-09T15:51:00Z" w16du:dateUtc="2024-12-09T14:51:00Z"/>
          <w:color w:val="000000"/>
          <w:sz w:val="22"/>
          <w:szCs w:val="22"/>
          <w:lang w:val="en-US" w:eastAsia="en-US"/>
        </w:rPr>
      </w:pPr>
      <w:r w:rsidRPr="00B245E7">
        <w:rPr>
          <w:sz w:val="22"/>
          <w:szCs w:val="22"/>
        </w:rPr>
        <w:t xml:space="preserve">Beaudoin, A. et al. (2012) ‘Characterization of Influenza </w:t>
      </w:r>
      <w:proofErr w:type="gramStart"/>
      <w:r w:rsidRPr="00B245E7">
        <w:rPr>
          <w:sz w:val="22"/>
          <w:szCs w:val="22"/>
        </w:rPr>
        <w:t>A</w:t>
      </w:r>
      <w:proofErr w:type="gramEnd"/>
      <w:r w:rsidRPr="00B245E7">
        <w:rPr>
          <w:sz w:val="22"/>
          <w:szCs w:val="22"/>
        </w:rPr>
        <w:t xml:space="preserve"> Outbreaks in Minnesota Swine Herds and Measures Taken to Reduce the Risk of Zoonotic Transmission’, Zoonoses and Public Health, 59(2), pp. 96–106. </w:t>
      </w:r>
      <w:ins w:id="943" w:author="Harder, Timm" w:date="2024-12-08T13:33:00Z" w16du:dateUtc="2024-12-08T12:33:00Z">
        <w:r w:rsidRPr="00B245E7">
          <w:rPr>
            <w:sz w:val="22"/>
            <w:szCs w:val="22"/>
          </w:rPr>
          <w:t xml:space="preserve">Available at: </w:t>
        </w:r>
      </w:ins>
      <w:ins w:id="944" w:author="Ian Brown" w:date="2024-11-25T15:11:00Z">
        <w:r w:rsidR="009D2A04">
          <w:rPr>
            <w:sz w:val="22"/>
            <w:szCs w:val="22"/>
          </w:rPr>
          <w:fldChar w:fldCharType="begin"/>
        </w:r>
        <w:r w:rsidR="009D2A04">
          <w:rPr>
            <w:sz w:val="22"/>
            <w:szCs w:val="22"/>
          </w:rPr>
          <w:instrText>HYPERLINK "</w:instrText>
        </w:r>
      </w:ins>
      <w:r w:rsidR="009D2A04" w:rsidRPr="00B245E7">
        <w:rPr>
          <w:sz w:val="22"/>
          <w:szCs w:val="22"/>
        </w:rPr>
        <w:instrText>https://doi.org/10.1111/j.1863-2378.2011.01423.x</w:instrText>
      </w:r>
      <w:ins w:id="945" w:author="Ian Brown" w:date="2024-11-25T15:11:00Z">
        <w:r w:rsidR="009D2A04">
          <w:rPr>
            <w:sz w:val="22"/>
            <w:szCs w:val="22"/>
          </w:rPr>
          <w:instrText>"</w:instrText>
        </w:r>
        <w:r w:rsidR="009D2A04">
          <w:rPr>
            <w:sz w:val="22"/>
            <w:szCs w:val="22"/>
          </w:rPr>
        </w:r>
        <w:r w:rsidR="009D2A04">
          <w:rPr>
            <w:sz w:val="22"/>
            <w:szCs w:val="22"/>
          </w:rPr>
          <w:fldChar w:fldCharType="separate"/>
        </w:r>
      </w:ins>
      <w:r w:rsidR="009D2A04" w:rsidRPr="00273AFE">
        <w:rPr>
          <w:rStyle w:val="Hyperlink"/>
          <w:sz w:val="22"/>
          <w:szCs w:val="22"/>
        </w:rPr>
        <w:t>https://doi.org/10.1111/j.1863-2378.2011.01423.x</w:t>
      </w:r>
      <w:ins w:id="946" w:author="Ian Brown" w:date="2024-11-25T15:11:00Z">
        <w:r w:rsidR="009D2A04">
          <w:rPr>
            <w:sz w:val="22"/>
            <w:szCs w:val="22"/>
          </w:rPr>
          <w:fldChar w:fldCharType="end"/>
        </w:r>
      </w:ins>
      <w:ins w:id="947" w:author="Harder, Timm" w:date="2024-12-08T13:33:00Z" w16du:dateUtc="2024-12-08T12:33:00Z">
        <w:r w:rsidRPr="00B245E7">
          <w:rPr>
            <w:sz w:val="22"/>
            <w:szCs w:val="22"/>
          </w:rPr>
          <w:t>.</w:t>
        </w:r>
      </w:ins>
      <w:del w:id="948" w:author="Harder, Timm" w:date="2024-12-08T13:33:00Z" w16du:dateUtc="2024-12-08T12:33:00Z">
        <w:r w:rsidRPr="00B245E7">
          <w:rPr>
            <w:sz w:val="22"/>
            <w:szCs w:val="22"/>
          </w:rPr>
          <w:delText>Available at: https://doi.org/10.1111/j.1863-2378.2011.01423.x.</w:delText>
        </w:r>
      </w:del>
    </w:p>
    <w:p w14:paraId="1D531351" w14:textId="77777777" w:rsidR="00E51044" w:rsidRPr="00B245E7" w:rsidRDefault="00E51044" w:rsidP="00B245E7">
      <w:pPr>
        <w:spacing w:line="360" w:lineRule="auto"/>
        <w:rPr>
          <w:ins w:id="949" w:author="Coggon, Amelia Charlotte" w:date="2024-12-09T15:51:00Z" w16du:dateUtc="2024-12-09T14:51:00Z"/>
          <w:sz w:val="22"/>
          <w:szCs w:val="22"/>
        </w:rPr>
      </w:pPr>
    </w:p>
    <w:p w14:paraId="2A445A7F" w14:textId="5BA91B0C" w:rsidR="009D2A04" w:rsidDel="00E51044" w:rsidRDefault="009D2A04" w:rsidP="00B245E7">
      <w:pPr>
        <w:spacing w:line="360" w:lineRule="auto"/>
        <w:rPr>
          <w:del w:id="950" w:author="Ian Brown" w:date="2024-11-25T15:12:00Z"/>
          <w:sz w:val="22"/>
          <w:szCs w:val="22"/>
        </w:rPr>
      </w:pPr>
      <w:ins w:id="951" w:author="Ian Brown" w:date="2024-11-25T15:11:00Z">
        <w:r w:rsidRPr="009D2A04">
          <w:rPr>
            <w:color w:val="000000"/>
            <w:sz w:val="22"/>
            <w:szCs w:val="22"/>
            <w:lang w:val="en-US" w:eastAsia="en-US"/>
            <w:rPrChange w:id="952" w:author="Ian Brown" w:date="2024-11-25T15:12:00Z">
              <w:rPr>
                <w:rFonts w:ascii="Arial" w:hAnsi="Arial" w:cs="Arial"/>
                <w:b/>
                <w:bCs/>
                <w:color w:val="000000"/>
                <w:sz w:val="20"/>
                <w:szCs w:val="20"/>
                <w:lang w:val="en-US" w:eastAsia="en-US"/>
              </w:rPr>
            </w:rPrChange>
          </w:rPr>
          <w:t>Brown</w:t>
        </w:r>
        <w:r w:rsidRPr="009D2A04">
          <w:rPr>
            <w:color w:val="000000"/>
            <w:sz w:val="22"/>
            <w:szCs w:val="22"/>
            <w:lang w:val="en-US" w:eastAsia="en-US"/>
            <w:rPrChange w:id="953" w:author="Ian Brown" w:date="2024-11-25T15:12:00Z">
              <w:rPr>
                <w:rFonts w:ascii="Arial" w:hAnsi="Arial" w:cs="Arial"/>
                <w:color w:val="000000"/>
                <w:sz w:val="20"/>
                <w:szCs w:val="20"/>
                <w:lang w:val="en-US" w:eastAsia="en-US"/>
              </w:rPr>
            </w:rPrChange>
          </w:rPr>
          <w:t xml:space="preserve">, </w:t>
        </w:r>
      </w:ins>
      <w:ins w:id="954" w:author="Ian Brown" w:date="2024-11-25T15:12:00Z">
        <w:r w:rsidRPr="00C444B3">
          <w:rPr>
            <w:color w:val="000000"/>
            <w:sz w:val="22"/>
            <w:szCs w:val="22"/>
            <w:lang w:val="en-US" w:eastAsia="en-US"/>
          </w:rPr>
          <w:t>I.H.</w:t>
        </w:r>
        <w:r>
          <w:rPr>
            <w:color w:val="000000"/>
            <w:sz w:val="22"/>
            <w:szCs w:val="22"/>
            <w:lang w:val="en-US" w:eastAsia="en-US"/>
          </w:rPr>
          <w:t xml:space="preserve"> et al.</w:t>
        </w:r>
      </w:ins>
      <w:ins w:id="955" w:author="Ian Brown" w:date="2024-11-25T15:11:00Z">
        <w:r w:rsidRPr="009D2A04">
          <w:rPr>
            <w:color w:val="000000"/>
            <w:sz w:val="22"/>
            <w:szCs w:val="22"/>
            <w:lang w:val="en-US" w:eastAsia="en-US"/>
            <w:rPrChange w:id="956" w:author="Ian Brown" w:date="2024-11-25T15:12:00Z">
              <w:rPr>
                <w:rFonts w:ascii="Arial" w:hAnsi="Arial" w:cs="Arial"/>
                <w:color w:val="000000"/>
                <w:sz w:val="20"/>
                <w:szCs w:val="20"/>
                <w:lang w:val="en-US" w:eastAsia="en-US"/>
              </w:rPr>
            </w:rPrChange>
          </w:rPr>
          <w:t xml:space="preserve"> (1995). Serological studies of influenza viruses in pigs in Great Britain 1991-2.</w:t>
        </w:r>
        <w:del w:id="957" w:author="Coggon, Amelia Charlotte" w:date="2024-12-14T15:57:00Z" w16du:dateUtc="2024-12-14T14:57:00Z">
          <w:r w:rsidRPr="009D2A04" w:rsidDel="00DF1E01">
            <w:rPr>
              <w:color w:val="000000"/>
              <w:sz w:val="22"/>
              <w:szCs w:val="22"/>
              <w:lang w:val="en-US" w:eastAsia="en-US"/>
              <w:rPrChange w:id="958" w:author="Ian Brown" w:date="2024-11-25T15:12:00Z">
                <w:rPr>
                  <w:rFonts w:ascii="Arial" w:hAnsi="Arial" w:cs="Arial"/>
                  <w:color w:val="000000"/>
                  <w:sz w:val="20"/>
                  <w:szCs w:val="20"/>
                  <w:lang w:val="en-US" w:eastAsia="en-US"/>
                </w:rPr>
              </w:rPrChange>
            </w:rPr>
            <w:delText xml:space="preserve">  </w:delText>
          </w:r>
        </w:del>
      </w:ins>
      <w:ins w:id="959" w:author="Coggon, Amelia Charlotte" w:date="2024-12-14T15:57:00Z" w16du:dateUtc="2024-12-14T14:57:00Z">
        <w:r w:rsidR="00DF1E01">
          <w:rPr>
            <w:color w:val="000000"/>
            <w:sz w:val="22"/>
            <w:szCs w:val="22"/>
            <w:lang w:val="en-US" w:eastAsia="en-US"/>
          </w:rPr>
          <w:t xml:space="preserve"> </w:t>
        </w:r>
      </w:ins>
      <w:ins w:id="960" w:author="Ian Brown" w:date="2024-11-25T15:11:00Z">
        <w:r w:rsidRPr="009D2A04">
          <w:rPr>
            <w:color w:val="000000"/>
            <w:sz w:val="22"/>
            <w:szCs w:val="22"/>
            <w:lang w:val="en-US" w:eastAsia="en-US"/>
            <w:rPrChange w:id="961" w:author="Ian Brown" w:date="2024-11-25T15:12:00Z">
              <w:rPr>
                <w:rFonts w:ascii="Arial" w:hAnsi="Arial" w:cs="Arial"/>
                <w:color w:val="000000"/>
                <w:sz w:val="20"/>
                <w:szCs w:val="20"/>
                <w:lang w:val="en-US" w:eastAsia="en-US"/>
              </w:rPr>
            </w:rPrChange>
          </w:rPr>
          <w:t>Epidemiology and Infection 114, 511-520</w:t>
        </w:r>
      </w:ins>
      <w:ins w:id="962" w:author="Ian Brown" w:date="2024-11-25T15:13:00Z">
        <w:r>
          <w:rPr>
            <w:color w:val="000000"/>
            <w:sz w:val="22"/>
            <w:szCs w:val="22"/>
            <w:lang w:val="en-US" w:eastAsia="en-US"/>
          </w:rPr>
          <w:t xml:space="preserve"> Available at </w:t>
        </w:r>
      </w:ins>
      <w:ins w:id="963" w:author="Coggon, Amelia Charlotte" w:date="2024-12-09T15:51:00Z" w16du:dateUtc="2024-12-09T14:51:00Z">
        <w:r w:rsidR="00E51044">
          <w:rPr>
            <w:sz w:val="22"/>
            <w:szCs w:val="22"/>
          </w:rPr>
          <w:fldChar w:fldCharType="begin"/>
        </w:r>
        <w:r w:rsidR="00E51044">
          <w:rPr>
            <w:sz w:val="22"/>
            <w:szCs w:val="22"/>
          </w:rPr>
          <w:instrText>HYPERLINK "</w:instrText>
        </w:r>
      </w:ins>
      <w:ins w:id="964" w:author="Ian Brown" w:date="2024-11-25T15:13:00Z">
        <w:r w:rsidR="00E51044" w:rsidRPr="009D2A04">
          <w:rPr>
            <w:sz w:val="22"/>
            <w:szCs w:val="22"/>
          </w:rPr>
          <w:instrText>https://doi.org/10.1017/s0950268800052225</w:instrText>
        </w:r>
      </w:ins>
      <w:ins w:id="965" w:author="Coggon, Amelia Charlotte" w:date="2024-12-09T15:51:00Z" w16du:dateUtc="2024-12-09T14:51:00Z">
        <w:r w:rsidR="00E51044">
          <w:rPr>
            <w:sz w:val="22"/>
            <w:szCs w:val="22"/>
          </w:rPr>
          <w:instrText>"</w:instrText>
        </w:r>
        <w:r w:rsidR="00E51044">
          <w:rPr>
            <w:sz w:val="22"/>
            <w:szCs w:val="22"/>
          </w:rPr>
        </w:r>
        <w:r w:rsidR="00E51044">
          <w:rPr>
            <w:sz w:val="22"/>
            <w:szCs w:val="22"/>
          </w:rPr>
          <w:fldChar w:fldCharType="separate"/>
        </w:r>
      </w:ins>
      <w:ins w:id="966" w:author="Ian Brown" w:date="2024-11-25T15:13:00Z">
        <w:r w:rsidR="00E51044" w:rsidRPr="00A54866">
          <w:rPr>
            <w:rStyle w:val="Hyperlink"/>
            <w:sz w:val="22"/>
            <w:szCs w:val="22"/>
          </w:rPr>
          <w:t>https://doi.org/10.1017/s0950268800052225</w:t>
        </w:r>
      </w:ins>
      <w:ins w:id="967" w:author="Coggon, Amelia Charlotte" w:date="2024-12-09T15:51:00Z" w16du:dateUtc="2024-12-09T14:51:00Z">
        <w:r w:rsidR="00E51044">
          <w:rPr>
            <w:sz w:val="22"/>
            <w:szCs w:val="22"/>
          </w:rPr>
          <w:fldChar w:fldCharType="end"/>
        </w:r>
      </w:ins>
    </w:p>
    <w:p w14:paraId="2E11A964" w14:textId="77777777" w:rsidR="00E51044" w:rsidRDefault="00E51044" w:rsidP="00B245E7">
      <w:pPr>
        <w:spacing w:line="360" w:lineRule="auto"/>
        <w:rPr>
          <w:ins w:id="968" w:author="Coggon, Amelia Charlotte" w:date="2024-12-09T15:51:00Z" w16du:dateUtc="2024-12-09T14:51:00Z"/>
          <w:sz w:val="22"/>
          <w:szCs w:val="22"/>
        </w:rPr>
      </w:pPr>
    </w:p>
    <w:p w14:paraId="5E31F307" w14:textId="4E9B1216" w:rsidR="005F4255" w:rsidRPr="00B245E7" w:rsidRDefault="005F4255" w:rsidP="00B245E7">
      <w:pPr>
        <w:spacing w:line="360" w:lineRule="auto"/>
        <w:rPr>
          <w:sz w:val="22"/>
          <w:szCs w:val="22"/>
        </w:rPr>
      </w:pPr>
      <w:r w:rsidRPr="00B245E7">
        <w:rPr>
          <w:sz w:val="22"/>
          <w:szCs w:val="22"/>
        </w:rPr>
        <w:t>Chang, J. et al. (2019) ‘</w:t>
      </w:r>
      <w:proofErr w:type="spellStart"/>
      <w:r w:rsidRPr="00B245E7">
        <w:rPr>
          <w:sz w:val="22"/>
          <w:szCs w:val="22"/>
        </w:rPr>
        <w:t>octoFLU</w:t>
      </w:r>
      <w:proofErr w:type="spellEnd"/>
      <w:r w:rsidRPr="00B245E7">
        <w:rPr>
          <w:sz w:val="22"/>
          <w:szCs w:val="22"/>
        </w:rPr>
        <w:t>: Automated Classification for the Evolutionary Origin of Influenza A Virus Gene Sequences Detected in U.S. Swine’, Microbiology Resource Announcements, 8(32). Available at: https://doi.org/10.1128/MRA.00673-19.</w:t>
      </w:r>
    </w:p>
    <w:p w14:paraId="3D454390" w14:textId="77777777" w:rsidR="005F4255" w:rsidRPr="00B245E7" w:rsidRDefault="005F4255" w:rsidP="00B245E7">
      <w:pPr>
        <w:spacing w:line="360" w:lineRule="auto"/>
        <w:rPr>
          <w:sz w:val="22"/>
          <w:szCs w:val="22"/>
        </w:rPr>
      </w:pPr>
      <w:proofErr w:type="spellStart"/>
      <w:r w:rsidRPr="00B245E7">
        <w:rPr>
          <w:sz w:val="22"/>
          <w:szCs w:val="22"/>
        </w:rPr>
        <w:t>Chastagner</w:t>
      </w:r>
      <w:proofErr w:type="spellEnd"/>
      <w:r w:rsidRPr="00B245E7">
        <w:rPr>
          <w:sz w:val="22"/>
          <w:szCs w:val="22"/>
        </w:rPr>
        <w:t>, A. et al. (2018) ‘Spatiotemporal Distribution and Evolution of the A/H1N1 2009 Pandemic Influenza Virus in Pigs in France from 2009 to 2017: Identification of a Potential Swine-Specific Lineage’, Journal of Virology, 92(24). Available at: https://doi.org/10.1128/JVI.00988-18.</w:t>
      </w:r>
    </w:p>
    <w:p w14:paraId="253DB3FF" w14:textId="77777777" w:rsidR="005F4255" w:rsidRPr="00B245E7" w:rsidRDefault="005F4255" w:rsidP="00B245E7">
      <w:pPr>
        <w:spacing w:line="360" w:lineRule="auto"/>
        <w:rPr>
          <w:sz w:val="22"/>
          <w:szCs w:val="22"/>
        </w:rPr>
      </w:pPr>
      <w:proofErr w:type="spellStart"/>
      <w:r w:rsidRPr="00B245E7">
        <w:rPr>
          <w:sz w:val="22"/>
          <w:szCs w:val="22"/>
        </w:rPr>
        <w:t>Chastagner</w:t>
      </w:r>
      <w:proofErr w:type="spellEnd"/>
      <w:r w:rsidRPr="00B245E7">
        <w:rPr>
          <w:sz w:val="22"/>
          <w:szCs w:val="22"/>
        </w:rPr>
        <w:t>, A. et al. (2020) ‘Genetic and Antigenic Evolution of European Swine Influenza A Viruses of HA-1C (Avian-Like) and HA-1B (Human-Like) Lineages in France from 2000 to 2018’, Viruses, 12(11), p. 1304. Available at: https://doi.org/10.3390/v12111304.</w:t>
      </w:r>
    </w:p>
    <w:p w14:paraId="4B2EF874" w14:textId="77777777" w:rsidR="005F4255" w:rsidRPr="00B245E7" w:rsidRDefault="005F4255" w:rsidP="00B245E7">
      <w:pPr>
        <w:spacing w:line="360" w:lineRule="auto"/>
        <w:rPr>
          <w:sz w:val="22"/>
          <w:szCs w:val="22"/>
        </w:rPr>
      </w:pPr>
      <w:proofErr w:type="spellStart"/>
      <w:r w:rsidRPr="00B245E7">
        <w:rPr>
          <w:sz w:val="22"/>
          <w:szCs w:val="22"/>
        </w:rPr>
        <w:t>Chepkwony</w:t>
      </w:r>
      <w:proofErr w:type="spellEnd"/>
      <w:r w:rsidRPr="00B245E7">
        <w:rPr>
          <w:sz w:val="22"/>
          <w:szCs w:val="22"/>
        </w:rPr>
        <w:t>, S. et al. (2021) ‘Genetic and antigenic evolution of H1 swine influenza A viruses isolated in Belgium and the Netherlands from 2014 through 2019’, Scientific Reports, 11(1), p. 11276. Available at: https://doi.org/10.1038/s41598-021-90512-z.</w:t>
      </w:r>
    </w:p>
    <w:p w14:paraId="6320221D" w14:textId="77777777" w:rsidR="000F4C73" w:rsidRDefault="000F4C73" w:rsidP="00B245E7">
      <w:pPr>
        <w:spacing w:line="360" w:lineRule="auto"/>
        <w:rPr>
          <w:ins w:id="969" w:author="Coggon, Amelia Charlotte" w:date="2024-12-09T19:22:00Z" w16du:dateUtc="2024-12-09T18:22:00Z"/>
          <w:sz w:val="22"/>
          <w:szCs w:val="22"/>
        </w:rPr>
      </w:pPr>
      <w:proofErr w:type="spellStart"/>
      <w:ins w:id="970" w:author="Coggon, Amelia Charlotte" w:date="2024-12-09T19:22:00Z">
        <w:r w:rsidRPr="000F4C73">
          <w:rPr>
            <w:sz w:val="22"/>
            <w:szCs w:val="22"/>
          </w:rPr>
          <w:lastRenderedPageBreak/>
          <w:t>Deblanc</w:t>
        </w:r>
        <w:proofErr w:type="spellEnd"/>
        <w:r w:rsidRPr="000F4C73">
          <w:rPr>
            <w:sz w:val="22"/>
            <w:szCs w:val="22"/>
          </w:rPr>
          <w:t xml:space="preserve">, C. </w:t>
        </w:r>
        <w:r w:rsidRPr="000F4C73">
          <w:rPr>
            <w:i/>
            <w:iCs/>
            <w:sz w:val="22"/>
            <w:szCs w:val="22"/>
          </w:rPr>
          <w:t>et al.</w:t>
        </w:r>
        <w:r w:rsidRPr="000F4C73">
          <w:rPr>
            <w:sz w:val="22"/>
            <w:szCs w:val="22"/>
          </w:rPr>
          <w:t xml:space="preserve"> (2018) ‘Maternally-derived antibodies do not inhibit swine influenza virus replication in piglets but decrease excreted virus infectivity and impair post-infectious immune responses’, </w:t>
        </w:r>
        <w:r w:rsidRPr="000F4C73">
          <w:rPr>
            <w:i/>
            <w:iCs/>
            <w:sz w:val="22"/>
            <w:szCs w:val="22"/>
          </w:rPr>
          <w:t>Veterinary Microbiology</w:t>
        </w:r>
        <w:r w:rsidRPr="000F4C73">
          <w:rPr>
            <w:sz w:val="22"/>
            <w:szCs w:val="22"/>
          </w:rPr>
          <w:t xml:space="preserve">, 216, pp. 142–152. Available at: </w:t>
        </w:r>
        <w:r w:rsidRPr="000F4C73">
          <w:rPr>
            <w:sz w:val="22"/>
            <w:szCs w:val="22"/>
          </w:rPr>
          <w:fldChar w:fldCharType="begin"/>
        </w:r>
        <w:r w:rsidRPr="000F4C73">
          <w:rPr>
            <w:sz w:val="22"/>
            <w:szCs w:val="22"/>
          </w:rPr>
          <w:instrText>HYPERLINK "https://doi.org/10.1016/j.vetmic.2018.01.019"</w:instrText>
        </w:r>
        <w:r w:rsidRPr="000F4C73">
          <w:rPr>
            <w:sz w:val="22"/>
            <w:szCs w:val="22"/>
          </w:rPr>
        </w:r>
        <w:r w:rsidRPr="000F4C73">
          <w:rPr>
            <w:sz w:val="22"/>
            <w:szCs w:val="22"/>
          </w:rPr>
          <w:fldChar w:fldCharType="separate"/>
        </w:r>
        <w:r w:rsidRPr="000F4C73">
          <w:rPr>
            <w:rStyle w:val="Hyperlink"/>
            <w:sz w:val="22"/>
            <w:szCs w:val="22"/>
          </w:rPr>
          <w:t>https://doi.org/10.1016/j.vetmic.2018.01.019</w:t>
        </w:r>
      </w:ins>
      <w:ins w:id="971" w:author="Coggon, Amelia Charlotte" w:date="2024-12-09T19:22:00Z" w16du:dateUtc="2024-12-09T18:22:00Z">
        <w:r w:rsidRPr="000F4C73">
          <w:rPr>
            <w:sz w:val="22"/>
            <w:szCs w:val="22"/>
          </w:rPr>
          <w:fldChar w:fldCharType="end"/>
        </w:r>
      </w:ins>
      <w:ins w:id="972" w:author="Coggon, Amelia Charlotte" w:date="2024-12-09T19:22:00Z">
        <w:r w:rsidRPr="000F4C73">
          <w:rPr>
            <w:sz w:val="22"/>
            <w:szCs w:val="22"/>
          </w:rPr>
          <w:t>.</w:t>
        </w:r>
      </w:ins>
    </w:p>
    <w:p w14:paraId="63FE6A88" w14:textId="05492BC0" w:rsidR="005F4255" w:rsidRPr="00B245E7" w:rsidRDefault="005F4255" w:rsidP="00B245E7">
      <w:pPr>
        <w:spacing w:line="360" w:lineRule="auto"/>
        <w:rPr>
          <w:sz w:val="22"/>
          <w:szCs w:val="22"/>
        </w:rPr>
      </w:pPr>
      <w:r w:rsidRPr="00B245E7">
        <w:rPr>
          <w:sz w:val="22"/>
          <w:szCs w:val="22"/>
        </w:rPr>
        <w:t>Fonville, J.M. et al. (2014) ‘Antibody landscapes after influenza virus infection or vaccination’, Science, 346(6212), pp. 996–1000. Available at: https://doi.org/10.1126/science.1256427.</w:t>
      </w:r>
    </w:p>
    <w:p w14:paraId="3249CEEE" w14:textId="77777777" w:rsidR="005F4255" w:rsidRPr="00B245E7" w:rsidRDefault="005F4255" w:rsidP="00B245E7">
      <w:pPr>
        <w:spacing w:line="360" w:lineRule="auto"/>
        <w:rPr>
          <w:sz w:val="22"/>
          <w:szCs w:val="22"/>
        </w:rPr>
      </w:pPr>
      <w:r w:rsidRPr="00B245E7">
        <w:rPr>
          <w:sz w:val="22"/>
          <w:szCs w:val="22"/>
        </w:rPr>
        <w:t>Gao, S. et al. (2017) ‘The genomic evolution of H1 influenza A viruses from swine detected in the United States between 2009 and 2016’, The Journal of general virology, 98(8). Available at: https://doi.org/10.1099/jgv.0.000885.</w:t>
      </w:r>
    </w:p>
    <w:p w14:paraId="54944D09" w14:textId="77777777" w:rsidR="005F4255" w:rsidRPr="00B245E7" w:rsidRDefault="005F4255" w:rsidP="00B245E7">
      <w:pPr>
        <w:spacing w:line="360" w:lineRule="auto"/>
        <w:rPr>
          <w:sz w:val="22"/>
          <w:szCs w:val="22"/>
        </w:rPr>
      </w:pPr>
      <w:r w:rsidRPr="00B245E7">
        <w:rPr>
          <w:sz w:val="22"/>
          <w:szCs w:val="22"/>
        </w:rPr>
        <w:t>Hadfield, J. et al. (2018) ‘</w:t>
      </w:r>
      <w:proofErr w:type="spellStart"/>
      <w:r w:rsidRPr="00B245E7">
        <w:rPr>
          <w:sz w:val="22"/>
          <w:szCs w:val="22"/>
        </w:rPr>
        <w:t>Nextstrain</w:t>
      </w:r>
      <w:proofErr w:type="spellEnd"/>
      <w:r w:rsidRPr="00B245E7">
        <w:rPr>
          <w:sz w:val="22"/>
          <w:szCs w:val="22"/>
        </w:rPr>
        <w:t>: real-time tracking of pathogen evolution’, Bioinformatics, 34(23), pp. 4121–4123. Available at: https://doi.org/10.1093/bioinformatics/bty407.</w:t>
      </w:r>
    </w:p>
    <w:p w14:paraId="585C4489" w14:textId="77777777" w:rsidR="005F4255" w:rsidRPr="00B245E7" w:rsidRDefault="005F4255" w:rsidP="00B245E7">
      <w:pPr>
        <w:spacing w:line="360" w:lineRule="auto"/>
        <w:rPr>
          <w:sz w:val="22"/>
          <w:szCs w:val="22"/>
        </w:rPr>
      </w:pPr>
      <w:r w:rsidRPr="00B245E7">
        <w:rPr>
          <w:sz w:val="22"/>
          <w:szCs w:val="22"/>
        </w:rPr>
        <w:t>Heider, A. et al. (2024) ‘Characteristics of two zoonotic swine influenza A(H1N1) viruses isolated in Germany from diseased patients’, International Journal of Medical Microbiology, 314, p. 151609. Available at: https://doi.org/10.1016/j.ijmm.2024.151609.</w:t>
      </w:r>
    </w:p>
    <w:p w14:paraId="66BE15AE" w14:textId="77777777" w:rsidR="005F4255" w:rsidRPr="00B245E7" w:rsidRDefault="005F4255" w:rsidP="00B245E7">
      <w:pPr>
        <w:spacing w:line="360" w:lineRule="auto"/>
        <w:rPr>
          <w:sz w:val="22"/>
          <w:szCs w:val="22"/>
        </w:rPr>
      </w:pPr>
      <w:proofErr w:type="spellStart"/>
      <w:r w:rsidRPr="00B245E7">
        <w:rPr>
          <w:sz w:val="22"/>
          <w:szCs w:val="22"/>
        </w:rPr>
        <w:t>Henritzi</w:t>
      </w:r>
      <w:proofErr w:type="spellEnd"/>
      <w:r w:rsidRPr="00B245E7">
        <w:rPr>
          <w:sz w:val="22"/>
          <w:szCs w:val="22"/>
        </w:rPr>
        <w:t>, D. et al. (2020) ‘Surveillance of European Domestic Pig Populations Identifies an Emerging Reservoir of Potentially Zoonotic Swine Influenza A Viruses’, Cell Host &amp; Microbe, 28(4), pp. 614-627.e6. Available at: https://doi.org/10.1016/j.chom.2020.07.006.</w:t>
      </w:r>
    </w:p>
    <w:p w14:paraId="2552B337" w14:textId="77777777" w:rsidR="005F4255" w:rsidRPr="00B245E7" w:rsidRDefault="005F4255" w:rsidP="00B245E7">
      <w:pPr>
        <w:spacing w:line="360" w:lineRule="auto"/>
        <w:rPr>
          <w:sz w:val="22"/>
          <w:szCs w:val="22"/>
        </w:rPr>
      </w:pPr>
      <w:r w:rsidRPr="00B245E7">
        <w:rPr>
          <w:sz w:val="22"/>
          <w:szCs w:val="22"/>
        </w:rPr>
        <w:t>Hufnagel, D.E. et al. (2023) ‘Characterizing a century of genetic diversity and contemporary antigenic diversity of N1 neuraminidase in influenza A virus from North American swine’, Virus Evolution, 9(1), p. vead015. Available at: https://doi.org/10.1093/ve/vead015.</w:t>
      </w:r>
    </w:p>
    <w:p w14:paraId="124151CC" w14:textId="77777777" w:rsidR="007135D9" w:rsidRPr="007135D9" w:rsidRDefault="007135D9" w:rsidP="007135D9">
      <w:pPr>
        <w:spacing w:line="360" w:lineRule="auto"/>
        <w:rPr>
          <w:sz w:val="22"/>
          <w:szCs w:val="22"/>
        </w:rPr>
      </w:pPr>
      <w:proofErr w:type="spellStart"/>
      <w:r w:rsidRPr="007135D9">
        <w:rPr>
          <w:sz w:val="22"/>
          <w:szCs w:val="22"/>
        </w:rPr>
        <w:t>Junqueira</w:t>
      </w:r>
      <w:proofErr w:type="spellEnd"/>
      <w:r w:rsidRPr="007135D9">
        <w:rPr>
          <w:sz w:val="22"/>
          <w:szCs w:val="22"/>
        </w:rPr>
        <w:t xml:space="preserve">, D.M. </w:t>
      </w:r>
      <w:r w:rsidRPr="007135D9">
        <w:rPr>
          <w:i/>
          <w:iCs/>
          <w:sz w:val="22"/>
          <w:szCs w:val="22"/>
        </w:rPr>
        <w:t>et al.</w:t>
      </w:r>
      <w:r w:rsidRPr="007135D9">
        <w:rPr>
          <w:sz w:val="22"/>
          <w:szCs w:val="22"/>
        </w:rPr>
        <w:t xml:space="preserve"> (2023) ‘Human-to-swine introductions and onward transmission of 2009 H1N1 pandemic influenza viruses in Brazil’, </w:t>
      </w:r>
      <w:r w:rsidRPr="007135D9">
        <w:rPr>
          <w:i/>
          <w:iCs/>
          <w:sz w:val="22"/>
          <w:szCs w:val="22"/>
        </w:rPr>
        <w:t>Frontiers in Microbiology</w:t>
      </w:r>
      <w:r w:rsidRPr="007135D9">
        <w:rPr>
          <w:sz w:val="22"/>
          <w:szCs w:val="22"/>
        </w:rPr>
        <w:t xml:space="preserve">, 14, p. 1243567. Available at: </w:t>
      </w:r>
      <w:hyperlink r:id="rId15" w:history="1">
        <w:r w:rsidRPr="007135D9">
          <w:rPr>
            <w:rStyle w:val="Hyperlink"/>
            <w:sz w:val="22"/>
            <w:szCs w:val="22"/>
          </w:rPr>
          <w:t>https://doi.org/10.3389/fmicb.2023.1243567</w:t>
        </w:r>
      </w:hyperlink>
      <w:r w:rsidRPr="007135D9">
        <w:rPr>
          <w:sz w:val="22"/>
          <w:szCs w:val="22"/>
        </w:rPr>
        <w:t>.</w:t>
      </w:r>
    </w:p>
    <w:p w14:paraId="30FDDB85" w14:textId="77777777" w:rsidR="007135D9" w:rsidRPr="007135D9" w:rsidRDefault="007135D9" w:rsidP="007135D9">
      <w:pPr>
        <w:spacing w:line="360" w:lineRule="auto"/>
        <w:rPr>
          <w:sz w:val="22"/>
          <w:szCs w:val="22"/>
        </w:rPr>
      </w:pPr>
      <w:r w:rsidRPr="007135D9">
        <w:rPr>
          <w:sz w:val="22"/>
          <w:szCs w:val="22"/>
        </w:rPr>
        <w:t xml:space="preserve">Kaplan, B.S. </w:t>
      </w:r>
      <w:r w:rsidRPr="007135D9">
        <w:rPr>
          <w:i/>
          <w:iCs/>
          <w:sz w:val="22"/>
          <w:szCs w:val="22"/>
        </w:rPr>
        <w:t>et al.</w:t>
      </w:r>
      <w:r w:rsidRPr="007135D9">
        <w:rPr>
          <w:sz w:val="22"/>
          <w:szCs w:val="22"/>
        </w:rPr>
        <w:t xml:space="preserve"> (2021) ‘Evolution and Antigenic Advancement of N2 Neuraminidase of Swine Influenza A Viruses Circulating in the United States following Two Separate Introductions from Human Seasonal Viruses’, </w:t>
      </w:r>
      <w:r w:rsidRPr="007135D9">
        <w:rPr>
          <w:i/>
          <w:iCs/>
          <w:sz w:val="22"/>
          <w:szCs w:val="22"/>
        </w:rPr>
        <w:t>Journal of Virology</w:t>
      </w:r>
      <w:r w:rsidRPr="007135D9">
        <w:rPr>
          <w:sz w:val="22"/>
          <w:szCs w:val="22"/>
        </w:rPr>
        <w:t xml:space="preserve">, 95(20), p. e00632. Available at: </w:t>
      </w:r>
      <w:hyperlink r:id="rId16" w:history="1">
        <w:r w:rsidRPr="007135D9">
          <w:rPr>
            <w:rStyle w:val="Hyperlink"/>
            <w:sz w:val="22"/>
            <w:szCs w:val="22"/>
          </w:rPr>
          <w:t>https://doi.org/10.1128/JVI.00632-21</w:t>
        </w:r>
      </w:hyperlink>
      <w:r w:rsidRPr="007135D9">
        <w:rPr>
          <w:sz w:val="22"/>
          <w:szCs w:val="22"/>
        </w:rPr>
        <w:t>.</w:t>
      </w:r>
    </w:p>
    <w:p w14:paraId="70B21A3F" w14:textId="77777777" w:rsidR="005F4255" w:rsidRPr="00B245E7" w:rsidRDefault="005F4255" w:rsidP="00B245E7">
      <w:pPr>
        <w:spacing w:line="360" w:lineRule="auto"/>
        <w:rPr>
          <w:sz w:val="22"/>
          <w:szCs w:val="22"/>
        </w:rPr>
      </w:pPr>
      <w:proofErr w:type="spellStart"/>
      <w:r w:rsidRPr="00B245E7">
        <w:rPr>
          <w:sz w:val="22"/>
          <w:szCs w:val="22"/>
        </w:rPr>
        <w:t>Karesh</w:t>
      </w:r>
      <w:proofErr w:type="spellEnd"/>
      <w:r w:rsidRPr="00B245E7">
        <w:rPr>
          <w:sz w:val="22"/>
          <w:szCs w:val="22"/>
        </w:rPr>
        <w:t>, W.B. et al. (2012) ‘Ecology of zoonoses: natural and unnatural histories’, The Lancet, 380(9857), pp. 1936–1945. Available at: https://doi.org/10.1016/S0140-6736(12)61678-X.</w:t>
      </w:r>
    </w:p>
    <w:p w14:paraId="7BA5D7D9" w14:textId="77777777" w:rsidR="005F4255" w:rsidRPr="00B245E7" w:rsidRDefault="005F4255" w:rsidP="00B245E7">
      <w:pPr>
        <w:spacing w:line="360" w:lineRule="auto"/>
        <w:rPr>
          <w:sz w:val="22"/>
          <w:szCs w:val="22"/>
        </w:rPr>
      </w:pPr>
      <w:proofErr w:type="spellStart"/>
      <w:r w:rsidRPr="00B245E7">
        <w:rPr>
          <w:sz w:val="22"/>
          <w:szCs w:val="22"/>
        </w:rPr>
        <w:t>Katoh</w:t>
      </w:r>
      <w:proofErr w:type="spellEnd"/>
      <w:r w:rsidRPr="00B245E7">
        <w:rPr>
          <w:sz w:val="22"/>
          <w:szCs w:val="22"/>
        </w:rPr>
        <w:t xml:space="preserve">, K. and </w:t>
      </w:r>
      <w:proofErr w:type="spellStart"/>
      <w:r w:rsidRPr="00B245E7">
        <w:rPr>
          <w:sz w:val="22"/>
          <w:szCs w:val="22"/>
        </w:rPr>
        <w:t>Standley</w:t>
      </w:r>
      <w:proofErr w:type="spellEnd"/>
      <w:r w:rsidRPr="00B245E7">
        <w:rPr>
          <w:sz w:val="22"/>
          <w:szCs w:val="22"/>
        </w:rPr>
        <w:t>, D.M. (2013) ‘MAFFT Multiple Sequence Alignment Software Version 7: Improvements in Performance and Usability’, Molecular Biology and Evolution, 30(4), pp. 772–780. Available at: https://doi.org/10.1093/molbev/mst010.</w:t>
      </w:r>
    </w:p>
    <w:p w14:paraId="24568E81" w14:textId="77777777" w:rsidR="005F4255" w:rsidRPr="00B245E7" w:rsidRDefault="005F4255" w:rsidP="00B245E7">
      <w:pPr>
        <w:spacing w:line="360" w:lineRule="auto"/>
        <w:rPr>
          <w:sz w:val="22"/>
          <w:szCs w:val="22"/>
        </w:rPr>
      </w:pPr>
      <w:proofErr w:type="spellStart"/>
      <w:r w:rsidRPr="00B245E7">
        <w:rPr>
          <w:sz w:val="22"/>
          <w:szCs w:val="22"/>
        </w:rPr>
        <w:t>Kitikoon</w:t>
      </w:r>
      <w:proofErr w:type="spellEnd"/>
      <w:r w:rsidRPr="00B245E7">
        <w:rPr>
          <w:sz w:val="22"/>
          <w:szCs w:val="22"/>
        </w:rPr>
        <w:t>, P. et al. (2013) ‘Genotype patterns of contemporary reassorted H3N2 virus in US swine’, The Journal of General Virology, 94(Pt 6), pp. 1236–1241. Available at: https://doi.org/10.1099/vir.0.51839-0.</w:t>
      </w:r>
    </w:p>
    <w:p w14:paraId="27A5A948" w14:textId="77777777" w:rsidR="005F4255" w:rsidRPr="00B245E7" w:rsidRDefault="005F4255" w:rsidP="00B245E7">
      <w:pPr>
        <w:spacing w:line="360" w:lineRule="auto"/>
        <w:rPr>
          <w:sz w:val="22"/>
          <w:szCs w:val="22"/>
        </w:rPr>
      </w:pPr>
      <w:r w:rsidRPr="00B245E7">
        <w:rPr>
          <w:sz w:val="22"/>
          <w:szCs w:val="22"/>
        </w:rPr>
        <w:lastRenderedPageBreak/>
        <w:t>Krog, J.S. et al. (2017) ‘Triple-</w:t>
      </w:r>
      <w:proofErr w:type="spellStart"/>
      <w:r w:rsidRPr="00B245E7">
        <w:rPr>
          <w:sz w:val="22"/>
          <w:szCs w:val="22"/>
        </w:rPr>
        <w:t>reassortant</w:t>
      </w:r>
      <w:proofErr w:type="spellEnd"/>
      <w:r w:rsidRPr="00B245E7">
        <w:rPr>
          <w:sz w:val="22"/>
          <w:szCs w:val="22"/>
        </w:rPr>
        <w:t xml:space="preserve"> influenza A virus with H3 of human seasonal origin, NA of swine origin, and internal A(H1N1) pandemic 2009 genes is established in Danish pigs’, Influenza and Other Respiratory Viruses, 11(3), pp. 298–303. Available at: https://doi.org/10.1111/irv.12451.</w:t>
      </w:r>
    </w:p>
    <w:p w14:paraId="195BEE66" w14:textId="77777777" w:rsidR="005F4255" w:rsidRPr="00B245E7" w:rsidRDefault="005F4255" w:rsidP="00B245E7">
      <w:pPr>
        <w:spacing w:line="360" w:lineRule="auto"/>
        <w:rPr>
          <w:sz w:val="22"/>
          <w:szCs w:val="22"/>
        </w:rPr>
      </w:pPr>
      <w:r w:rsidRPr="00B245E7">
        <w:rPr>
          <w:sz w:val="22"/>
          <w:szCs w:val="22"/>
        </w:rPr>
        <w:t>Kuo, H. et al. (2021) ‘Sex-specific effects of age and body mass index on antibody responses to seasonal influenza vaccines in healthcare workers’, Vaccine, pp. S0264-410</w:t>
      </w:r>
      <w:proofErr w:type="gramStart"/>
      <w:r w:rsidRPr="00B245E7">
        <w:rPr>
          <w:sz w:val="22"/>
          <w:szCs w:val="22"/>
        </w:rPr>
        <w:t>X(</w:t>
      </w:r>
      <w:proofErr w:type="gramEnd"/>
      <w:r w:rsidRPr="00B245E7">
        <w:rPr>
          <w:sz w:val="22"/>
          <w:szCs w:val="22"/>
        </w:rPr>
        <w:t>21)00227–9. Available at: https://doi.org/10.1016/j.vaccine.2021.02.047.</w:t>
      </w:r>
    </w:p>
    <w:p w14:paraId="76D57E37" w14:textId="77777777" w:rsidR="005F4255" w:rsidRPr="00B245E7" w:rsidRDefault="005F4255" w:rsidP="00B245E7">
      <w:pPr>
        <w:spacing w:line="360" w:lineRule="auto"/>
        <w:rPr>
          <w:sz w:val="22"/>
          <w:szCs w:val="22"/>
        </w:rPr>
      </w:pPr>
      <w:r w:rsidRPr="00B66C7E">
        <w:rPr>
          <w:sz w:val="22"/>
          <w:lang w:val="de-DE"/>
          <w:rPrChange w:id="973" w:author="Harder, Timm" w:date="2024-12-08T13:41:00Z" w16du:dateUtc="2024-12-08T12:41:00Z">
            <w:rPr>
              <w:sz w:val="22"/>
            </w:rPr>
          </w:rPrChange>
        </w:rPr>
        <w:t xml:space="preserve">Lewis, N.S. et al. </w:t>
      </w:r>
      <w:r w:rsidRPr="00B245E7">
        <w:rPr>
          <w:sz w:val="22"/>
          <w:szCs w:val="22"/>
        </w:rPr>
        <w:t>(2014) ‘Substitutions near the Hemagglutinin Receptor-Binding Site Determine the Antigenic Evolution of Influenza A H3N2 Viruses in U.S. Swine’, Journal of Virology, 88(9), pp. 4752–4763. Available at: https://doi.org/10.1128/JVI.03805-13.</w:t>
      </w:r>
    </w:p>
    <w:p w14:paraId="775808E6" w14:textId="77777777" w:rsidR="005F4255" w:rsidRPr="00B245E7" w:rsidRDefault="005F4255" w:rsidP="00B245E7">
      <w:pPr>
        <w:spacing w:line="360" w:lineRule="auto"/>
        <w:rPr>
          <w:sz w:val="22"/>
          <w:szCs w:val="22"/>
        </w:rPr>
      </w:pPr>
      <w:r w:rsidRPr="00B245E7">
        <w:rPr>
          <w:sz w:val="22"/>
          <w:szCs w:val="22"/>
        </w:rPr>
        <w:t xml:space="preserve">Lewis, N.S. et al. (2016) ‘The global antigenic diversity of swine influenza A viruses’, </w:t>
      </w:r>
      <w:proofErr w:type="spellStart"/>
      <w:r w:rsidRPr="00B245E7">
        <w:rPr>
          <w:sz w:val="22"/>
          <w:szCs w:val="22"/>
        </w:rPr>
        <w:t>eLife</w:t>
      </w:r>
      <w:proofErr w:type="spellEnd"/>
      <w:r w:rsidRPr="00B245E7">
        <w:rPr>
          <w:sz w:val="22"/>
          <w:szCs w:val="22"/>
        </w:rPr>
        <w:t>, 5. Available at: https://doi.org/10.7554/eLife.12217.</w:t>
      </w:r>
    </w:p>
    <w:p w14:paraId="075A689A" w14:textId="77777777" w:rsidR="005F4255" w:rsidRPr="00B245E7" w:rsidRDefault="005F4255" w:rsidP="00B245E7">
      <w:pPr>
        <w:spacing w:line="360" w:lineRule="auto"/>
        <w:rPr>
          <w:sz w:val="22"/>
          <w:szCs w:val="22"/>
        </w:rPr>
      </w:pPr>
      <w:r w:rsidRPr="00B245E7">
        <w:rPr>
          <w:sz w:val="22"/>
          <w:szCs w:val="22"/>
        </w:rPr>
        <w:t>Lorusso, A. et al. (2011) ‘Genetic and antigenic characterization of H1 influenza viruses from United States swine from 2008’, The Journal of General Virology, 92(Pt 4), pp. 919–930. Available at: https://doi.org/10.1099/vir.0.027557-0.</w:t>
      </w:r>
    </w:p>
    <w:p w14:paraId="4FCBA5F2" w14:textId="77777777" w:rsidR="007135D9" w:rsidRPr="007135D9" w:rsidRDefault="007135D9" w:rsidP="007135D9">
      <w:pPr>
        <w:spacing w:line="360" w:lineRule="auto"/>
        <w:rPr>
          <w:sz w:val="22"/>
          <w:szCs w:val="22"/>
        </w:rPr>
      </w:pPr>
      <w:r w:rsidRPr="007135D9">
        <w:rPr>
          <w:sz w:val="22"/>
          <w:szCs w:val="22"/>
        </w:rPr>
        <w:t xml:space="preserve">Markin, A. </w:t>
      </w:r>
      <w:r w:rsidRPr="007135D9">
        <w:rPr>
          <w:i/>
          <w:iCs/>
          <w:sz w:val="22"/>
          <w:szCs w:val="22"/>
        </w:rPr>
        <w:t>et al.</w:t>
      </w:r>
      <w:r w:rsidRPr="007135D9">
        <w:rPr>
          <w:sz w:val="22"/>
          <w:szCs w:val="22"/>
        </w:rPr>
        <w:t xml:space="preserve"> (2023) ‘Reverse-zoonoses of 2009 H1N1 pandemic influenza A viruses and evolution in United States swine results in viruses with zoonotic potential’, </w:t>
      </w:r>
      <w:r w:rsidRPr="007135D9">
        <w:rPr>
          <w:i/>
          <w:iCs/>
          <w:sz w:val="22"/>
          <w:szCs w:val="22"/>
        </w:rPr>
        <w:t>PLOS Pathogens</w:t>
      </w:r>
      <w:r w:rsidRPr="007135D9">
        <w:rPr>
          <w:sz w:val="22"/>
          <w:szCs w:val="22"/>
        </w:rPr>
        <w:t xml:space="preserve">, 19(7), p. e1011476. Available at: </w:t>
      </w:r>
      <w:hyperlink r:id="rId17" w:history="1">
        <w:r w:rsidRPr="007135D9">
          <w:rPr>
            <w:rStyle w:val="Hyperlink"/>
            <w:sz w:val="22"/>
            <w:szCs w:val="22"/>
          </w:rPr>
          <w:t>https://doi.org/10.1371/journal.ppat.1011476</w:t>
        </w:r>
      </w:hyperlink>
      <w:r w:rsidRPr="007135D9">
        <w:rPr>
          <w:sz w:val="22"/>
          <w:szCs w:val="22"/>
        </w:rPr>
        <w:t>.</w:t>
      </w:r>
    </w:p>
    <w:p w14:paraId="326B97F7" w14:textId="77777777" w:rsidR="005F4255" w:rsidRPr="00B245E7" w:rsidRDefault="005F4255" w:rsidP="00B245E7">
      <w:pPr>
        <w:spacing w:line="360" w:lineRule="auto"/>
        <w:rPr>
          <w:sz w:val="22"/>
          <w:szCs w:val="22"/>
        </w:rPr>
      </w:pPr>
      <w:r w:rsidRPr="00B245E7">
        <w:rPr>
          <w:sz w:val="22"/>
          <w:szCs w:val="22"/>
        </w:rPr>
        <w:t>Mollett, B.C. et al. (2023) ‘JMM Profile: Swine influenza A virus: a neglected virus with pandemic potential’, Journal of Medical Microbiology, 72(1), p. 001623. Available at: https://doi.org/10.1099/jmm.0.001623.</w:t>
      </w:r>
    </w:p>
    <w:p w14:paraId="64B1A529" w14:textId="77777777" w:rsidR="005F4255" w:rsidRPr="00B245E7" w:rsidRDefault="005F4255" w:rsidP="00B245E7">
      <w:pPr>
        <w:spacing w:line="360" w:lineRule="auto"/>
        <w:rPr>
          <w:sz w:val="22"/>
          <w:szCs w:val="22"/>
        </w:rPr>
      </w:pPr>
      <w:r w:rsidRPr="00B245E7">
        <w:rPr>
          <w:sz w:val="22"/>
          <w:szCs w:val="22"/>
        </w:rPr>
        <w:t>Nguyen, L.-T. et al. (2015) ‘IQ-TREE: A Fast and Effective Stochastic Algorithm for Estimating Maximum-Likelihood Phylogenies’, Molecular Biology and Evolution, 32(1), pp. 268–274. Available at: https://doi.org/10.1093/molbev/msu300.</w:t>
      </w:r>
    </w:p>
    <w:p w14:paraId="0E1A0C36" w14:textId="77777777" w:rsidR="005F4255" w:rsidRPr="00B245E7" w:rsidRDefault="005F4255" w:rsidP="00B245E7">
      <w:pPr>
        <w:spacing w:line="360" w:lineRule="auto"/>
        <w:rPr>
          <w:sz w:val="22"/>
          <w:szCs w:val="22"/>
        </w:rPr>
      </w:pPr>
      <w:r w:rsidRPr="00B245E7">
        <w:rPr>
          <w:sz w:val="22"/>
          <w:szCs w:val="22"/>
        </w:rPr>
        <w:t>Parys, A. et al. (2021) ‘Human Infection with Eurasian Avian-Like Swine Influenza A(H1N1) Virus, the Netherlands, September 2019’, Emerging Infectious Diseases, 27(3), p. 939. Available at: https://doi.org/10.3201/eid2703.201863.</w:t>
      </w:r>
    </w:p>
    <w:p w14:paraId="18531FD4" w14:textId="77777777" w:rsidR="005F4255" w:rsidRPr="00B245E7" w:rsidRDefault="005F4255" w:rsidP="00B245E7">
      <w:pPr>
        <w:spacing w:line="360" w:lineRule="auto"/>
        <w:rPr>
          <w:sz w:val="22"/>
          <w:szCs w:val="22"/>
        </w:rPr>
      </w:pPr>
      <w:r w:rsidRPr="00B245E7">
        <w:rPr>
          <w:sz w:val="22"/>
          <w:szCs w:val="22"/>
        </w:rPr>
        <w:t>Platt, R. et al. (2011) ‘Comparison of humoral and cellular immune responses to inactivated swine influenza virus vaccine in weaned pigs’, Veterinary Immunology and Immunopathology, 142(3–4), pp. 252–257. Available at: https://doi.org/10.1016/j.vetimm.2011.05.005.</w:t>
      </w:r>
    </w:p>
    <w:p w14:paraId="47F8C1EF" w14:textId="77777777" w:rsidR="005F4255" w:rsidRPr="00B245E7" w:rsidRDefault="005F4255" w:rsidP="00B245E7">
      <w:pPr>
        <w:spacing w:line="360" w:lineRule="auto"/>
        <w:rPr>
          <w:sz w:val="22"/>
          <w:szCs w:val="22"/>
        </w:rPr>
      </w:pPr>
      <w:proofErr w:type="spellStart"/>
      <w:r w:rsidRPr="00B245E7">
        <w:rPr>
          <w:sz w:val="22"/>
          <w:szCs w:val="22"/>
        </w:rPr>
        <w:t>Rajão</w:t>
      </w:r>
      <w:proofErr w:type="spellEnd"/>
      <w:r w:rsidRPr="00B245E7">
        <w:rPr>
          <w:sz w:val="22"/>
          <w:szCs w:val="22"/>
        </w:rPr>
        <w:t>, D.S. et al. (2017) ‘Reassortment between Swine H3N2 and 2009 Pandemic H1N1 in the United States Resulted in Influenza A Viruses with Diverse Genetic Constellations with Variable Virulence in Pigs’, Journal of Virology, 91(4), pp. e01763-16. Available at: https://doi.org/10.1128/JVI.01763-16.</w:t>
      </w:r>
    </w:p>
    <w:p w14:paraId="2D34D753" w14:textId="77777777" w:rsidR="005F4255" w:rsidRPr="00B245E7" w:rsidRDefault="005F4255" w:rsidP="00B245E7">
      <w:pPr>
        <w:spacing w:line="360" w:lineRule="auto"/>
        <w:rPr>
          <w:sz w:val="22"/>
          <w:szCs w:val="22"/>
        </w:rPr>
      </w:pPr>
      <w:proofErr w:type="spellStart"/>
      <w:r w:rsidRPr="00B245E7">
        <w:rPr>
          <w:sz w:val="22"/>
          <w:szCs w:val="22"/>
        </w:rPr>
        <w:t>Sagulenko</w:t>
      </w:r>
      <w:proofErr w:type="spellEnd"/>
      <w:r w:rsidRPr="00B245E7">
        <w:rPr>
          <w:sz w:val="22"/>
          <w:szCs w:val="22"/>
        </w:rPr>
        <w:t>, P., Puller, V. and Neher, R.A. (2018) ‘</w:t>
      </w:r>
      <w:proofErr w:type="spellStart"/>
      <w:r w:rsidRPr="00B245E7">
        <w:rPr>
          <w:sz w:val="22"/>
          <w:szCs w:val="22"/>
        </w:rPr>
        <w:t>TreeTime</w:t>
      </w:r>
      <w:proofErr w:type="spellEnd"/>
      <w:r w:rsidRPr="00B245E7">
        <w:rPr>
          <w:sz w:val="22"/>
          <w:szCs w:val="22"/>
        </w:rPr>
        <w:t xml:space="preserve">: </w:t>
      </w:r>
      <w:proofErr w:type="gramStart"/>
      <w:r w:rsidRPr="00B245E7">
        <w:rPr>
          <w:sz w:val="22"/>
          <w:szCs w:val="22"/>
        </w:rPr>
        <w:t>Maximum-likelihood</w:t>
      </w:r>
      <w:proofErr w:type="gramEnd"/>
      <w:r w:rsidRPr="00B245E7">
        <w:rPr>
          <w:sz w:val="22"/>
          <w:szCs w:val="22"/>
        </w:rPr>
        <w:t xml:space="preserve"> phylodynamic analysis’, Virus Evolution, 4(1), p. vex042. Available at: https://doi.org/10.1093/ve/vex042.</w:t>
      </w:r>
    </w:p>
    <w:p w14:paraId="2A323B5B" w14:textId="265FD6D4" w:rsidR="009F4D7A" w:rsidRPr="009F4D7A" w:rsidRDefault="009F4D7A" w:rsidP="009F4D7A">
      <w:pPr>
        <w:spacing w:line="360" w:lineRule="auto"/>
        <w:rPr>
          <w:ins w:id="974" w:author="Coggon, Amelia Charlotte" w:date="2024-12-09T19:55:00Z"/>
          <w:sz w:val="22"/>
          <w:szCs w:val="22"/>
        </w:rPr>
      </w:pPr>
      <w:ins w:id="975" w:author="Coggon, Amelia Charlotte" w:date="2024-12-09T19:55:00Z">
        <w:r w:rsidRPr="009F4D7A">
          <w:rPr>
            <w:sz w:val="22"/>
            <w:szCs w:val="22"/>
          </w:rPr>
          <w:lastRenderedPageBreak/>
          <w:t xml:space="preserve">Simon G., </w:t>
        </w:r>
      </w:ins>
      <w:ins w:id="976" w:author="Coggon, Amelia Charlotte" w:date="2024-12-09T19:55:00Z" w16du:dateUtc="2024-12-09T18:55:00Z">
        <w:r>
          <w:rPr>
            <w:sz w:val="22"/>
            <w:szCs w:val="22"/>
          </w:rPr>
          <w:t>et al</w:t>
        </w:r>
      </w:ins>
      <w:ins w:id="977" w:author="Coggon, Amelia Charlotte" w:date="2024-12-09T19:55:00Z">
        <w:r w:rsidRPr="009F4D7A">
          <w:rPr>
            <w:sz w:val="22"/>
            <w:szCs w:val="22"/>
          </w:rPr>
          <w:t xml:space="preserve">. </w:t>
        </w:r>
      </w:ins>
      <w:ins w:id="978" w:author="Coggon, Amelia Charlotte" w:date="2024-12-09T19:55:00Z" w16du:dateUtc="2024-12-09T18:55:00Z">
        <w:r>
          <w:rPr>
            <w:sz w:val="22"/>
            <w:szCs w:val="22"/>
          </w:rPr>
          <w:t>(</w:t>
        </w:r>
      </w:ins>
      <w:ins w:id="979" w:author="Coggon, Amelia Charlotte" w:date="2024-12-09T19:55:00Z">
        <w:r w:rsidRPr="009F4D7A">
          <w:rPr>
            <w:sz w:val="22"/>
            <w:szCs w:val="22"/>
          </w:rPr>
          <w:t>2022</w:t>
        </w:r>
      </w:ins>
      <w:ins w:id="980" w:author="Coggon, Amelia Charlotte" w:date="2024-12-09T19:55:00Z" w16du:dateUtc="2024-12-09T18:55:00Z">
        <w:r>
          <w:rPr>
            <w:sz w:val="22"/>
            <w:szCs w:val="22"/>
          </w:rPr>
          <w:t>)</w:t>
        </w:r>
      </w:ins>
      <w:ins w:id="981" w:author="Coggon, Amelia Charlotte" w:date="2024-12-09T19:55:00Z">
        <w:r w:rsidRPr="009F4D7A">
          <w:rPr>
            <w:sz w:val="22"/>
            <w:szCs w:val="22"/>
          </w:rPr>
          <w:t xml:space="preserve">. [Cas </w:t>
        </w:r>
        <w:proofErr w:type="spellStart"/>
        <w:r w:rsidRPr="009F4D7A">
          <w:rPr>
            <w:sz w:val="22"/>
            <w:szCs w:val="22"/>
          </w:rPr>
          <w:t>d'infection</w:t>
        </w:r>
        <w:proofErr w:type="spellEnd"/>
        <w:r w:rsidRPr="009F4D7A">
          <w:rPr>
            <w:sz w:val="22"/>
            <w:szCs w:val="22"/>
          </w:rPr>
          <w:t xml:space="preserve"> humaine par un virus influenza </w:t>
        </w:r>
        <w:proofErr w:type="spellStart"/>
        <w:r w:rsidRPr="009F4D7A">
          <w:rPr>
            <w:sz w:val="22"/>
            <w:szCs w:val="22"/>
          </w:rPr>
          <w:t>porcin</w:t>
        </w:r>
        <w:proofErr w:type="spellEnd"/>
        <w:r w:rsidRPr="009F4D7A">
          <w:rPr>
            <w:sz w:val="22"/>
            <w:szCs w:val="22"/>
          </w:rPr>
          <w:t xml:space="preserve"> de sous-type H1N2 </w:t>
        </w:r>
        <w:proofErr w:type="spellStart"/>
        <w:r w:rsidRPr="009F4D7A">
          <w:rPr>
            <w:sz w:val="22"/>
            <w:szCs w:val="22"/>
          </w:rPr>
          <w:t>ayant</w:t>
        </w:r>
        <w:proofErr w:type="spellEnd"/>
        <w:r w:rsidRPr="009F4D7A">
          <w:rPr>
            <w:sz w:val="22"/>
            <w:szCs w:val="22"/>
          </w:rPr>
          <w:t xml:space="preserve"> </w:t>
        </w:r>
        <w:proofErr w:type="spellStart"/>
        <w:r w:rsidRPr="009F4D7A">
          <w:rPr>
            <w:sz w:val="22"/>
            <w:szCs w:val="22"/>
          </w:rPr>
          <w:t>émergé</w:t>
        </w:r>
        <w:proofErr w:type="spellEnd"/>
        <w:r w:rsidRPr="009F4D7A">
          <w:rPr>
            <w:sz w:val="22"/>
            <w:szCs w:val="22"/>
          </w:rPr>
          <w:t xml:space="preserve"> chez le </w:t>
        </w:r>
        <w:proofErr w:type="spellStart"/>
        <w:r w:rsidRPr="009F4D7A">
          <w:rPr>
            <w:sz w:val="22"/>
            <w:szCs w:val="22"/>
          </w:rPr>
          <w:t>porc</w:t>
        </w:r>
        <w:proofErr w:type="spellEnd"/>
        <w:r w:rsidRPr="009F4D7A">
          <w:rPr>
            <w:sz w:val="22"/>
            <w:szCs w:val="22"/>
          </w:rPr>
          <w:t xml:space="preserve"> </w:t>
        </w:r>
        <w:proofErr w:type="spellStart"/>
        <w:r w:rsidRPr="009F4D7A">
          <w:rPr>
            <w:sz w:val="22"/>
            <w:szCs w:val="22"/>
          </w:rPr>
          <w:t>en</w:t>
        </w:r>
        <w:proofErr w:type="spellEnd"/>
        <w:r w:rsidRPr="009F4D7A">
          <w:rPr>
            <w:sz w:val="22"/>
            <w:szCs w:val="22"/>
          </w:rPr>
          <w:t xml:space="preserve"> 2020 </w:t>
        </w:r>
        <w:proofErr w:type="spellStart"/>
        <w:r w:rsidRPr="009F4D7A">
          <w:rPr>
            <w:sz w:val="22"/>
            <w:szCs w:val="22"/>
          </w:rPr>
          <w:t>en</w:t>
        </w:r>
        <w:proofErr w:type="spellEnd"/>
        <w:r w:rsidRPr="009F4D7A">
          <w:rPr>
            <w:sz w:val="22"/>
            <w:szCs w:val="22"/>
          </w:rPr>
          <w:t xml:space="preserve"> France </w:t>
        </w:r>
        <w:proofErr w:type="spellStart"/>
        <w:r w:rsidRPr="009F4D7A">
          <w:rPr>
            <w:sz w:val="22"/>
            <w:szCs w:val="22"/>
          </w:rPr>
          <w:t>métropolitaine</w:t>
        </w:r>
        <w:proofErr w:type="spellEnd"/>
        <w:r w:rsidRPr="009F4D7A">
          <w:rPr>
            <w:sz w:val="22"/>
            <w:szCs w:val="22"/>
          </w:rPr>
          <w:t xml:space="preserve">.] </w:t>
        </w:r>
        <w:proofErr w:type="spellStart"/>
        <w:r w:rsidRPr="009F4D7A">
          <w:rPr>
            <w:sz w:val="22"/>
            <w:szCs w:val="22"/>
          </w:rPr>
          <w:t>Virologie</w:t>
        </w:r>
        <w:proofErr w:type="spellEnd"/>
        <w:r w:rsidRPr="009F4D7A">
          <w:rPr>
            <w:sz w:val="22"/>
            <w:szCs w:val="22"/>
          </w:rPr>
          <w:t xml:space="preserve"> 26(2):110-202. P102. doi:10.1684/vir.2022.0942</w:t>
        </w:r>
      </w:ins>
    </w:p>
    <w:p w14:paraId="00F0859A" w14:textId="77777777" w:rsidR="009F4D7A" w:rsidRDefault="009F4D7A" w:rsidP="009F4D7A">
      <w:pPr>
        <w:spacing w:line="360" w:lineRule="auto"/>
        <w:rPr>
          <w:ins w:id="982" w:author="Coggon, Amelia Charlotte" w:date="2024-12-09T19:55:00Z" w16du:dateUtc="2024-12-09T18:55:00Z"/>
          <w:sz w:val="22"/>
          <w:szCs w:val="22"/>
        </w:rPr>
      </w:pPr>
      <w:ins w:id="983" w:author="Coggon, Amelia Charlotte" w:date="2024-12-09T19:55:00Z">
        <w:r w:rsidRPr="009F4D7A">
          <w:rPr>
            <w:sz w:val="22"/>
            <w:szCs w:val="22"/>
          </w:rPr>
          <w:fldChar w:fldCharType="begin"/>
        </w:r>
        <w:r w:rsidRPr="009F4D7A">
          <w:rPr>
            <w:sz w:val="22"/>
            <w:szCs w:val="22"/>
          </w:rPr>
          <w:instrText>HYPERLINK "https://www.jle.com/download/vir-322438-52716-seances_plenieres_et_conferences._abstracts-44262-u.pdf"</w:instrText>
        </w:r>
        <w:r w:rsidRPr="009F4D7A">
          <w:rPr>
            <w:sz w:val="22"/>
            <w:szCs w:val="22"/>
          </w:rPr>
        </w:r>
        <w:r w:rsidRPr="009F4D7A">
          <w:rPr>
            <w:sz w:val="22"/>
            <w:szCs w:val="22"/>
          </w:rPr>
          <w:fldChar w:fldCharType="separate"/>
        </w:r>
        <w:r w:rsidRPr="009F4D7A">
          <w:rPr>
            <w:rStyle w:val="Hyperlink"/>
            <w:b/>
            <w:bCs/>
            <w:sz w:val="22"/>
            <w:szCs w:val="22"/>
          </w:rPr>
          <w:t>vir-322438-52716-seances_plenieres_et_conferences._abstracts-44262-u.pdf (jle.com)</w:t>
        </w:r>
      </w:ins>
      <w:ins w:id="984" w:author="Coggon, Amelia Charlotte" w:date="2024-12-09T19:55:00Z" w16du:dateUtc="2024-12-09T18:55:00Z">
        <w:r w:rsidRPr="009F4D7A">
          <w:rPr>
            <w:sz w:val="22"/>
            <w:szCs w:val="22"/>
          </w:rPr>
          <w:fldChar w:fldCharType="end"/>
        </w:r>
      </w:ins>
    </w:p>
    <w:p w14:paraId="5F355B66" w14:textId="5B4BAB1E" w:rsidR="005F4255" w:rsidRPr="00B245E7" w:rsidRDefault="005F4255" w:rsidP="009F4D7A">
      <w:pPr>
        <w:spacing w:line="360" w:lineRule="auto"/>
        <w:rPr>
          <w:sz w:val="22"/>
          <w:szCs w:val="22"/>
        </w:rPr>
      </w:pPr>
      <w:r w:rsidRPr="00B245E7">
        <w:rPr>
          <w:sz w:val="22"/>
          <w:szCs w:val="22"/>
        </w:rPr>
        <w:t>Smith, D.J. et al. (2004) ‘Mapping the Antigenic and Genetic Evolution of Influenza Virus’, Science, 305(5682), pp. 371–376. Available at: https://doi.org/10.1126/science.1097211.</w:t>
      </w:r>
    </w:p>
    <w:p w14:paraId="1D004680" w14:textId="77777777" w:rsidR="005F4255" w:rsidRPr="00B245E7" w:rsidRDefault="005F4255" w:rsidP="00B245E7">
      <w:pPr>
        <w:spacing w:line="360" w:lineRule="auto"/>
        <w:rPr>
          <w:sz w:val="22"/>
          <w:szCs w:val="22"/>
        </w:rPr>
      </w:pPr>
      <w:r w:rsidRPr="00934DA2">
        <w:rPr>
          <w:sz w:val="22"/>
          <w:lang w:val="nl-BE"/>
          <w:rPrChange w:id="985" w:author="Kristien Van Reeth" w:date="2024-12-08T13:41:00Z" w16du:dateUtc="2024-12-08T12:41:00Z">
            <w:rPr>
              <w:sz w:val="22"/>
            </w:rPr>
          </w:rPrChange>
        </w:rPr>
        <w:t xml:space="preserve">Souza, C.K. et al. </w:t>
      </w:r>
      <w:r w:rsidRPr="00B245E7">
        <w:rPr>
          <w:sz w:val="22"/>
          <w:szCs w:val="22"/>
        </w:rPr>
        <w:t xml:space="preserve">(2018) ‘The type of adjuvant in whole inactivated influenza a </w:t>
      </w:r>
      <w:proofErr w:type="gramStart"/>
      <w:r w:rsidRPr="00B245E7">
        <w:rPr>
          <w:sz w:val="22"/>
          <w:szCs w:val="22"/>
        </w:rPr>
        <w:t>virus vaccines</w:t>
      </w:r>
      <w:proofErr w:type="gramEnd"/>
      <w:r w:rsidRPr="00B245E7">
        <w:rPr>
          <w:sz w:val="22"/>
          <w:szCs w:val="22"/>
        </w:rPr>
        <w:t xml:space="preserve"> impacts vaccine-associated enhanced respiratory disease’, Vaccine, 36(41), pp. 6103–6110. Available at: https://doi.org/10.1016/j.vaccine.2018.08.072.</w:t>
      </w:r>
    </w:p>
    <w:p w14:paraId="2E9D6C4D" w14:textId="77777777" w:rsidR="005F4255" w:rsidRPr="00B245E7" w:rsidRDefault="005F4255" w:rsidP="00B245E7">
      <w:pPr>
        <w:spacing w:line="360" w:lineRule="auto"/>
        <w:rPr>
          <w:sz w:val="22"/>
          <w:szCs w:val="22"/>
        </w:rPr>
      </w:pPr>
      <w:r w:rsidRPr="00B245E7">
        <w:rPr>
          <w:sz w:val="22"/>
          <w:szCs w:val="22"/>
        </w:rPr>
        <w:t>Souza, C.K. et al. (2022) ‘Antigenic Distance between North American Swine and Human Seasonal H3N2 Influenza A Viruses as an Indication of Zoonotic Risk to Humans’, Journal of Virology, 96(2), p. e0137421. Available at: https://doi.org/10.1128/JVI.01374-21.</w:t>
      </w:r>
    </w:p>
    <w:p w14:paraId="68508A9B" w14:textId="77777777" w:rsidR="005F4255" w:rsidRPr="00B245E7" w:rsidRDefault="005F4255" w:rsidP="00B245E7">
      <w:pPr>
        <w:spacing w:line="360" w:lineRule="auto"/>
        <w:rPr>
          <w:sz w:val="22"/>
          <w:szCs w:val="22"/>
        </w:rPr>
      </w:pPr>
      <w:proofErr w:type="spellStart"/>
      <w:r w:rsidRPr="00B245E7">
        <w:rPr>
          <w:sz w:val="22"/>
          <w:szCs w:val="22"/>
        </w:rPr>
        <w:t>Starick</w:t>
      </w:r>
      <w:proofErr w:type="spellEnd"/>
      <w:r w:rsidRPr="00B245E7">
        <w:rPr>
          <w:sz w:val="22"/>
          <w:szCs w:val="22"/>
        </w:rPr>
        <w:t>, E. et al. (2012) ‘Reassortants of pandemic influenza A virus H1N1/2009 and endemic porcine HxN2 viruses emerge in swine populations in Germany’, The Journal of general virology, 93(Pt 8). Available at: https://doi.org/10.1099/vir.0.042648-0.</w:t>
      </w:r>
    </w:p>
    <w:p w14:paraId="74E244D5" w14:textId="77777777" w:rsidR="005F4255" w:rsidRPr="00B245E7" w:rsidRDefault="005F4255" w:rsidP="00B245E7">
      <w:pPr>
        <w:spacing w:line="360" w:lineRule="auto"/>
        <w:rPr>
          <w:sz w:val="22"/>
          <w:szCs w:val="22"/>
        </w:rPr>
      </w:pPr>
      <w:r w:rsidRPr="00B245E7">
        <w:rPr>
          <w:sz w:val="22"/>
          <w:szCs w:val="22"/>
        </w:rPr>
        <w:t>Ursin, R.L. et al. (2020) ‘Differential Antibody Recognition of H3N2 Vaccine and Seasonal Influenza Virus Strains Based on Age, Vaccine Status, and Sex in the 2017-2018 Season’, The Journal of Infectious Diseases, 222(8), pp. 1371–1382. Available at: https://doi.org/10.1093/infdis/jiaa289.</w:t>
      </w:r>
    </w:p>
    <w:p w14:paraId="285B7B75" w14:textId="77777777" w:rsidR="003E10E9" w:rsidRDefault="003E10E9" w:rsidP="00B245E7">
      <w:pPr>
        <w:spacing w:line="360" w:lineRule="auto"/>
        <w:rPr>
          <w:ins w:id="986" w:author="Coggon, Amelia Charlotte" w:date="2024-12-11T20:35:00Z" w16du:dateUtc="2024-12-11T19:35:00Z"/>
          <w:sz w:val="22"/>
          <w:szCs w:val="22"/>
        </w:rPr>
      </w:pPr>
      <w:proofErr w:type="spellStart"/>
      <w:ins w:id="987" w:author="Coggon, Amelia Charlotte" w:date="2024-12-11T20:35:00Z">
        <w:r w:rsidRPr="003E10E9">
          <w:rPr>
            <w:sz w:val="22"/>
            <w:szCs w:val="22"/>
          </w:rPr>
          <w:t>Vandoorn</w:t>
        </w:r>
        <w:proofErr w:type="spellEnd"/>
        <w:r w:rsidRPr="003E10E9">
          <w:rPr>
            <w:sz w:val="22"/>
            <w:szCs w:val="22"/>
          </w:rPr>
          <w:t xml:space="preserve">, E. </w:t>
        </w:r>
        <w:r w:rsidRPr="003E10E9">
          <w:rPr>
            <w:i/>
            <w:iCs/>
            <w:sz w:val="22"/>
            <w:szCs w:val="22"/>
          </w:rPr>
          <w:t>et al.</w:t>
        </w:r>
        <w:r w:rsidRPr="003E10E9">
          <w:rPr>
            <w:sz w:val="22"/>
            <w:szCs w:val="22"/>
          </w:rPr>
          <w:t xml:space="preserve"> (2020) ‘Detection of H1 Swine Influenza A Virus Antibodies in Human Serum Samples by Age Group1’, </w:t>
        </w:r>
        <w:r w:rsidRPr="003E10E9">
          <w:rPr>
            <w:i/>
            <w:iCs/>
            <w:sz w:val="22"/>
            <w:szCs w:val="22"/>
          </w:rPr>
          <w:t>Emerging Infectious Diseases</w:t>
        </w:r>
        <w:r w:rsidRPr="003E10E9">
          <w:rPr>
            <w:sz w:val="22"/>
            <w:szCs w:val="22"/>
          </w:rPr>
          <w:t xml:space="preserve">, 26(9), pp. 2118–2128. Available at: </w:t>
        </w:r>
        <w:r w:rsidRPr="003E10E9">
          <w:rPr>
            <w:sz w:val="22"/>
            <w:szCs w:val="22"/>
          </w:rPr>
          <w:fldChar w:fldCharType="begin"/>
        </w:r>
        <w:r w:rsidRPr="003E10E9">
          <w:rPr>
            <w:sz w:val="22"/>
            <w:szCs w:val="22"/>
          </w:rPr>
          <w:instrText>HYPERLINK "https://doi.org/10.3201/eid2609.191796"</w:instrText>
        </w:r>
        <w:r w:rsidRPr="003E10E9">
          <w:rPr>
            <w:sz w:val="22"/>
            <w:szCs w:val="22"/>
          </w:rPr>
        </w:r>
        <w:r w:rsidRPr="003E10E9">
          <w:rPr>
            <w:sz w:val="22"/>
            <w:szCs w:val="22"/>
          </w:rPr>
          <w:fldChar w:fldCharType="separate"/>
        </w:r>
        <w:r w:rsidRPr="003E10E9">
          <w:rPr>
            <w:rStyle w:val="Hyperlink"/>
            <w:sz w:val="22"/>
            <w:szCs w:val="22"/>
          </w:rPr>
          <w:t>https://doi.org/10.3201/eid2609.191796</w:t>
        </w:r>
      </w:ins>
      <w:ins w:id="988" w:author="Coggon, Amelia Charlotte" w:date="2024-12-11T20:35:00Z" w16du:dateUtc="2024-12-11T19:35:00Z">
        <w:r w:rsidRPr="003E10E9">
          <w:rPr>
            <w:sz w:val="22"/>
            <w:szCs w:val="22"/>
          </w:rPr>
          <w:fldChar w:fldCharType="end"/>
        </w:r>
        <w:r>
          <w:rPr>
            <w:sz w:val="22"/>
            <w:szCs w:val="22"/>
          </w:rPr>
          <w:t>.</w:t>
        </w:r>
      </w:ins>
    </w:p>
    <w:p w14:paraId="27778821" w14:textId="62606DA7" w:rsidR="005F4255" w:rsidRPr="00B245E7" w:rsidRDefault="005F4255" w:rsidP="00B245E7">
      <w:pPr>
        <w:spacing w:line="360" w:lineRule="auto"/>
        <w:rPr>
          <w:sz w:val="22"/>
          <w:szCs w:val="22"/>
        </w:rPr>
      </w:pPr>
      <w:r w:rsidRPr="00B245E7">
        <w:rPr>
          <w:sz w:val="22"/>
          <w:szCs w:val="22"/>
        </w:rPr>
        <w:t>Venkatesh, D. et al. (2022) ‘Antigenic Characterization and Pandemic Risk Assessment of North American H1 Influenza A Viruses Circulating in Swine’, Microbiology Spectrum, 10(6), p. e0178122. Available at: https://doi.org/10.1128/spectrum.01781-22.</w:t>
      </w:r>
    </w:p>
    <w:p w14:paraId="2FAE3148" w14:textId="77777777" w:rsidR="005F4255" w:rsidRPr="00B245E7" w:rsidRDefault="005F4255" w:rsidP="00B245E7">
      <w:pPr>
        <w:spacing w:line="360" w:lineRule="auto"/>
        <w:rPr>
          <w:sz w:val="22"/>
          <w:szCs w:val="22"/>
        </w:rPr>
      </w:pPr>
      <w:r w:rsidRPr="00B245E7">
        <w:rPr>
          <w:sz w:val="22"/>
          <w:szCs w:val="22"/>
        </w:rPr>
        <w:t>Vincent, A.L. et al. (2017) ‘Influenza A virus vaccines for swine’, Veterinary Microbiology, 206, pp. 35–44. Available at: https://doi.org/10.1016/j.vetmic.2016.11.026.</w:t>
      </w:r>
    </w:p>
    <w:p w14:paraId="48A56216" w14:textId="77777777" w:rsidR="005F4255" w:rsidRPr="00B245E7" w:rsidRDefault="005F4255" w:rsidP="00B245E7">
      <w:pPr>
        <w:spacing w:line="360" w:lineRule="auto"/>
        <w:rPr>
          <w:sz w:val="22"/>
          <w:szCs w:val="22"/>
        </w:rPr>
      </w:pPr>
      <w:r w:rsidRPr="00B245E7">
        <w:rPr>
          <w:sz w:val="22"/>
          <w:szCs w:val="22"/>
        </w:rPr>
        <w:t>Watson, S.J. et al. (2015) ‘Molecular Epidemiology and Evolution of Influenza Viruses Circulating within European Swine between 2009 and 2013’, Journal of Virology, 89(19), pp. 9920–9931. Available at: https://doi.org/10.1128/JVI.00840-15.</w:t>
      </w:r>
    </w:p>
    <w:p w14:paraId="078A503C" w14:textId="77777777" w:rsidR="005F4255" w:rsidRPr="00B245E7" w:rsidRDefault="005F4255" w:rsidP="00B245E7">
      <w:pPr>
        <w:spacing w:line="360" w:lineRule="auto"/>
        <w:rPr>
          <w:sz w:val="22"/>
          <w:szCs w:val="22"/>
        </w:rPr>
      </w:pPr>
      <w:r w:rsidRPr="00B245E7">
        <w:rPr>
          <w:sz w:val="22"/>
          <w:szCs w:val="22"/>
        </w:rPr>
        <w:t>World Health Organization. (2020) Antigenic and genetic characteristics of zoonotic influenza A viruses and development of candidate vaccine viruses for pandemic preparedness. Available at: https://cdn.who.int/media/docs/default-source/emergency-preparedness/global-influenza-programme/recommended-composition-of-influenza-virus-vaccines/202009-zoonotic-vaccinevirusupdate.pdf?sfvrsn=f27c002a_4 (Accessed: 15 October 2024).</w:t>
      </w:r>
    </w:p>
    <w:p w14:paraId="5AB1B7A0" w14:textId="10A414F1" w:rsidR="005F4255" w:rsidRPr="00B245E7" w:rsidRDefault="005F4255" w:rsidP="00B245E7">
      <w:pPr>
        <w:spacing w:line="360" w:lineRule="auto"/>
        <w:rPr>
          <w:sz w:val="22"/>
          <w:szCs w:val="22"/>
        </w:rPr>
      </w:pPr>
      <w:r w:rsidRPr="00B245E7">
        <w:rPr>
          <w:sz w:val="22"/>
          <w:szCs w:val="22"/>
        </w:rPr>
        <w:t>World Health Organization. (2021</w:t>
      </w:r>
      <w:r w:rsidR="00911D49" w:rsidRPr="00B245E7">
        <w:rPr>
          <w:sz w:val="22"/>
          <w:szCs w:val="22"/>
        </w:rPr>
        <w:t>a</w:t>
      </w:r>
      <w:r w:rsidRPr="00B245E7">
        <w:rPr>
          <w:sz w:val="22"/>
          <w:szCs w:val="22"/>
        </w:rPr>
        <w:t>) Antigenic and genetic characteristics of zoonotic influenza A viruses and development of candidate vaccine viruses for pandemic preparedness. Available at: https://cdn.who.int/media/docs/default-source/influenza/who-influenza-recommendations/vcm-</w:t>
      </w:r>
      <w:r w:rsidRPr="00B245E7">
        <w:rPr>
          <w:sz w:val="22"/>
          <w:szCs w:val="22"/>
        </w:rPr>
        <w:lastRenderedPageBreak/>
        <w:t>northern-hemisphere-recommendation-2021-2022/202103_zoonotic_vaccinevirusupdate.pdf?sfvrsn=97ae1340_13 (Accessed: 15 October 2024).</w:t>
      </w:r>
    </w:p>
    <w:p w14:paraId="6EDE5B1A" w14:textId="74336B2E" w:rsidR="005F4255" w:rsidRPr="00B245E7" w:rsidRDefault="005F4255" w:rsidP="00B245E7">
      <w:pPr>
        <w:spacing w:line="360" w:lineRule="auto"/>
        <w:rPr>
          <w:sz w:val="22"/>
          <w:szCs w:val="22"/>
        </w:rPr>
      </w:pPr>
      <w:r w:rsidRPr="00B245E7">
        <w:rPr>
          <w:sz w:val="22"/>
          <w:szCs w:val="22"/>
        </w:rPr>
        <w:t>World Health Organization. (2021</w:t>
      </w:r>
      <w:r w:rsidR="00911D49" w:rsidRPr="00B245E7">
        <w:rPr>
          <w:sz w:val="22"/>
          <w:szCs w:val="22"/>
        </w:rPr>
        <w:t>b</w:t>
      </w:r>
      <w:r w:rsidRPr="00B245E7">
        <w:rPr>
          <w:sz w:val="22"/>
          <w:szCs w:val="22"/>
        </w:rPr>
        <w:t>) Antigenic and genetic characteristics of zoonotic influenza A viruses and development of candidate vaccine viruses for pandemic preparedness. Available at: https://cdn.who.int/media/docs/default-source/influenza/who-influenza-recommendations/vcm-southern-hemisphere-recommendation-2022/202110_zoonotic_vaccinevirusupdate.pdf?sfvrsn=8f87a5f1_11 (Accessed: 15 October 2024).</w:t>
      </w:r>
    </w:p>
    <w:p w14:paraId="35936E16" w14:textId="1F3C89CB" w:rsidR="003C7751" w:rsidRPr="00B245E7" w:rsidRDefault="005F4255" w:rsidP="00B245E7">
      <w:pPr>
        <w:spacing w:line="360" w:lineRule="auto"/>
        <w:rPr>
          <w:sz w:val="22"/>
          <w:szCs w:val="22"/>
        </w:rPr>
      </w:pPr>
      <w:r w:rsidRPr="00B245E7">
        <w:rPr>
          <w:sz w:val="22"/>
          <w:szCs w:val="22"/>
        </w:rPr>
        <w:t xml:space="preserve">Yu, G. (2020) ‘Using </w:t>
      </w:r>
      <w:proofErr w:type="spellStart"/>
      <w:r w:rsidRPr="00B245E7">
        <w:rPr>
          <w:sz w:val="22"/>
          <w:szCs w:val="22"/>
        </w:rPr>
        <w:t>ggtree</w:t>
      </w:r>
      <w:proofErr w:type="spellEnd"/>
      <w:r w:rsidRPr="00B245E7">
        <w:rPr>
          <w:sz w:val="22"/>
          <w:szCs w:val="22"/>
        </w:rPr>
        <w:t xml:space="preserve"> to Visualize Data on Tree-Like Structures’, Current Protocols in Bioinformatics, 69(1), p. e96. Available at: https://doi.org/10.1002/cpbi.96.</w:t>
      </w:r>
      <w:r w:rsidR="003C7751" w:rsidRPr="00B245E7">
        <w:rPr>
          <w:b/>
          <w:bCs/>
          <w:sz w:val="22"/>
          <w:szCs w:val="22"/>
        </w:rPr>
        <w:br w:type="page"/>
      </w:r>
    </w:p>
    <w:p w14:paraId="6BEDD3AC" w14:textId="08E0DD38" w:rsidR="005A25F9" w:rsidRPr="00B245E7" w:rsidRDefault="005A25F9" w:rsidP="00B245E7">
      <w:pPr>
        <w:spacing w:line="360" w:lineRule="auto"/>
        <w:rPr>
          <w:b/>
          <w:bCs/>
          <w:sz w:val="22"/>
          <w:szCs w:val="22"/>
        </w:rPr>
      </w:pPr>
      <w:r w:rsidRPr="00B245E7">
        <w:rPr>
          <w:b/>
          <w:bCs/>
          <w:sz w:val="22"/>
          <w:szCs w:val="22"/>
        </w:rPr>
        <w:lastRenderedPageBreak/>
        <w:t>Figure/Table legends</w:t>
      </w:r>
    </w:p>
    <w:p w14:paraId="64A3AB2A" w14:textId="75EA46DE" w:rsidR="00AF0B44" w:rsidRPr="00B245E7" w:rsidRDefault="00AF0B44" w:rsidP="00B245E7">
      <w:pPr>
        <w:spacing w:line="360" w:lineRule="auto"/>
        <w:rPr>
          <w:sz w:val="22"/>
          <w:szCs w:val="22"/>
        </w:rPr>
      </w:pPr>
    </w:p>
    <w:p w14:paraId="7F91144A" w14:textId="40329CE6" w:rsidR="00D21624" w:rsidRPr="00B245E7" w:rsidDel="00A8589F" w:rsidRDefault="00D21624" w:rsidP="00B245E7">
      <w:pPr>
        <w:spacing w:line="360" w:lineRule="auto"/>
        <w:rPr>
          <w:del w:id="989" w:author="Coggon, Amelia Charlotte" w:date="2024-12-11T22:05:00Z" w16du:dateUtc="2024-12-11T21:05:00Z"/>
          <w:rFonts w:eastAsia="Calibri"/>
          <w:sz w:val="22"/>
          <w:szCs w:val="22"/>
        </w:rPr>
      </w:pPr>
      <w:commentRangeStart w:id="990"/>
      <w:r w:rsidRPr="00B245E7">
        <w:rPr>
          <w:rFonts w:eastAsia="Calibri"/>
          <w:b/>
          <w:bCs/>
          <w:sz w:val="22"/>
          <w:szCs w:val="22"/>
        </w:rPr>
        <w:t xml:space="preserve">Figure 1: </w:t>
      </w:r>
      <w:commentRangeEnd w:id="990"/>
      <w:r w:rsidR="00F229AF">
        <w:rPr>
          <w:rStyle w:val="CommentReference"/>
          <w:rFonts w:asciiTheme="minorHAnsi" w:eastAsiaTheme="minorHAnsi" w:hAnsiTheme="minorHAnsi" w:cstheme="minorBidi"/>
          <w:lang w:eastAsia="en-US"/>
        </w:rPr>
        <w:commentReference w:id="990"/>
      </w:r>
      <w:r w:rsidRPr="00B245E7">
        <w:rPr>
          <w:rFonts w:eastAsia="Calibri"/>
          <w:b/>
          <w:bCs/>
          <w:sz w:val="22"/>
          <w:szCs w:val="22"/>
        </w:rPr>
        <w:t>Maximum likelihood phylogenetic tree of influenza A H1 viruses circulating in pigs</w:t>
      </w:r>
      <w:del w:id="991" w:author="Coggon, Amelia Charlotte" w:date="2024-12-08T13:35:00Z" w16du:dateUtc="2024-12-08T12:35:00Z">
        <w:r w:rsidRPr="00B245E7">
          <w:rPr>
            <w:rFonts w:eastAsia="Calibri"/>
            <w:b/>
            <w:bCs/>
            <w:sz w:val="22"/>
            <w:szCs w:val="22"/>
          </w:rPr>
          <w:delText>.</w:delText>
        </w:r>
      </w:del>
      <w:ins w:id="992" w:author="SIMON Gaelle" w:date="2024-11-29T19:16:00Z">
        <w:r w:rsidR="001E6226">
          <w:rPr>
            <w:rFonts w:eastAsia="Calibri"/>
            <w:b/>
            <w:bCs/>
            <w:sz w:val="22"/>
            <w:szCs w:val="22"/>
          </w:rPr>
          <w:t xml:space="preserve"> in Europe in 2010-2020</w:t>
        </w:r>
      </w:ins>
      <w:ins w:id="993" w:author="SIMON Gaelle" w:date="2024-12-08T13:34:00Z" w16du:dateUtc="2024-12-08T12:34:00Z">
        <w:r w:rsidRPr="00B245E7">
          <w:rPr>
            <w:rFonts w:eastAsia="Calibri"/>
            <w:b/>
            <w:bCs/>
            <w:sz w:val="22"/>
            <w:szCs w:val="22"/>
          </w:rPr>
          <w:t>.</w:t>
        </w:r>
      </w:ins>
      <w:del w:id="994" w:author="SIMON Gaelle" w:date="2024-12-08T13:34:00Z" w16du:dateUtc="2024-12-08T12:34:00Z">
        <w:r w:rsidRPr="00B245E7">
          <w:rPr>
            <w:rFonts w:eastAsia="Calibri"/>
            <w:b/>
            <w:bCs/>
            <w:sz w:val="22"/>
            <w:szCs w:val="22"/>
          </w:rPr>
          <w:delText>.</w:delText>
        </w:r>
      </w:del>
      <w:ins w:id="995" w:author="Coggon, Amelia Charlotte" w:date="2024-12-08T13:37:00Z" w16du:dateUtc="2024-12-08T12:37:00Z">
        <w:r w:rsidRPr="00B245E7">
          <w:rPr>
            <w:rFonts w:eastAsia="Calibri"/>
            <w:b/>
            <w:bCs/>
            <w:sz w:val="22"/>
            <w:szCs w:val="22"/>
          </w:rPr>
          <w:t xml:space="preserve"> </w:t>
        </w:r>
      </w:ins>
      <w:r w:rsidR="00C46411" w:rsidRPr="00B245E7">
        <w:rPr>
          <w:sz w:val="22"/>
          <w:szCs w:val="22"/>
        </w:rPr>
        <w:t>Sequences</w:t>
      </w:r>
      <w:r w:rsidR="00C46411" w:rsidRPr="00B245E7">
        <w:rPr>
          <w:rFonts w:eastAsia="Calibri"/>
          <w:sz w:val="22"/>
          <w:szCs w:val="22"/>
        </w:rPr>
        <w:t xml:space="preserve"> </w:t>
      </w:r>
      <w:r w:rsidRPr="00B245E7">
        <w:rPr>
          <w:rFonts w:eastAsia="Calibri"/>
          <w:sz w:val="22"/>
          <w:szCs w:val="22"/>
        </w:rPr>
        <w:t xml:space="preserve">from pigs in European countries between January 2010 </w:t>
      </w:r>
      <w:del w:id="996" w:author="Coggon, Amelia Charlotte" w:date="2024-12-08T15:46:00Z" w16du:dateUtc="2024-12-08T14:46:00Z">
        <w:r w:rsidRPr="00B245E7" w:rsidDel="005B40E8">
          <w:rPr>
            <w:rFonts w:eastAsia="Calibri"/>
            <w:sz w:val="22"/>
            <w:szCs w:val="22"/>
          </w:rPr>
          <w:delText xml:space="preserve">and </w:delText>
        </w:r>
      </w:del>
      <w:ins w:id="997" w:author="Coggon, Amelia Charlotte" w:date="2024-12-08T15:46:00Z" w16du:dateUtc="2024-12-08T14:46:00Z">
        <w:r w:rsidR="005B40E8">
          <w:rPr>
            <w:rFonts w:eastAsia="Calibri"/>
            <w:sz w:val="22"/>
            <w:szCs w:val="22"/>
          </w:rPr>
          <w:t>until</w:t>
        </w:r>
        <w:r w:rsidR="005B40E8" w:rsidRPr="00B245E7">
          <w:rPr>
            <w:rFonts w:eastAsia="Calibri"/>
            <w:sz w:val="22"/>
            <w:szCs w:val="22"/>
          </w:rPr>
          <w:t xml:space="preserve"> </w:t>
        </w:r>
      </w:ins>
      <w:r w:rsidRPr="00B245E7">
        <w:rPr>
          <w:rFonts w:eastAsia="Calibri"/>
          <w:sz w:val="22"/>
          <w:szCs w:val="22"/>
        </w:rPr>
        <w:t>December 2020 are coloured by genetic lineage as shown in the colour key, strains names with identical sequences are concatenated (n=1563). Variant strains, CVVs and human seasonal vaccine strains are included as reference strains</w:t>
      </w:r>
      <w:ins w:id="998" w:author="Coggon, Amelia Charlotte" w:date="2024-12-09T15:51:00Z" w16du:dateUtc="2024-12-09T14:51:00Z">
        <w:r w:rsidR="00E51044">
          <w:rPr>
            <w:rFonts w:eastAsia="Calibri"/>
            <w:sz w:val="22"/>
            <w:szCs w:val="22"/>
          </w:rPr>
          <w:t xml:space="preserve"> and are coloured grey</w:t>
        </w:r>
      </w:ins>
      <w:r w:rsidRPr="00B245E7">
        <w:rPr>
          <w:rFonts w:eastAsia="Calibri"/>
          <w:sz w:val="22"/>
          <w:szCs w:val="22"/>
        </w:rPr>
        <w:t xml:space="preserve"> (n=55). The proportions of each lineage are plotted by country on a </w:t>
      </w:r>
      <w:proofErr w:type="spellStart"/>
      <w:r w:rsidRPr="00B245E7">
        <w:rPr>
          <w:rFonts w:eastAsia="Calibri"/>
          <w:sz w:val="22"/>
          <w:szCs w:val="22"/>
        </w:rPr>
        <w:t>MicroReact</w:t>
      </w:r>
      <w:proofErr w:type="spellEnd"/>
      <w:r w:rsidRPr="00B245E7">
        <w:rPr>
          <w:rFonts w:eastAsia="Calibri"/>
          <w:sz w:val="22"/>
          <w:szCs w:val="22"/>
        </w:rPr>
        <w:t xml:space="preserve"> geographical map and the frequency of each genetic lineage detected per year is shown on the timeline (n=1697).</w:t>
      </w:r>
    </w:p>
    <w:p w14:paraId="4FECC910" w14:textId="6085168D" w:rsidR="00F654F7" w:rsidRPr="00B245E7" w:rsidDel="00A8589F" w:rsidRDefault="00F654F7" w:rsidP="00B245E7">
      <w:pPr>
        <w:spacing w:line="360" w:lineRule="auto"/>
        <w:rPr>
          <w:del w:id="999" w:author="Coggon, Amelia Charlotte" w:date="2024-12-11T22:05:00Z" w16du:dateUtc="2024-12-11T21:05:00Z"/>
          <w:b/>
          <w:bCs/>
          <w:sz w:val="22"/>
          <w:szCs w:val="22"/>
        </w:rPr>
      </w:pPr>
      <w:commentRangeStart w:id="1000"/>
      <w:del w:id="1001" w:author="Coggon, Amelia Charlotte" w:date="2024-12-11T22:05:00Z" w16du:dateUtc="2024-12-11T21:05:00Z">
        <w:r w:rsidRPr="004C25B5" w:rsidDel="00A8589F">
          <w:rPr>
            <w:b/>
            <w:noProof/>
            <w:sz w:val="22"/>
          </w:rPr>
          <w:drawing>
            <wp:inline distT="0" distB="0" distL="0" distR="0" wp14:anchorId="5A95347C" wp14:editId="6CBEFE61">
              <wp:extent cx="5727700" cy="3684270"/>
              <wp:effectExtent l="0" t="0" r="0" b="0"/>
              <wp:docPr id="16589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08443" name="Picture 1658908443"/>
                      <pic:cNvPicPr/>
                    </pic:nvPicPr>
                    <pic:blipFill>
                      <a:blip r:embed="rId18"/>
                      <a:stretch>
                        <a:fillRect/>
                      </a:stretch>
                    </pic:blipFill>
                    <pic:spPr>
                      <a:xfrm>
                        <a:off x="0" y="0"/>
                        <a:ext cx="5727700" cy="3684270"/>
                      </a:xfrm>
                      <a:prstGeom prst="rect">
                        <a:avLst/>
                      </a:prstGeom>
                    </pic:spPr>
                  </pic:pic>
                </a:graphicData>
              </a:graphic>
            </wp:inline>
          </w:drawing>
        </w:r>
      </w:del>
      <w:commentRangeEnd w:id="1000"/>
      <w:r w:rsidR="008533D3">
        <w:rPr>
          <w:rStyle w:val="CommentReference"/>
          <w:rFonts w:asciiTheme="minorHAnsi" w:eastAsiaTheme="minorHAnsi" w:hAnsiTheme="minorHAnsi" w:cstheme="minorBidi"/>
          <w:lang w:eastAsia="en-US"/>
        </w:rPr>
        <w:commentReference w:id="1000"/>
      </w:r>
    </w:p>
    <w:p w14:paraId="0D234F43" w14:textId="77777777" w:rsidR="00B0719E" w:rsidRPr="00B245E7" w:rsidDel="00A8589F" w:rsidRDefault="00B0719E" w:rsidP="00B245E7">
      <w:pPr>
        <w:spacing w:line="360" w:lineRule="auto"/>
        <w:rPr>
          <w:del w:id="1002" w:author="Coggon, Amelia Charlotte" w:date="2024-12-11T22:05:00Z" w16du:dateUtc="2024-12-11T21:05:00Z"/>
          <w:sz w:val="22"/>
          <w:szCs w:val="22"/>
        </w:rPr>
      </w:pPr>
    </w:p>
    <w:p w14:paraId="0E16577F" w14:textId="77777777" w:rsidR="00F654F7" w:rsidDel="000521A1" w:rsidRDefault="00F654F7" w:rsidP="000521A1">
      <w:pPr>
        <w:spacing w:line="360" w:lineRule="auto"/>
        <w:rPr>
          <w:del w:id="1003" w:author="Coggon, Amelia Charlotte" w:date="2024-12-11T22:17:00Z" w16du:dateUtc="2024-12-11T21:17:00Z"/>
          <w:rFonts w:eastAsia="Calibri"/>
          <w:b/>
          <w:bCs/>
          <w:sz w:val="22"/>
          <w:szCs w:val="22"/>
        </w:rPr>
      </w:pPr>
      <w:del w:id="1004" w:author="Coggon, Amelia Charlotte" w:date="2024-12-11T22:18:00Z" w16du:dateUtc="2024-12-11T21:18:00Z">
        <w:r w:rsidRPr="00B245E7" w:rsidDel="000521A1">
          <w:rPr>
            <w:rFonts w:eastAsia="Calibri"/>
            <w:b/>
            <w:bCs/>
            <w:sz w:val="22"/>
            <w:szCs w:val="22"/>
          </w:rPr>
          <w:br w:type="page"/>
        </w:r>
      </w:del>
    </w:p>
    <w:p w14:paraId="231A0C67" w14:textId="77777777" w:rsidR="000521A1" w:rsidRDefault="000521A1" w:rsidP="00B245E7">
      <w:pPr>
        <w:spacing w:line="360" w:lineRule="auto"/>
        <w:rPr>
          <w:ins w:id="1005" w:author="Coggon, Amelia Charlotte" w:date="2024-12-11T22:18:00Z" w16du:dateUtc="2024-12-11T21:18:00Z"/>
          <w:rFonts w:eastAsia="Calibri"/>
          <w:b/>
          <w:bCs/>
          <w:sz w:val="22"/>
          <w:szCs w:val="22"/>
        </w:rPr>
      </w:pPr>
    </w:p>
    <w:p w14:paraId="79D0828D" w14:textId="77777777" w:rsidR="000521A1" w:rsidRPr="00B245E7" w:rsidRDefault="000521A1" w:rsidP="00B245E7">
      <w:pPr>
        <w:spacing w:line="360" w:lineRule="auto"/>
        <w:rPr>
          <w:ins w:id="1006" w:author="Coggon, Amelia Charlotte" w:date="2024-12-11T22:18:00Z" w16du:dateUtc="2024-12-11T21:18:00Z"/>
          <w:rFonts w:eastAsia="Calibri"/>
          <w:b/>
          <w:bCs/>
          <w:sz w:val="22"/>
          <w:szCs w:val="22"/>
        </w:rPr>
      </w:pPr>
    </w:p>
    <w:p w14:paraId="3B60D656" w14:textId="0FD5A8FF" w:rsidR="00183DDB" w:rsidDel="000521A1" w:rsidRDefault="00183DDB" w:rsidP="000521A1">
      <w:pPr>
        <w:spacing w:line="360" w:lineRule="auto"/>
        <w:rPr>
          <w:del w:id="1007" w:author="Coggon, Amelia Charlotte" w:date="2024-12-11T22:17:00Z" w16du:dateUtc="2024-12-11T21:17:00Z"/>
          <w:rFonts w:eastAsia="Calibri"/>
          <w:b/>
          <w:bCs/>
          <w:sz w:val="22"/>
          <w:szCs w:val="22"/>
        </w:rPr>
      </w:pPr>
      <w:commentRangeStart w:id="1008"/>
      <w:commentRangeStart w:id="1009"/>
      <w:r w:rsidRPr="00B245E7">
        <w:rPr>
          <w:rFonts w:eastAsia="Calibri"/>
          <w:b/>
          <w:bCs/>
          <w:sz w:val="22"/>
          <w:szCs w:val="22"/>
        </w:rPr>
        <w:t xml:space="preserve">Figure 2: </w:t>
      </w:r>
      <w:commentRangeEnd w:id="1008"/>
      <w:r w:rsidR="00F229AF">
        <w:rPr>
          <w:rStyle w:val="CommentReference"/>
          <w:rFonts w:asciiTheme="minorHAnsi" w:eastAsiaTheme="minorHAnsi" w:hAnsiTheme="minorHAnsi" w:cstheme="minorBidi"/>
          <w:lang w:eastAsia="en-US"/>
        </w:rPr>
        <w:commentReference w:id="1008"/>
      </w:r>
      <w:r w:rsidRPr="00B245E7">
        <w:rPr>
          <w:rFonts w:eastAsia="Calibri"/>
          <w:b/>
          <w:bCs/>
          <w:sz w:val="22"/>
          <w:szCs w:val="22"/>
        </w:rPr>
        <w:t>Maximum likelihood phylogenetic tree of influenza A H3 viruses circulating in pigs</w:t>
      </w:r>
      <w:del w:id="1010" w:author="Coggon, Amelia Charlotte" w:date="2024-12-08T13:35:00Z" w16du:dateUtc="2024-12-08T12:35:00Z">
        <w:r w:rsidRPr="00B245E7">
          <w:rPr>
            <w:rFonts w:eastAsia="Calibri"/>
            <w:b/>
            <w:bCs/>
            <w:sz w:val="22"/>
            <w:szCs w:val="22"/>
          </w:rPr>
          <w:delText xml:space="preserve">. </w:delText>
        </w:r>
      </w:del>
      <w:ins w:id="1011" w:author="SIMON Gaelle" w:date="2024-11-29T19:16:00Z">
        <w:r w:rsidR="001E6226">
          <w:rPr>
            <w:rFonts w:eastAsia="Calibri"/>
            <w:b/>
            <w:bCs/>
            <w:sz w:val="22"/>
            <w:szCs w:val="22"/>
          </w:rPr>
          <w:t xml:space="preserve"> in Europe in 2010-2020</w:t>
        </w:r>
      </w:ins>
      <w:ins w:id="1012" w:author="SIMON Gaelle" w:date="2024-12-08T13:34:00Z" w16du:dateUtc="2024-12-08T12:34:00Z">
        <w:r w:rsidRPr="00B245E7">
          <w:rPr>
            <w:rFonts w:eastAsia="Calibri"/>
            <w:b/>
            <w:bCs/>
            <w:sz w:val="22"/>
            <w:szCs w:val="22"/>
          </w:rPr>
          <w:t>.</w:t>
        </w:r>
        <w:del w:id="1013" w:author="Coggon, Amelia Charlotte" w:date="2024-12-11T22:17:00Z" w16du:dateUtc="2024-12-11T21:17:00Z">
          <w:r w:rsidRPr="00B245E7" w:rsidDel="000521A1">
            <w:rPr>
              <w:rFonts w:eastAsia="Calibri"/>
              <w:b/>
              <w:bCs/>
              <w:sz w:val="22"/>
              <w:szCs w:val="22"/>
            </w:rPr>
            <w:delText xml:space="preserve"> </w:delText>
          </w:r>
        </w:del>
      </w:ins>
      <w:ins w:id="1014" w:author="Coggon, Amelia Charlotte" w:date="2024-12-08T13:34:00Z" w16du:dateUtc="2024-12-08T12:34:00Z">
        <w:r w:rsidRPr="00B245E7">
          <w:rPr>
            <w:rFonts w:eastAsia="Calibri"/>
            <w:b/>
            <w:bCs/>
            <w:sz w:val="22"/>
            <w:szCs w:val="22"/>
          </w:rPr>
          <w:t xml:space="preserve"> </w:t>
        </w:r>
        <w:commentRangeEnd w:id="1009"/>
        <w:r w:rsidR="00943708">
          <w:rPr>
            <w:rStyle w:val="CommentReference"/>
            <w:rFonts w:asciiTheme="minorHAnsi" w:eastAsiaTheme="minorHAnsi" w:hAnsiTheme="minorHAnsi" w:cstheme="minorBidi"/>
            <w:lang w:eastAsia="en-US"/>
          </w:rPr>
          <w:commentReference w:id="1009"/>
        </w:r>
      </w:ins>
      <w:r w:rsidR="00C46411" w:rsidRPr="00B245E7">
        <w:rPr>
          <w:sz w:val="22"/>
          <w:szCs w:val="22"/>
        </w:rPr>
        <w:t>Sequences</w:t>
      </w:r>
      <w:r w:rsidR="00C46411" w:rsidRPr="00B245E7">
        <w:rPr>
          <w:rFonts w:eastAsia="Calibri"/>
          <w:sz w:val="22"/>
          <w:szCs w:val="22"/>
        </w:rPr>
        <w:t xml:space="preserve"> from pigs in </w:t>
      </w:r>
      <w:r w:rsidRPr="00B245E7">
        <w:rPr>
          <w:rFonts w:eastAsia="Calibri"/>
          <w:sz w:val="22"/>
          <w:szCs w:val="22"/>
        </w:rPr>
        <w:t xml:space="preserve">European countries between January 2010 </w:t>
      </w:r>
      <w:del w:id="1015" w:author="Coggon, Amelia Charlotte" w:date="2024-12-08T15:46:00Z" w16du:dateUtc="2024-12-08T14:46:00Z">
        <w:r w:rsidRPr="00B245E7" w:rsidDel="005B40E8">
          <w:rPr>
            <w:rFonts w:eastAsia="Calibri"/>
            <w:sz w:val="22"/>
            <w:szCs w:val="22"/>
          </w:rPr>
          <w:delText xml:space="preserve">and </w:delText>
        </w:r>
      </w:del>
      <w:ins w:id="1016" w:author="Coggon, Amelia Charlotte" w:date="2024-12-08T15:46:00Z" w16du:dateUtc="2024-12-08T14:46:00Z">
        <w:r w:rsidR="005B40E8">
          <w:rPr>
            <w:rFonts w:eastAsia="Calibri"/>
            <w:sz w:val="22"/>
            <w:szCs w:val="22"/>
          </w:rPr>
          <w:t>until</w:t>
        </w:r>
        <w:r w:rsidR="005B40E8" w:rsidRPr="00B245E7">
          <w:rPr>
            <w:rFonts w:eastAsia="Calibri"/>
            <w:sz w:val="22"/>
            <w:szCs w:val="22"/>
          </w:rPr>
          <w:t xml:space="preserve"> </w:t>
        </w:r>
      </w:ins>
      <w:r w:rsidRPr="00B245E7">
        <w:rPr>
          <w:rFonts w:eastAsia="Calibri"/>
          <w:sz w:val="22"/>
          <w:szCs w:val="22"/>
        </w:rPr>
        <w:t xml:space="preserve">December 2020 are coloured by genetic lineage as shown in the colour key (n=231). Variant strains, CVVs and human seasonal vaccine strains are included as reference strains (n=53). The proportions of each lineage are plotted by country on a </w:t>
      </w:r>
      <w:proofErr w:type="spellStart"/>
      <w:r w:rsidRPr="00B245E7">
        <w:rPr>
          <w:rFonts w:eastAsia="Calibri"/>
          <w:sz w:val="22"/>
          <w:szCs w:val="22"/>
        </w:rPr>
        <w:t>MicroReact</w:t>
      </w:r>
      <w:proofErr w:type="spellEnd"/>
      <w:r w:rsidRPr="00B245E7">
        <w:rPr>
          <w:rFonts w:eastAsia="Calibri"/>
          <w:sz w:val="22"/>
          <w:szCs w:val="22"/>
        </w:rPr>
        <w:t xml:space="preserve"> geographical map and the frequency of each genetic lineage detected per year is shown on the timeline (n=231).</w:t>
      </w:r>
      <w:r w:rsidRPr="00B245E7">
        <w:rPr>
          <w:rFonts w:eastAsia="Calibri"/>
          <w:b/>
          <w:bCs/>
          <w:sz w:val="22"/>
          <w:szCs w:val="22"/>
        </w:rPr>
        <w:t> </w:t>
      </w:r>
    </w:p>
    <w:p w14:paraId="6340A8ED" w14:textId="77777777" w:rsidR="000521A1" w:rsidRPr="00B245E7" w:rsidRDefault="000521A1" w:rsidP="000521A1">
      <w:pPr>
        <w:spacing w:line="360" w:lineRule="auto"/>
        <w:rPr>
          <w:ins w:id="1017" w:author="Coggon, Amelia Charlotte" w:date="2024-12-11T22:17:00Z" w16du:dateUtc="2024-12-11T21:17:00Z"/>
          <w:b/>
          <w:bCs/>
          <w:sz w:val="22"/>
          <w:szCs w:val="22"/>
        </w:rPr>
      </w:pPr>
    </w:p>
    <w:p w14:paraId="553E2688" w14:textId="12C109DE" w:rsidR="00183DDB" w:rsidRPr="00B245E7" w:rsidDel="000521A1" w:rsidRDefault="00A05E47">
      <w:pPr>
        <w:spacing w:line="360" w:lineRule="auto"/>
        <w:rPr>
          <w:del w:id="1018" w:author="Coggon, Amelia Charlotte" w:date="2024-12-11T22:17:00Z" w16du:dateUtc="2024-12-11T21:17:00Z"/>
          <w:b/>
          <w:bCs/>
          <w:sz w:val="22"/>
          <w:szCs w:val="22"/>
        </w:rPr>
      </w:pPr>
      <w:commentRangeStart w:id="1019"/>
      <w:del w:id="1020" w:author="Coggon, Amelia Charlotte" w:date="2024-12-11T22:17:00Z" w16du:dateUtc="2024-12-11T21:17:00Z">
        <w:r w:rsidRPr="004C25B5" w:rsidDel="000521A1">
          <w:rPr>
            <w:b/>
            <w:noProof/>
            <w:sz w:val="22"/>
          </w:rPr>
          <w:drawing>
            <wp:inline distT="0" distB="0" distL="0" distR="0" wp14:anchorId="1C641B7E" wp14:editId="230C261C">
              <wp:extent cx="5727700" cy="4488815"/>
              <wp:effectExtent l="0" t="0" r="0" b="0"/>
              <wp:docPr id="94656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248" name="Picture 946564248"/>
                      <pic:cNvPicPr/>
                    </pic:nvPicPr>
                    <pic:blipFill>
                      <a:blip r:embed="rId19"/>
                      <a:stretch>
                        <a:fillRect/>
                      </a:stretch>
                    </pic:blipFill>
                    <pic:spPr>
                      <a:xfrm>
                        <a:off x="0" y="0"/>
                        <a:ext cx="5727700" cy="4488815"/>
                      </a:xfrm>
                      <a:prstGeom prst="rect">
                        <a:avLst/>
                      </a:prstGeom>
                    </pic:spPr>
                  </pic:pic>
                </a:graphicData>
              </a:graphic>
            </wp:inline>
          </w:drawing>
        </w:r>
        <w:commentRangeEnd w:id="1019"/>
        <w:r w:rsidR="00976927" w:rsidDel="000521A1">
          <w:rPr>
            <w:rStyle w:val="CommentReference"/>
            <w:rFonts w:asciiTheme="minorHAnsi" w:eastAsiaTheme="minorHAnsi" w:hAnsiTheme="minorHAnsi" w:cstheme="minorBidi"/>
            <w:lang w:eastAsia="en-US"/>
          </w:rPr>
          <w:commentReference w:id="1019"/>
        </w:r>
      </w:del>
    </w:p>
    <w:p w14:paraId="64D6A006" w14:textId="7E45EA51" w:rsidR="00AF0B44" w:rsidRPr="00B245E7" w:rsidDel="000521A1" w:rsidRDefault="00AF0B44">
      <w:pPr>
        <w:spacing w:line="360" w:lineRule="auto"/>
        <w:rPr>
          <w:del w:id="1021" w:author="Coggon, Amelia Charlotte" w:date="2024-12-11T22:17:00Z" w16du:dateUtc="2024-12-11T21:17:00Z"/>
          <w:sz w:val="22"/>
          <w:szCs w:val="22"/>
        </w:rPr>
      </w:pPr>
    </w:p>
    <w:p w14:paraId="45844067" w14:textId="12A44B37" w:rsidR="00F654F7" w:rsidRPr="00B245E7" w:rsidRDefault="00F654F7" w:rsidP="000521A1">
      <w:pPr>
        <w:spacing w:line="360" w:lineRule="auto"/>
        <w:rPr>
          <w:b/>
          <w:bCs/>
          <w:sz w:val="22"/>
          <w:szCs w:val="22"/>
        </w:rPr>
      </w:pPr>
      <w:del w:id="1022" w:author="Coggon, Amelia Charlotte" w:date="2024-12-11T22:17:00Z" w16du:dateUtc="2024-12-11T21:17:00Z">
        <w:r w:rsidRPr="00B245E7" w:rsidDel="000521A1">
          <w:rPr>
            <w:b/>
            <w:bCs/>
            <w:sz w:val="22"/>
            <w:szCs w:val="22"/>
          </w:rPr>
          <w:br w:type="page"/>
        </w:r>
      </w:del>
    </w:p>
    <w:p w14:paraId="06593B23" w14:textId="2EA349A9" w:rsidR="005C15CD" w:rsidRPr="00B245E7" w:rsidDel="000521A1" w:rsidRDefault="005C15CD">
      <w:pPr>
        <w:spacing w:line="360" w:lineRule="auto"/>
        <w:rPr>
          <w:del w:id="1023" w:author="Coggon, Amelia Charlotte" w:date="2024-12-11T22:19:00Z" w16du:dateUtc="2024-12-11T21:19:00Z"/>
          <w:sz w:val="22"/>
          <w:szCs w:val="22"/>
        </w:rPr>
      </w:pPr>
      <w:commentRangeStart w:id="1024"/>
      <w:commentRangeStart w:id="1025"/>
      <w:r w:rsidRPr="00B245E7">
        <w:rPr>
          <w:b/>
          <w:bCs/>
          <w:sz w:val="22"/>
          <w:szCs w:val="22"/>
        </w:rPr>
        <w:t xml:space="preserve">Figure </w:t>
      </w:r>
      <w:r w:rsidR="007A69CD" w:rsidRPr="00B245E7">
        <w:rPr>
          <w:b/>
          <w:bCs/>
          <w:sz w:val="22"/>
          <w:szCs w:val="22"/>
        </w:rPr>
        <w:t>3</w:t>
      </w:r>
      <w:r w:rsidRPr="00B245E7">
        <w:rPr>
          <w:b/>
          <w:bCs/>
          <w:sz w:val="22"/>
          <w:szCs w:val="22"/>
        </w:rPr>
        <w:t xml:space="preserve"> A-</w:t>
      </w:r>
      <w:r w:rsidR="00607906" w:rsidRPr="00B245E7">
        <w:rPr>
          <w:b/>
          <w:bCs/>
          <w:sz w:val="22"/>
          <w:szCs w:val="22"/>
        </w:rPr>
        <w:t>C</w:t>
      </w:r>
      <w:commentRangeEnd w:id="1025"/>
      <w:ins w:id="1026" w:author="Pekosz, Andrew" w:date="2024-12-08T13:40:00Z" w16du:dateUtc="2024-12-08T12:40:00Z">
        <w:r w:rsidRPr="00B245E7">
          <w:rPr>
            <w:b/>
            <w:bCs/>
            <w:sz w:val="22"/>
            <w:szCs w:val="22"/>
          </w:rPr>
          <w:t>:</w:t>
        </w:r>
        <w:r w:rsidRPr="00B245E7">
          <w:rPr>
            <w:sz w:val="22"/>
            <w:szCs w:val="22"/>
          </w:rPr>
          <w:t xml:space="preserve"> </w:t>
        </w:r>
      </w:ins>
      <w:commentRangeEnd w:id="1024"/>
      <w:ins w:id="1027" w:author="Coggon, Amelia Charlotte" w:date="2024-12-08T13:41:00Z" w16du:dateUtc="2024-12-08T12:41:00Z">
        <w:r w:rsidR="00F229AF">
          <w:rPr>
            <w:rStyle w:val="CommentReference"/>
            <w:rFonts w:asciiTheme="minorHAnsi" w:eastAsiaTheme="minorHAnsi" w:hAnsiTheme="minorHAnsi" w:cstheme="minorBidi"/>
            <w:lang w:eastAsia="en-US"/>
          </w:rPr>
          <w:commentReference w:id="1024"/>
        </w:r>
        <w:r w:rsidR="0032323B">
          <w:rPr>
            <w:rStyle w:val="CommentReference"/>
            <w:rFonts w:asciiTheme="minorHAnsi" w:eastAsiaTheme="minorHAnsi" w:hAnsiTheme="minorHAnsi" w:cstheme="minorBidi"/>
            <w:lang w:eastAsia="en-US"/>
          </w:rPr>
          <w:commentReference w:id="1025"/>
        </w:r>
      </w:ins>
      <w:r w:rsidRPr="00B245E7">
        <w:rPr>
          <w:b/>
          <w:bCs/>
          <w:sz w:val="22"/>
          <w:szCs w:val="22"/>
        </w:rPr>
        <w:t>Antigenic map</w:t>
      </w:r>
      <w:r w:rsidR="009D7EEF" w:rsidRPr="00B245E7">
        <w:rPr>
          <w:b/>
          <w:bCs/>
          <w:sz w:val="22"/>
          <w:szCs w:val="22"/>
        </w:rPr>
        <w:t>s</w:t>
      </w:r>
      <w:r w:rsidRPr="00B245E7">
        <w:rPr>
          <w:b/>
          <w:bCs/>
          <w:sz w:val="22"/>
          <w:szCs w:val="22"/>
        </w:rPr>
        <w:t xml:space="preserve"> highlighting the antigenic relationships among 1A, 1B and 1C lineage</w:t>
      </w:r>
      <w:r w:rsidR="009D7EEF" w:rsidRPr="00B245E7">
        <w:rPr>
          <w:b/>
          <w:bCs/>
          <w:sz w:val="22"/>
          <w:szCs w:val="22"/>
        </w:rPr>
        <w:t xml:space="preserve"> viruses</w:t>
      </w:r>
      <w:r w:rsidRPr="00B245E7">
        <w:rPr>
          <w:b/>
          <w:bCs/>
          <w:sz w:val="22"/>
          <w:szCs w:val="22"/>
        </w:rPr>
        <w:t xml:space="preserve"> in European pigs</w:t>
      </w:r>
      <w:r w:rsidR="00F13FE4" w:rsidRPr="00B245E7">
        <w:rPr>
          <w:b/>
          <w:bCs/>
          <w:sz w:val="22"/>
          <w:szCs w:val="22"/>
        </w:rPr>
        <w:t xml:space="preserve"> respectively</w:t>
      </w:r>
      <w:r w:rsidR="009F349B" w:rsidRPr="00B245E7">
        <w:rPr>
          <w:b/>
          <w:bCs/>
          <w:sz w:val="22"/>
          <w:szCs w:val="22"/>
        </w:rPr>
        <w:t xml:space="preserve"> as defined by </w:t>
      </w:r>
      <w:del w:id="1028" w:author="SIMON Gaelle" w:date="2024-11-29T19:19:00Z">
        <w:r w:rsidR="009F349B" w:rsidRPr="00B245E7">
          <w:rPr>
            <w:b/>
            <w:bCs/>
            <w:sz w:val="22"/>
            <w:szCs w:val="22"/>
          </w:rPr>
          <w:delText xml:space="preserve">polyclonal </w:delText>
        </w:r>
      </w:del>
      <w:r w:rsidR="009F349B" w:rsidRPr="00B245E7">
        <w:rPr>
          <w:b/>
          <w:bCs/>
          <w:sz w:val="22"/>
          <w:szCs w:val="22"/>
        </w:rPr>
        <w:t xml:space="preserve">swine </w:t>
      </w:r>
      <w:ins w:id="1029" w:author="SIMON Gaelle" w:date="2024-11-29T19:20:00Z">
        <w:r w:rsidR="001E6226">
          <w:rPr>
            <w:b/>
            <w:bCs/>
            <w:sz w:val="22"/>
            <w:szCs w:val="22"/>
          </w:rPr>
          <w:t>anti-</w:t>
        </w:r>
      </w:ins>
      <w:r w:rsidR="009F349B" w:rsidRPr="00B245E7">
        <w:rPr>
          <w:b/>
          <w:bCs/>
          <w:sz w:val="22"/>
          <w:szCs w:val="22"/>
        </w:rPr>
        <w:t>sera</w:t>
      </w:r>
      <w:r w:rsidRPr="00B245E7">
        <w:rPr>
          <w:b/>
          <w:bCs/>
          <w:sz w:val="22"/>
          <w:szCs w:val="22"/>
        </w:rPr>
        <w:t>.</w:t>
      </w:r>
      <w:r w:rsidRPr="00B245E7">
        <w:rPr>
          <w:sz w:val="22"/>
          <w:szCs w:val="22"/>
        </w:rPr>
        <w:t xml:space="preserve"> </w:t>
      </w:r>
      <w:r w:rsidR="00077539" w:rsidRPr="00B245E7">
        <w:rPr>
          <w:sz w:val="22"/>
          <w:szCs w:val="22"/>
        </w:rPr>
        <w:t xml:space="preserve">Strains are represented by coloured </w:t>
      </w:r>
      <w:r w:rsidR="009D7EEF" w:rsidRPr="00B245E7">
        <w:rPr>
          <w:sz w:val="22"/>
          <w:szCs w:val="22"/>
        </w:rPr>
        <w:t xml:space="preserve">annotated </w:t>
      </w:r>
      <w:r w:rsidR="00077539" w:rsidRPr="00B245E7">
        <w:rPr>
          <w:sz w:val="22"/>
          <w:szCs w:val="22"/>
        </w:rPr>
        <w:t xml:space="preserve">spheres with the colour denoting lineage as per Figure 1. </w:t>
      </w:r>
      <w:ins w:id="1030" w:author="SIMON Gaelle" w:date="2024-11-29T19:18:00Z">
        <w:r w:rsidR="001E6226">
          <w:rPr>
            <w:sz w:val="22"/>
            <w:szCs w:val="22"/>
          </w:rPr>
          <w:t xml:space="preserve">Monovalent </w:t>
        </w:r>
      </w:ins>
      <w:del w:id="1031" w:author="SIMON Gaelle" w:date="2024-11-29T19:18:00Z">
        <w:r w:rsidR="00077539" w:rsidRPr="00B245E7" w:rsidDel="001E6226">
          <w:rPr>
            <w:sz w:val="22"/>
            <w:szCs w:val="22"/>
          </w:rPr>
          <w:delText>P</w:delText>
        </w:r>
      </w:del>
      <w:ins w:id="1032" w:author="SIMON Gaelle" w:date="2024-11-29T19:18:00Z">
        <w:r w:rsidR="001E6226">
          <w:rPr>
            <w:sz w:val="22"/>
            <w:szCs w:val="22"/>
          </w:rPr>
          <w:t>p</w:t>
        </w:r>
      </w:ins>
      <w:ins w:id="1033" w:author="SIMON Gaelle" w:date="2024-12-08T13:34:00Z" w16du:dateUtc="2024-12-08T12:34:00Z">
        <w:r w:rsidR="00077539" w:rsidRPr="00B245E7">
          <w:rPr>
            <w:sz w:val="22"/>
            <w:szCs w:val="22"/>
          </w:rPr>
          <w:t>olyclonal</w:t>
        </w:r>
      </w:ins>
      <w:del w:id="1034" w:author="SIMON Gaelle" w:date="2024-12-08T13:34:00Z" w16du:dateUtc="2024-12-08T12:34:00Z">
        <w:r w:rsidR="00077539" w:rsidRPr="00B245E7">
          <w:rPr>
            <w:sz w:val="22"/>
            <w:szCs w:val="22"/>
          </w:rPr>
          <w:delText>Polyclonal</w:delText>
        </w:r>
      </w:del>
      <w:r w:rsidR="00077539" w:rsidRPr="00B245E7">
        <w:rPr>
          <w:sz w:val="22"/>
          <w:szCs w:val="22"/>
        </w:rPr>
        <w:t xml:space="preserve"> swine sera raised to influenza A viruses in pigs are shown as cubes.</w:t>
      </w:r>
      <w:r w:rsidR="00315BD0" w:rsidRPr="00B245E7">
        <w:rPr>
          <w:sz w:val="22"/>
          <w:szCs w:val="22"/>
        </w:rPr>
        <w:t xml:space="preserve"> The scale bar represents one antigenic unit (AU) or a two-fold difference in HI assay titre.</w:t>
      </w:r>
      <w:r w:rsidR="009D7EEF" w:rsidRPr="00B245E7">
        <w:rPr>
          <w:sz w:val="22"/>
          <w:szCs w:val="22"/>
        </w:rPr>
        <w:t xml:space="preserve"> Panel A shows the European 1A.3.3.2 lineage viruses from swine highlighted</w:t>
      </w:r>
      <w:r w:rsidR="00DE3C41" w:rsidRPr="00B245E7">
        <w:rPr>
          <w:sz w:val="22"/>
          <w:szCs w:val="22"/>
        </w:rPr>
        <w:t xml:space="preserve"> in blue</w:t>
      </w:r>
      <w:r w:rsidR="00554025" w:rsidRPr="00B245E7">
        <w:rPr>
          <w:sz w:val="22"/>
          <w:szCs w:val="22"/>
        </w:rPr>
        <w:t>. P</w:t>
      </w:r>
      <w:r w:rsidR="009D7EEF" w:rsidRPr="00B245E7">
        <w:rPr>
          <w:sz w:val="22"/>
          <w:szCs w:val="22"/>
        </w:rPr>
        <w:t xml:space="preserve">anel B </w:t>
      </w:r>
      <w:r w:rsidR="00554025" w:rsidRPr="00B245E7">
        <w:rPr>
          <w:sz w:val="22"/>
          <w:szCs w:val="22"/>
        </w:rPr>
        <w:t xml:space="preserve">shows </w:t>
      </w:r>
      <w:r w:rsidR="009D7EEF" w:rsidRPr="00B245E7">
        <w:rPr>
          <w:sz w:val="22"/>
          <w:szCs w:val="22"/>
        </w:rPr>
        <w:t xml:space="preserve">the European 1B lineage viruses from swine </w:t>
      </w:r>
      <w:r w:rsidR="00554025" w:rsidRPr="00B245E7">
        <w:rPr>
          <w:sz w:val="22"/>
          <w:szCs w:val="22"/>
        </w:rPr>
        <w:t>highlighted</w:t>
      </w:r>
      <w:r w:rsidR="00DE3C41" w:rsidRPr="00B245E7">
        <w:rPr>
          <w:sz w:val="22"/>
          <w:szCs w:val="22"/>
        </w:rPr>
        <w:t xml:space="preserve"> in greens</w:t>
      </w:r>
      <w:r w:rsidR="00554025" w:rsidRPr="00B245E7">
        <w:rPr>
          <w:sz w:val="22"/>
          <w:szCs w:val="22"/>
        </w:rPr>
        <w:t>. P</w:t>
      </w:r>
      <w:r w:rsidR="009D7EEF" w:rsidRPr="00B245E7">
        <w:rPr>
          <w:sz w:val="22"/>
          <w:szCs w:val="22"/>
        </w:rPr>
        <w:t>anel C shows the European 1C lineage viruses from swine highlighted</w:t>
      </w:r>
      <w:r w:rsidR="00DE3C41" w:rsidRPr="00B245E7">
        <w:rPr>
          <w:sz w:val="22"/>
          <w:szCs w:val="22"/>
        </w:rPr>
        <w:t xml:space="preserve"> in pink/purples</w:t>
      </w:r>
      <w:r w:rsidR="009D7EEF" w:rsidRPr="00B245E7">
        <w:rPr>
          <w:sz w:val="22"/>
          <w:szCs w:val="22"/>
        </w:rPr>
        <w:t xml:space="preserve">. </w:t>
      </w:r>
      <w:r w:rsidR="00554025" w:rsidRPr="00B245E7">
        <w:rPr>
          <w:sz w:val="22"/>
          <w:szCs w:val="22"/>
        </w:rPr>
        <w:t xml:space="preserve">CVVs and human seasonal vaccines are shown in cream colours. </w:t>
      </w:r>
    </w:p>
    <w:p w14:paraId="002832C9" w14:textId="46508340" w:rsidR="009D7EEF" w:rsidRPr="00B245E7" w:rsidDel="000521A1" w:rsidRDefault="00F654F7">
      <w:pPr>
        <w:spacing w:line="360" w:lineRule="auto"/>
        <w:rPr>
          <w:del w:id="1035" w:author="Coggon, Amelia Charlotte" w:date="2024-12-11T22:19:00Z" w16du:dateUtc="2024-12-11T21:19:00Z"/>
          <w:sz w:val="22"/>
          <w:szCs w:val="22"/>
        </w:rPr>
      </w:pPr>
      <w:del w:id="1036" w:author="Coggon, Amelia Charlotte" w:date="2024-12-11T22:19:00Z" w16du:dateUtc="2024-12-11T21:19:00Z">
        <w:r w:rsidRPr="004C25B5" w:rsidDel="000521A1">
          <w:rPr>
            <w:noProof/>
            <w:sz w:val="22"/>
          </w:rPr>
          <w:drawing>
            <wp:inline distT="0" distB="0" distL="0" distR="0" wp14:anchorId="50C30254" wp14:editId="19C811E8">
              <wp:extent cx="5727700" cy="1600835"/>
              <wp:effectExtent l="0" t="0" r="0" b="0"/>
              <wp:docPr id="196589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9728" name="Picture 196589728"/>
                      <pic:cNvPicPr/>
                    </pic:nvPicPr>
                    <pic:blipFill>
                      <a:blip r:embed="rId20"/>
                      <a:stretch>
                        <a:fillRect/>
                      </a:stretch>
                    </pic:blipFill>
                    <pic:spPr>
                      <a:xfrm>
                        <a:off x="0" y="0"/>
                        <a:ext cx="5727700" cy="1600835"/>
                      </a:xfrm>
                      <a:prstGeom prst="rect">
                        <a:avLst/>
                      </a:prstGeom>
                    </pic:spPr>
                  </pic:pic>
                </a:graphicData>
              </a:graphic>
            </wp:inline>
          </w:drawing>
        </w:r>
      </w:del>
    </w:p>
    <w:p w14:paraId="153E83FC" w14:textId="494DB24F" w:rsidR="00F654F7" w:rsidRPr="00B245E7" w:rsidRDefault="00F654F7" w:rsidP="000521A1">
      <w:pPr>
        <w:spacing w:line="360" w:lineRule="auto"/>
        <w:rPr>
          <w:b/>
          <w:bCs/>
          <w:sz w:val="22"/>
          <w:szCs w:val="22"/>
        </w:rPr>
      </w:pPr>
      <w:del w:id="1037" w:author="Coggon, Amelia Charlotte" w:date="2024-12-11T22:19:00Z" w16du:dateUtc="2024-12-11T21:19:00Z">
        <w:r w:rsidRPr="00B245E7" w:rsidDel="000521A1">
          <w:rPr>
            <w:b/>
            <w:bCs/>
            <w:sz w:val="22"/>
            <w:szCs w:val="22"/>
          </w:rPr>
          <w:br w:type="page"/>
        </w:r>
      </w:del>
    </w:p>
    <w:p w14:paraId="1C0EB2A9" w14:textId="77777777" w:rsidR="000521A1" w:rsidRDefault="000521A1" w:rsidP="00B245E7">
      <w:pPr>
        <w:spacing w:line="360" w:lineRule="auto"/>
        <w:rPr>
          <w:ins w:id="1038" w:author="Coggon, Amelia Charlotte" w:date="2024-12-11T22:19:00Z" w16du:dateUtc="2024-12-11T21:19:00Z"/>
          <w:b/>
          <w:bCs/>
          <w:sz w:val="22"/>
          <w:szCs w:val="22"/>
        </w:rPr>
      </w:pPr>
    </w:p>
    <w:p w14:paraId="376F91EB" w14:textId="5BEFDD6E" w:rsidR="00DE3C41" w:rsidRPr="00B245E7" w:rsidRDefault="009D7EEF" w:rsidP="00B245E7">
      <w:pPr>
        <w:spacing w:line="360" w:lineRule="auto"/>
        <w:rPr>
          <w:sz w:val="22"/>
          <w:szCs w:val="22"/>
        </w:rPr>
      </w:pPr>
      <w:commentRangeStart w:id="1039"/>
      <w:r w:rsidRPr="00B245E7">
        <w:rPr>
          <w:b/>
          <w:bCs/>
          <w:sz w:val="22"/>
          <w:szCs w:val="22"/>
        </w:rPr>
        <w:t xml:space="preserve">Figure </w:t>
      </w:r>
      <w:r w:rsidR="007A69CD" w:rsidRPr="00B245E7">
        <w:rPr>
          <w:b/>
          <w:bCs/>
          <w:sz w:val="22"/>
          <w:szCs w:val="22"/>
        </w:rPr>
        <w:t>4</w:t>
      </w:r>
      <w:r w:rsidRPr="00B245E7">
        <w:rPr>
          <w:b/>
          <w:bCs/>
          <w:sz w:val="22"/>
          <w:szCs w:val="22"/>
        </w:rPr>
        <w:t xml:space="preserve"> A-B:</w:t>
      </w:r>
      <w:commentRangeEnd w:id="1039"/>
      <w:r w:rsidR="004E10C1">
        <w:rPr>
          <w:rStyle w:val="CommentReference"/>
          <w:rFonts w:asciiTheme="minorHAnsi" w:eastAsiaTheme="minorHAnsi" w:hAnsiTheme="minorHAnsi" w:cstheme="minorBidi"/>
          <w:lang w:eastAsia="en-US"/>
        </w:rPr>
        <w:commentReference w:id="1039"/>
      </w:r>
      <w:r w:rsidRPr="00B245E7">
        <w:rPr>
          <w:b/>
          <w:bCs/>
          <w:sz w:val="22"/>
          <w:szCs w:val="22"/>
        </w:rPr>
        <w:t xml:space="preserve"> Antigenic map highlighting the antigenic relationships among the swine European 1A and 1C lineages respectively, as defined by ferret anti-sera.</w:t>
      </w:r>
      <w:r w:rsidRPr="00B245E7">
        <w:rPr>
          <w:sz w:val="22"/>
          <w:szCs w:val="22"/>
        </w:rPr>
        <w:t xml:space="preserve"> Strains are represented by coloured spheres with the colour denoting lineage as per Figure 1. Polyclonal ferret sera raised to swine influenza A viruses are shown as cubes. The scale bar represents one antigenic unit (AU) or a two-fold difference in HI assay titre.</w:t>
      </w:r>
      <w:r w:rsidR="00DE3C41" w:rsidRPr="00B245E7">
        <w:rPr>
          <w:sz w:val="22"/>
          <w:szCs w:val="22"/>
        </w:rPr>
        <w:t xml:space="preserve"> Panel A shows the European 1A.3.3.2 </w:t>
      </w:r>
      <w:r w:rsidR="008D1CBB" w:rsidRPr="00B245E7">
        <w:rPr>
          <w:sz w:val="22"/>
          <w:szCs w:val="22"/>
        </w:rPr>
        <w:t xml:space="preserve">clade </w:t>
      </w:r>
      <w:r w:rsidR="00DE3C41" w:rsidRPr="00B245E7">
        <w:rPr>
          <w:sz w:val="22"/>
          <w:szCs w:val="22"/>
        </w:rPr>
        <w:t>viruses from swine highlighted in blue. Panel B shows the European 1C lineage viruses from swine highlighted in pinks/purples. CVVs and human seasonal vaccines are shown in cream colours.</w:t>
      </w:r>
    </w:p>
    <w:p w14:paraId="213107BD" w14:textId="5EC37188" w:rsidR="009D7EEF" w:rsidRPr="00B245E7" w:rsidRDefault="00F654F7" w:rsidP="00B245E7">
      <w:pPr>
        <w:spacing w:line="360" w:lineRule="auto"/>
        <w:rPr>
          <w:sz w:val="22"/>
          <w:szCs w:val="22"/>
        </w:rPr>
      </w:pPr>
      <w:del w:id="1040" w:author="Coggon, Amelia Charlotte" w:date="2024-12-14T20:06:00Z" w16du:dateUtc="2024-12-14T19:06:00Z">
        <w:r w:rsidRPr="004C25B5" w:rsidDel="00DB652B">
          <w:rPr>
            <w:noProof/>
            <w:sz w:val="22"/>
          </w:rPr>
          <w:drawing>
            <wp:inline distT="0" distB="0" distL="0" distR="0" wp14:anchorId="24CF5EA1" wp14:editId="0AE75D14">
              <wp:extent cx="5727700" cy="2374900"/>
              <wp:effectExtent l="0" t="0" r="0" b="0"/>
              <wp:docPr id="308489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9754" name="Picture 308489754"/>
                      <pic:cNvPicPr/>
                    </pic:nvPicPr>
                    <pic:blipFill>
                      <a:blip r:embed="rId21"/>
                      <a:stretch>
                        <a:fillRect/>
                      </a:stretch>
                    </pic:blipFill>
                    <pic:spPr>
                      <a:xfrm>
                        <a:off x="0" y="0"/>
                        <a:ext cx="5727700" cy="2374900"/>
                      </a:xfrm>
                      <a:prstGeom prst="rect">
                        <a:avLst/>
                      </a:prstGeom>
                    </pic:spPr>
                  </pic:pic>
                </a:graphicData>
              </a:graphic>
            </wp:inline>
          </w:drawing>
        </w:r>
      </w:del>
    </w:p>
    <w:p w14:paraId="6BA39377" w14:textId="77777777" w:rsidR="00F654F7" w:rsidRPr="00B245E7" w:rsidRDefault="00F654F7" w:rsidP="00B245E7">
      <w:pPr>
        <w:spacing w:line="360" w:lineRule="auto"/>
        <w:rPr>
          <w:b/>
          <w:bCs/>
          <w:sz w:val="22"/>
          <w:szCs w:val="22"/>
        </w:rPr>
      </w:pPr>
      <w:r w:rsidRPr="00B245E7">
        <w:rPr>
          <w:b/>
          <w:bCs/>
          <w:sz w:val="22"/>
          <w:szCs w:val="22"/>
        </w:rPr>
        <w:br w:type="page"/>
      </w:r>
    </w:p>
    <w:p w14:paraId="0A8F0496" w14:textId="7848C9D4" w:rsidR="00DE3C41" w:rsidRPr="00B245E7" w:rsidRDefault="00DE3C41" w:rsidP="00B245E7">
      <w:pPr>
        <w:spacing w:line="360" w:lineRule="auto"/>
        <w:rPr>
          <w:b/>
          <w:bCs/>
          <w:sz w:val="22"/>
          <w:szCs w:val="22"/>
        </w:rPr>
      </w:pPr>
      <w:commentRangeStart w:id="1041"/>
      <w:r w:rsidRPr="00B245E7">
        <w:rPr>
          <w:b/>
          <w:bCs/>
          <w:sz w:val="22"/>
          <w:szCs w:val="22"/>
        </w:rPr>
        <w:lastRenderedPageBreak/>
        <w:t xml:space="preserve">Figure </w:t>
      </w:r>
      <w:r w:rsidR="007A69CD" w:rsidRPr="00B245E7">
        <w:rPr>
          <w:b/>
          <w:bCs/>
          <w:sz w:val="22"/>
          <w:szCs w:val="22"/>
        </w:rPr>
        <w:t>5</w:t>
      </w:r>
      <w:r w:rsidRPr="00B245E7">
        <w:rPr>
          <w:b/>
          <w:bCs/>
          <w:sz w:val="22"/>
          <w:szCs w:val="22"/>
        </w:rPr>
        <w:t xml:space="preserve">: </w:t>
      </w:r>
      <w:commentRangeEnd w:id="1041"/>
      <w:r w:rsidR="008F5621">
        <w:rPr>
          <w:rStyle w:val="CommentReference"/>
          <w:rFonts w:asciiTheme="minorHAnsi" w:eastAsiaTheme="minorHAnsi" w:hAnsiTheme="minorHAnsi" w:cstheme="minorBidi"/>
          <w:lang w:eastAsia="en-US"/>
        </w:rPr>
        <w:commentReference w:id="1041"/>
      </w:r>
      <w:r w:rsidR="002C7923" w:rsidRPr="00B245E7">
        <w:rPr>
          <w:b/>
          <w:bCs/>
          <w:sz w:val="22"/>
          <w:szCs w:val="22"/>
        </w:rPr>
        <w:t xml:space="preserve">A-B: </w:t>
      </w:r>
      <w:r w:rsidRPr="00B245E7">
        <w:rPr>
          <w:b/>
          <w:bCs/>
          <w:sz w:val="22"/>
          <w:szCs w:val="22"/>
        </w:rPr>
        <w:t>Antibody landscaping representing the immunological response to a range of European H1 strains in post-infection ferret antisera and post-vaccination polyclonal swine antisera.</w:t>
      </w:r>
      <w:r w:rsidRPr="00B245E7">
        <w:rPr>
          <w:bCs/>
          <w:sz w:val="22"/>
          <w:szCs w:val="22"/>
        </w:rPr>
        <w:t xml:space="preserve"> The X and Y axis represent the coordinates of the virus strains derived from the 2D antigenic maps. The European H1 strains have been coloured green. The Z axis represents the geometric mean of the HI </w:t>
      </w:r>
      <w:r w:rsidR="008B7B3F" w:rsidRPr="00B245E7">
        <w:rPr>
          <w:bCs/>
          <w:sz w:val="22"/>
          <w:szCs w:val="22"/>
        </w:rPr>
        <w:t>titres</w:t>
      </w:r>
      <w:r w:rsidRPr="00B245E7">
        <w:rPr>
          <w:bCs/>
          <w:sz w:val="22"/>
          <w:szCs w:val="22"/>
        </w:rPr>
        <w:t xml:space="preserve"> at each antigenic point for each host population. Panel A shows the results using </w:t>
      </w:r>
      <w:r w:rsidRPr="00B245E7">
        <w:rPr>
          <w:sz w:val="22"/>
          <w:szCs w:val="22"/>
        </w:rPr>
        <w:t xml:space="preserve">the 2D ferret antigenic map and post-infection ferret antisera and panel B shows the results using the 2D swine antigenic map and post-vaccination polyclonal swine antisera. </w:t>
      </w:r>
    </w:p>
    <w:p w14:paraId="35F74664" w14:textId="7F300A48" w:rsidR="009F349B" w:rsidRPr="00B245E7" w:rsidDel="000521A1" w:rsidRDefault="009F349B" w:rsidP="00B245E7">
      <w:pPr>
        <w:spacing w:line="360" w:lineRule="auto"/>
        <w:rPr>
          <w:del w:id="1042" w:author="Coggon, Amelia Charlotte" w:date="2024-12-11T22:19:00Z" w16du:dateUtc="2024-12-11T21:19:00Z"/>
          <w:sz w:val="22"/>
          <w:szCs w:val="22"/>
        </w:rPr>
      </w:pPr>
    </w:p>
    <w:p w14:paraId="6809096E" w14:textId="71077067" w:rsidR="00713245" w:rsidRPr="00B245E7" w:rsidRDefault="00713245" w:rsidP="00B245E7">
      <w:pPr>
        <w:spacing w:line="360" w:lineRule="auto"/>
        <w:rPr>
          <w:b/>
          <w:bCs/>
          <w:sz w:val="22"/>
          <w:szCs w:val="22"/>
        </w:rPr>
      </w:pPr>
      <w:del w:id="1043" w:author="Coggon, Amelia Charlotte" w:date="2024-12-11T22:19:00Z" w16du:dateUtc="2024-12-11T21:19:00Z">
        <w:r w:rsidRPr="004C25B5" w:rsidDel="000521A1">
          <w:rPr>
            <w:b/>
            <w:noProof/>
            <w:sz w:val="22"/>
          </w:rPr>
          <w:drawing>
            <wp:inline distT="0" distB="0" distL="0" distR="0" wp14:anchorId="78A46658" wp14:editId="406C7ADA">
              <wp:extent cx="5727700" cy="2244090"/>
              <wp:effectExtent l="0" t="0" r="0" b="3810"/>
              <wp:docPr id="4830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47" name="Picture 4830447"/>
                      <pic:cNvPicPr/>
                    </pic:nvPicPr>
                    <pic:blipFill>
                      <a:blip r:embed="rId22"/>
                      <a:stretch>
                        <a:fillRect/>
                      </a:stretch>
                    </pic:blipFill>
                    <pic:spPr>
                      <a:xfrm>
                        <a:off x="0" y="0"/>
                        <a:ext cx="5727700" cy="2244090"/>
                      </a:xfrm>
                      <a:prstGeom prst="rect">
                        <a:avLst/>
                      </a:prstGeom>
                    </pic:spPr>
                  </pic:pic>
                </a:graphicData>
              </a:graphic>
            </wp:inline>
          </w:drawing>
        </w:r>
        <w:r w:rsidRPr="00B245E7" w:rsidDel="000521A1">
          <w:rPr>
            <w:b/>
            <w:bCs/>
            <w:sz w:val="22"/>
            <w:szCs w:val="22"/>
          </w:rPr>
          <w:br w:type="page"/>
        </w:r>
      </w:del>
    </w:p>
    <w:p w14:paraId="3972B335" w14:textId="2B93349C" w:rsidR="005C15CD" w:rsidRPr="00B245E7" w:rsidRDefault="001A4722" w:rsidP="00B245E7">
      <w:pPr>
        <w:spacing w:line="360" w:lineRule="auto"/>
        <w:rPr>
          <w:sz w:val="22"/>
          <w:szCs w:val="22"/>
        </w:rPr>
      </w:pPr>
      <w:commentRangeStart w:id="1044"/>
      <w:r w:rsidRPr="00B245E7">
        <w:rPr>
          <w:b/>
          <w:bCs/>
          <w:sz w:val="22"/>
          <w:szCs w:val="22"/>
        </w:rPr>
        <w:t xml:space="preserve">Figure </w:t>
      </w:r>
      <w:r w:rsidR="007A69CD" w:rsidRPr="00B245E7">
        <w:rPr>
          <w:b/>
          <w:bCs/>
          <w:sz w:val="22"/>
          <w:szCs w:val="22"/>
        </w:rPr>
        <w:t>6</w:t>
      </w:r>
      <w:r w:rsidR="002C7923" w:rsidRPr="00B245E7">
        <w:rPr>
          <w:b/>
          <w:bCs/>
          <w:sz w:val="22"/>
          <w:szCs w:val="22"/>
        </w:rPr>
        <w:t xml:space="preserve"> A-C</w:t>
      </w:r>
      <w:r w:rsidRPr="00B245E7">
        <w:rPr>
          <w:b/>
          <w:bCs/>
          <w:sz w:val="22"/>
          <w:szCs w:val="22"/>
        </w:rPr>
        <w:t xml:space="preserve">: </w:t>
      </w:r>
      <w:commentRangeEnd w:id="1044"/>
      <w:r w:rsidR="00C945E9">
        <w:rPr>
          <w:rStyle w:val="CommentReference"/>
          <w:rFonts w:asciiTheme="minorHAnsi" w:eastAsiaTheme="minorHAnsi" w:hAnsiTheme="minorHAnsi" w:cstheme="minorBidi"/>
          <w:lang w:eastAsia="en-US"/>
        </w:rPr>
        <w:commentReference w:id="1044"/>
      </w:r>
      <w:r w:rsidR="00DE3C41" w:rsidRPr="00B245E7">
        <w:rPr>
          <w:b/>
          <w:bCs/>
          <w:sz w:val="22"/>
          <w:szCs w:val="22"/>
        </w:rPr>
        <w:t xml:space="preserve">Antigenic distances between H1 test viruses and European swine influenza vaccine seed strains. Test viruses are coloured by lineage, CVV or vaccine seed strain. </w:t>
      </w:r>
      <w:r w:rsidR="002C7923" w:rsidRPr="00B245E7">
        <w:rPr>
          <w:sz w:val="22"/>
          <w:szCs w:val="22"/>
        </w:rPr>
        <w:t>Panel</w:t>
      </w:r>
      <w:r w:rsidR="002C7923" w:rsidRPr="00B245E7">
        <w:rPr>
          <w:b/>
          <w:bCs/>
          <w:sz w:val="22"/>
          <w:szCs w:val="22"/>
        </w:rPr>
        <w:t xml:space="preserve"> </w:t>
      </w:r>
      <w:r w:rsidR="00DE3C41" w:rsidRPr="00B245E7">
        <w:rPr>
          <w:sz w:val="22"/>
          <w:szCs w:val="22"/>
        </w:rPr>
        <w:t xml:space="preserve">A against the </w:t>
      </w:r>
      <w:commentRangeStart w:id="1045"/>
      <w:r w:rsidR="00DE3C41" w:rsidRPr="00B245E7">
        <w:rPr>
          <w:sz w:val="22"/>
          <w:szCs w:val="22"/>
        </w:rPr>
        <w:t>1A</w:t>
      </w:r>
      <w:ins w:id="1046" w:author="Coggon, Amelia Charlotte" w:date="2024-12-11T22:01:00Z" w16du:dateUtc="2024-12-11T21:01:00Z">
        <w:r w:rsidR="003C085F">
          <w:rPr>
            <w:sz w:val="22"/>
            <w:szCs w:val="22"/>
          </w:rPr>
          <w:t>.3.3.2</w:t>
        </w:r>
      </w:ins>
      <w:r w:rsidR="00DE3C41" w:rsidRPr="00B245E7">
        <w:rPr>
          <w:sz w:val="22"/>
          <w:szCs w:val="22"/>
        </w:rPr>
        <w:t>-</w:t>
      </w:r>
      <w:ins w:id="1047" w:author="Coggon, Amelia Charlotte" w:date="2024-12-11T22:01:00Z" w16du:dateUtc="2024-12-11T21:01:00Z">
        <w:r w:rsidR="003C085F">
          <w:rPr>
            <w:sz w:val="22"/>
            <w:szCs w:val="22"/>
          </w:rPr>
          <w:t>clade</w:t>
        </w:r>
      </w:ins>
      <w:del w:id="1048" w:author="Coggon, Amelia Charlotte" w:date="2024-12-11T22:01:00Z" w16du:dateUtc="2024-12-11T21:01:00Z">
        <w:r w:rsidR="00DE3C41" w:rsidRPr="00B245E7" w:rsidDel="003C085F">
          <w:rPr>
            <w:sz w:val="22"/>
            <w:szCs w:val="22"/>
          </w:rPr>
          <w:delText>lineage</w:delText>
        </w:r>
      </w:del>
      <w:r w:rsidR="00DE3C41" w:rsidRPr="00B245E7">
        <w:rPr>
          <w:sz w:val="22"/>
          <w:szCs w:val="22"/>
        </w:rPr>
        <w:t xml:space="preserve"> </w:t>
      </w:r>
      <w:r w:rsidR="007A69CD" w:rsidRPr="00B245E7">
        <w:rPr>
          <w:sz w:val="22"/>
          <w:szCs w:val="22"/>
        </w:rPr>
        <w:t>A/Jena/Msv-Vi5258/2009</w:t>
      </w:r>
      <w:r w:rsidR="00DE3C41" w:rsidRPr="00B245E7">
        <w:rPr>
          <w:sz w:val="22"/>
          <w:szCs w:val="22"/>
        </w:rPr>
        <w:t xml:space="preserve">, </w:t>
      </w:r>
      <w:r w:rsidR="002C7923" w:rsidRPr="00B245E7">
        <w:rPr>
          <w:sz w:val="22"/>
          <w:szCs w:val="22"/>
        </w:rPr>
        <w:t xml:space="preserve">panel </w:t>
      </w:r>
      <w:r w:rsidR="00DE3C41" w:rsidRPr="00B245E7">
        <w:rPr>
          <w:sz w:val="22"/>
          <w:szCs w:val="22"/>
        </w:rPr>
        <w:t xml:space="preserve">B against the 1B-lineage </w:t>
      </w:r>
      <w:r w:rsidR="007A69CD" w:rsidRPr="00B245E7">
        <w:rPr>
          <w:sz w:val="22"/>
          <w:szCs w:val="22"/>
        </w:rPr>
        <w:t>A/</w:t>
      </w:r>
      <w:proofErr w:type="spellStart"/>
      <w:r w:rsidR="007A69CD" w:rsidRPr="00B245E7">
        <w:rPr>
          <w:sz w:val="22"/>
          <w:szCs w:val="22"/>
        </w:rPr>
        <w:t>Wsv</w:t>
      </w:r>
      <w:proofErr w:type="spellEnd"/>
      <w:r w:rsidR="007A69CD" w:rsidRPr="00B245E7">
        <w:rPr>
          <w:sz w:val="22"/>
          <w:szCs w:val="22"/>
        </w:rPr>
        <w:t xml:space="preserve">/1832/2000 </w:t>
      </w:r>
      <w:r w:rsidR="00DE3C41" w:rsidRPr="00B245E7">
        <w:rPr>
          <w:sz w:val="22"/>
          <w:szCs w:val="22"/>
        </w:rPr>
        <w:t>and</w:t>
      </w:r>
      <w:r w:rsidR="002C7923" w:rsidRPr="00B245E7">
        <w:rPr>
          <w:sz w:val="22"/>
          <w:szCs w:val="22"/>
        </w:rPr>
        <w:t xml:space="preserve"> panel C</w:t>
      </w:r>
      <w:r w:rsidR="00DE3C41" w:rsidRPr="00B245E7">
        <w:rPr>
          <w:sz w:val="22"/>
          <w:szCs w:val="22"/>
        </w:rPr>
        <w:t xml:space="preserve"> against the 1C</w:t>
      </w:r>
      <w:ins w:id="1049" w:author="Coggon, Amelia Charlotte" w:date="2024-12-09T15:53:00Z" w16du:dateUtc="2024-12-09T14:53:00Z">
        <w:r w:rsidR="00E51044">
          <w:rPr>
            <w:sz w:val="22"/>
            <w:szCs w:val="22"/>
          </w:rPr>
          <w:t>.2.2</w:t>
        </w:r>
      </w:ins>
      <w:r w:rsidR="00DE3C41" w:rsidRPr="00B245E7">
        <w:rPr>
          <w:sz w:val="22"/>
          <w:szCs w:val="22"/>
        </w:rPr>
        <w:t>-</w:t>
      </w:r>
      <w:del w:id="1050" w:author="Coggon, Amelia Charlotte" w:date="2024-12-09T15:53:00Z" w16du:dateUtc="2024-12-09T14:53:00Z">
        <w:r w:rsidR="00DE3C41" w:rsidRPr="00B245E7" w:rsidDel="00E51044">
          <w:rPr>
            <w:sz w:val="22"/>
            <w:szCs w:val="22"/>
          </w:rPr>
          <w:delText xml:space="preserve">lineage </w:delText>
        </w:r>
      </w:del>
      <w:ins w:id="1051" w:author="Coggon, Amelia Charlotte" w:date="2024-12-09T15:53:00Z" w16du:dateUtc="2024-12-09T14:53:00Z">
        <w:r w:rsidR="00E51044">
          <w:rPr>
            <w:sz w:val="22"/>
            <w:szCs w:val="22"/>
          </w:rPr>
          <w:t>clade</w:t>
        </w:r>
        <w:r w:rsidR="00E51044" w:rsidRPr="00B245E7">
          <w:rPr>
            <w:sz w:val="22"/>
            <w:szCs w:val="22"/>
          </w:rPr>
          <w:t xml:space="preserve"> </w:t>
        </w:r>
      </w:ins>
      <w:r w:rsidR="007A69CD" w:rsidRPr="00B245E7">
        <w:rPr>
          <w:sz w:val="22"/>
          <w:szCs w:val="22"/>
        </w:rPr>
        <w:t>A/Swine/</w:t>
      </w:r>
      <w:proofErr w:type="spellStart"/>
      <w:r w:rsidR="007A69CD" w:rsidRPr="00B245E7">
        <w:rPr>
          <w:sz w:val="22"/>
          <w:szCs w:val="22"/>
        </w:rPr>
        <w:t>Haselunne</w:t>
      </w:r>
      <w:proofErr w:type="spellEnd"/>
      <w:r w:rsidR="007A69CD" w:rsidRPr="00B245E7">
        <w:rPr>
          <w:sz w:val="22"/>
          <w:szCs w:val="22"/>
        </w:rPr>
        <w:t>/Idt2617/2003</w:t>
      </w:r>
      <w:r w:rsidR="00DE3C41" w:rsidRPr="00B245E7">
        <w:rPr>
          <w:sz w:val="22"/>
          <w:szCs w:val="22"/>
        </w:rPr>
        <w:t xml:space="preserve"> vaccine seed strains</w:t>
      </w:r>
      <w:commentRangeEnd w:id="1045"/>
      <w:r w:rsidR="009B17F0">
        <w:rPr>
          <w:rStyle w:val="CommentReference"/>
          <w:rFonts w:asciiTheme="minorHAnsi" w:eastAsiaTheme="minorHAnsi" w:hAnsiTheme="minorHAnsi" w:cstheme="minorBidi"/>
          <w:lang w:eastAsia="en-US"/>
        </w:rPr>
        <w:commentReference w:id="1045"/>
      </w:r>
      <w:r w:rsidR="00DE3C41" w:rsidRPr="00B245E7">
        <w:rPr>
          <w:sz w:val="22"/>
          <w:szCs w:val="22"/>
        </w:rPr>
        <w:t>. The height of the bar represents the antigenic units between the test virus and the vaccine seed strain.</w:t>
      </w:r>
      <w:r w:rsidR="002C7923" w:rsidRPr="00B245E7">
        <w:rPr>
          <w:sz w:val="22"/>
          <w:szCs w:val="22"/>
        </w:rPr>
        <w:t xml:space="preserve"> Three AU difference between vaccine sera and test antigen are considered antigenically different enough to trigger an update to the human influenza vaccine</w:t>
      </w:r>
      <w:r w:rsidR="00F654F7" w:rsidRPr="00B245E7">
        <w:rPr>
          <w:sz w:val="22"/>
          <w:szCs w:val="22"/>
        </w:rPr>
        <w:t xml:space="preserve"> </w:t>
      </w:r>
      <w:r w:rsidR="002C7923" w:rsidRPr="00B245E7">
        <w:rPr>
          <w:sz w:val="22"/>
          <w:szCs w:val="22"/>
        </w:rPr>
        <w:fldChar w:fldCharType="begin"/>
      </w:r>
      <w:r w:rsidR="007135D9">
        <w:rPr>
          <w:sz w:val="22"/>
          <w:szCs w:val="22"/>
        </w:rPr>
        <w:instrText xml:space="preserve"> ADDIN ZOTERO_ITEM CSL_CITATION {"citationID":"HogKKZgu","properties":{"formattedCitation":"(Ampofo {\\i{}et al.}, 2015)","plainCitation":"(Ampofo et al., 2015)","noteIndex":0},"citationItems":[{"id":"7HjIxZio/Em1EhQih","uris":["http://zotero.org/users/local/B2LbxeEm/items/V76W4MLZ"],"itemData":{"id":98,"type":"article-journal","abstract":"Despite long-recognized challenges and constraints associated with their updating and manufacture, influenza vaccines remain at the heart of public health preparedness and response efforts against both seasonal and potentially pandemic influenza viruses. Globally coordinated virological and epidemiological surveillance is the foundation of the influenza vaccine virus selection and development process. Although national influenza surveillance and reporting capabilities are being strengthened and expanded, sustaining and building upon recent gains has become a major challenge. Strengthening the vaccine virus selection process additionally requires the continuation of initiatives to improve the timeliness and representativeness of influenza viruses shared by countries for detailed analysis by the WHO Global Influenza Surveillance and Response System (GISRS). Efforts are also continuing at the national, regional, and global levels to better understand the dynamics of influenza transmission in both temperate and tropical regions. Improved understanding of the degree of influenza seasonality in tropical countries of the world should allow for the strengthening of national vaccination policies and use of the most appropriate available vaccines. There remain a number of limitations and difficulties associated with the use of HAI assays for the antigenic characterization and selection of influenza vaccine viruses by WHOCCs. Current approaches to improving the situation include the more-optimal use of HAI and other assays; improved understanding of the data produced by neutralization assays; and increased standardization of serological testing methods. A number of new technologies and associated tools have the potential to revolutionize influenza surveillance and response activities. These include the increasingly routine use of whole genome next-generation sequencing and other high-throughput approaches. Such approaches could not only become key elements in outbreak investigations but could drive a new surveillance paradigm. However, despite the advances made, significant challenges will need to be addressed before next-generation technologies become routine, particularly in low-resource settings. Emerging approaches and techniques such as synthetic genomics, systems genetics, systems biology and mathematical modelling are capable of generating potentially huge volumes of highly complex and diverse datasets. Harnessing the currently theoretical benefits of such bioinformatics (\"big data\") concepts for the influenza vaccine virus selection and development process will depend upon further advances in data generation, integration, analysis and dissemination. Over the last decade, growing awareness of influenza as an important global public health issue has been coupled to ever-increasing demands from the global community for more-equitable access to effective and affordable influenza vaccines. The current influenza vaccine landscape continues to be dominated by egg-based inactivated and live attenuated vaccines, with a small number of cell-based and recombinant vaccines. Successfully completing each step in the annual influenza vaccine manufacturing cycle will continue to rely upon timely and regular communication between the WHO GISRS, manufacturers and regulatory authorities. While the pipeline of influenza vaccines appears to be moving towards a variety of niche products in the near term, it is apparent that the ultimate aim remains the development of effective \"universal\" influenza vaccines that offer longer-lasting immunity against a broad range of influenza A subtypes.","container-title":"Vaccine","DOI":"10.1016/j.vaccine.2015.06.090","ISSN":"1873-2518","issue":"36","journalAbbreviation":"Vaccine","language":"eng","note":"PMID: 26148877","page":"4368-4382","source":"PubMed","title":"Strengthening the influenza vaccine virus selection and development process: Report of the 3rd WHO Informal Consultation for Improving Influenza Vaccine Virus Selection held at WHO headquarters, Geneva, Switzerland, 1-3 April 2014","title-short":"Strengthening the influenza vaccine virus selection and development process","volume":"33","author":[{"family":"Ampofo","given":"William K."},{"family":"Azziz-Baumgartner","given":"Eduardo"},{"family":"Bashir","given":"Uzma"},{"family":"Cox","given":"Nancy J."},{"family":"Fasce","given":"Rodrigo"},{"family":"Giovanni","given":"Maria"},{"family":"Grohmann","given":"Gary"},{"family":"Huang","given":"Sue"},{"family":"Katz","given":"Jackie"},{"family":"Mironenko","given":"Alla"},{"family":"Mokhtari-Azad","given":"Talat"},{"family":"Sasono","given":"Pretty Multihartina"},{"family":"Rahman","given":"Mahmudur"},{"family":"Sawanpanyalert","given":"Pathom"},{"family":"Siqueira","given":"Marilda"},{"family":"Waddell","given":"Anthony L."},{"family":"Waiboci","given":"Lillian"},{"family":"Wood","given":"John"},{"family":"Zhang","given":"Wenqing"},{"family":"Ziegler","given":"Thedi"},{"literal":"WHO Writing Group"}],"issued":{"date-parts":[["2015",8,26]]}}}],"schema":"https://github.com/citation-style-language/schema/raw/master/csl-citation.json"} </w:instrText>
      </w:r>
      <w:r w:rsidR="002C7923" w:rsidRPr="00B245E7">
        <w:rPr>
          <w:sz w:val="22"/>
          <w:szCs w:val="22"/>
        </w:rPr>
        <w:fldChar w:fldCharType="separate"/>
      </w:r>
      <w:r w:rsidR="002C7923" w:rsidRPr="00B245E7">
        <w:rPr>
          <w:sz w:val="22"/>
          <w:szCs w:val="22"/>
        </w:rPr>
        <w:t xml:space="preserve">(Ampofo </w:t>
      </w:r>
      <w:r w:rsidR="002C7923" w:rsidRPr="00B245E7">
        <w:rPr>
          <w:i/>
          <w:iCs/>
          <w:sz w:val="22"/>
          <w:szCs w:val="22"/>
        </w:rPr>
        <w:t>et al.</w:t>
      </w:r>
      <w:r w:rsidR="002C7923" w:rsidRPr="00B245E7">
        <w:rPr>
          <w:sz w:val="22"/>
          <w:szCs w:val="22"/>
        </w:rPr>
        <w:t>, 2015)</w:t>
      </w:r>
      <w:r w:rsidR="002C7923" w:rsidRPr="00B245E7">
        <w:rPr>
          <w:sz w:val="22"/>
          <w:szCs w:val="22"/>
        </w:rPr>
        <w:fldChar w:fldCharType="end"/>
      </w:r>
      <w:r w:rsidR="002C7923" w:rsidRPr="00B245E7">
        <w:rPr>
          <w:sz w:val="22"/>
          <w:szCs w:val="22"/>
        </w:rPr>
        <w:t>.</w:t>
      </w:r>
    </w:p>
    <w:p w14:paraId="1AFDBA1C" w14:textId="3CF5B451" w:rsidR="005C15CD" w:rsidRPr="00B245E7" w:rsidDel="003C085F" w:rsidRDefault="00713245" w:rsidP="00B245E7">
      <w:pPr>
        <w:spacing w:line="360" w:lineRule="auto"/>
        <w:rPr>
          <w:del w:id="1052" w:author="Coggon, Amelia Charlotte" w:date="2024-12-11T22:02:00Z" w16du:dateUtc="2024-12-11T21:02:00Z"/>
          <w:sz w:val="22"/>
          <w:szCs w:val="22"/>
        </w:rPr>
      </w:pPr>
      <w:del w:id="1053" w:author="Coggon, Amelia Charlotte" w:date="2024-12-11T22:20:00Z" w16du:dateUtc="2024-12-11T21:20:00Z">
        <w:r w:rsidRPr="004C25B5" w:rsidDel="000521A1">
          <w:rPr>
            <w:noProof/>
            <w:sz w:val="22"/>
          </w:rPr>
          <w:drawing>
            <wp:inline distT="0" distB="0" distL="0" distR="0" wp14:anchorId="22CBA52D" wp14:editId="39135859">
              <wp:extent cx="5727700" cy="7236460"/>
              <wp:effectExtent l="0" t="0" r="0" b="2540"/>
              <wp:docPr id="718014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14291" name="Picture 718014291"/>
                      <pic:cNvPicPr/>
                    </pic:nvPicPr>
                    <pic:blipFill>
                      <a:blip r:embed="rId23"/>
                      <a:stretch>
                        <a:fillRect/>
                      </a:stretch>
                    </pic:blipFill>
                    <pic:spPr>
                      <a:xfrm>
                        <a:off x="0" y="0"/>
                        <a:ext cx="5727700" cy="7236460"/>
                      </a:xfrm>
                      <a:prstGeom prst="rect">
                        <a:avLst/>
                      </a:prstGeom>
                    </pic:spPr>
                  </pic:pic>
                </a:graphicData>
              </a:graphic>
            </wp:inline>
          </w:drawing>
        </w:r>
      </w:del>
    </w:p>
    <w:p w14:paraId="13532C4B" w14:textId="77777777" w:rsidR="00713245" w:rsidDel="000521A1" w:rsidRDefault="00713245" w:rsidP="00B245E7">
      <w:pPr>
        <w:spacing w:line="360" w:lineRule="auto"/>
        <w:rPr>
          <w:del w:id="1054" w:author="Coggon, Amelia Charlotte" w:date="2024-12-11T22:20:00Z" w16du:dateUtc="2024-12-11T21:20:00Z"/>
          <w:b/>
          <w:bCs/>
          <w:sz w:val="22"/>
          <w:szCs w:val="22"/>
        </w:rPr>
      </w:pPr>
      <w:del w:id="1055" w:author="Coggon, Amelia Charlotte" w:date="2024-12-11T22:20:00Z" w16du:dateUtc="2024-12-11T21:20:00Z">
        <w:r w:rsidRPr="00B245E7" w:rsidDel="000521A1">
          <w:rPr>
            <w:b/>
            <w:bCs/>
            <w:sz w:val="22"/>
            <w:szCs w:val="22"/>
          </w:rPr>
          <w:br w:type="page"/>
        </w:r>
      </w:del>
    </w:p>
    <w:p w14:paraId="4871663B" w14:textId="77777777" w:rsidR="000521A1" w:rsidRPr="00B245E7" w:rsidRDefault="000521A1" w:rsidP="00B245E7">
      <w:pPr>
        <w:spacing w:line="360" w:lineRule="auto"/>
        <w:rPr>
          <w:ins w:id="1056" w:author="Coggon, Amelia Charlotte" w:date="2024-12-11T22:20:00Z" w16du:dateUtc="2024-12-11T21:20:00Z"/>
          <w:b/>
          <w:bCs/>
          <w:sz w:val="22"/>
          <w:szCs w:val="22"/>
        </w:rPr>
      </w:pPr>
    </w:p>
    <w:p w14:paraId="4680FB7C" w14:textId="416D2278" w:rsidR="00890570" w:rsidDel="00DB652B" w:rsidRDefault="00554E62" w:rsidP="00B245E7">
      <w:pPr>
        <w:spacing w:line="360" w:lineRule="auto"/>
        <w:rPr>
          <w:del w:id="1057" w:author="Coggon, Amelia Charlotte" w:date="2024-12-11T22:20:00Z" w16du:dateUtc="2024-12-11T21:20:00Z"/>
          <w:sz w:val="22"/>
          <w:szCs w:val="22"/>
        </w:rPr>
      </w:pPr>
      <w:r w:rsidRPr="00B245E7">
        <w:rPr>
          <w:b/>
          <w:bCs/>
          <w:sz w:val="22"/>
          <w:szCs w:val="22"/>
        </w:rPr>
        <w:t xml:space="preserve">Figure </w:t>
      </w:r>
      <w:r w:rsidR="007A69CD" w:rsidRPr="00B245E7">
        <w:rPr>
          <w:b/>
          <w:bCs/>
          <w:sz w:val="22"/>
          <w:szCs w:val="22"/>
        </w:rPr>
        <w:t>7</w:t>
      </w:r>
      <w:r w:rsidR="002C7923" w:rsidRPr="00B245E7">
        <w:rPr>
          <w:b/>
          <w:bCs/>
          <w:sz w:val="22"/>
          <w:szCs w:val="22"/>
        </w:rPr>
        <w:t xml:space="preserve"> A-C</w:t>
      </w:r>
      <w:r w:rsidRPr="00B245E7">
        <w:rPr>
          <w:b/>
          <w:bCs/>
          <w:sz w:val="22"/>
          <w:szCs w:val="22"/>
        </w:rPr>
        <w:t>:</w:t>
      </w:r>
      <w:ins w:id="1058" w:author="RICHARD Gautier" w:date="2024-11-29T16:18:00Z">
        <w:r w:rsidRPr="00B245E7">
          <w:rPr>
            <w:b/>
            <w:bCs/>
            <w:sz w:val="22"/>
            <w:szCs w:val="22"/>
          </w:rPr>
          <w:t xml:space="preserve"> </w:t>
        </w:r>
      </w:ins>
      <w:ins w:id="1059" w:author="RICHARD Gautier" w:date="2024-11-29T15:03:00Z">
        <w:r w:rsidR="00C945E9">
          <w:rPr>
            <w:b/>
            <w:bCs/>
            <w:sz w:val="22"/>
            <w:szCs w:val="22"/>
          </w:rPr>
          <w:t>Log2 of</w:t>
        </w:r>
        <w:r w:rsidRPr="00B245E7">
          <w:rPr>
            <w:b/>
            <w:bCs/>
            <w:sz w:val="22"/>
            <w:szCs w:val="22"/>
          </w:rPr>
          <w:t xml:space="preserve"> </w:t>
        </w:r>
      </w:ins>
      <w:r w:rsidR="00713245" w:rsidRPr="00B245E7">
        <w:rPr>
          <w:b/>
          <w:bCs/>
          <w:sz w:val="22"/>
          <w:szCs w:val="22"/>
        </w:rPr>
        <w:t xml:space="preserve">Geometric Mean </w:t>
      </w:r>
      <w:r w:rsidR="0058718A" w:rsidRPr="00B245E7">
        <w:rPr>
          <w:b/>
          <w:bCs/>
          <w:sz w:val="22"/>
          <w:szCs w:val="22"/>
        </w:rPr>
        <w:t>Titre</w:t>
      </w:r>
      <w:r w:rsidR="00713245" w:rsidRPr="00B245E7">
        <w:rPr>
          <w:b/>
          <w:bCs/>
          <w:sz w:val="22"/>
          <w:szCs w:val="22"/>
        </w:rPr>
        <w:t xml:space="preserve"> (GMT) of </w:t>
      </w:r>
      <w:r w:rsidR="00257679" w:rsidRPr="00B245E7">
        <w:rPr>
          <w:b/>
          <w:bCs/>
          <w:sz w:val="22"/>
          <w:szCs w:val="22"/>
        </w:rPr>
        <w:t>HI responses of human antisera against circulating European H1 swine viruses</w:t>
      </w:r>
      <w:r w:rsidR="00346709" w:rsidRPr="00B245E7">
        <w:rPr>
          <w:b/>
          <w:bCs/>
          <w:sz w:val="22"/>
          <w:szCs w:val="22"/>
        </w:rPr>
        <w:t>.</w:t>
      </w:r>
      <w:r w:rsidR="001C0AE3" w:rsidRPr="00B245E7">
        <w:rPr>
          <w:b/>
          <w:bCs/>
          <w:sz w:val="22"/>
          <w:szCs w:val="22"/>
        </w:rPr>
        <w:t xml:space="preserve"> </w:t>
      </w:r>
      <w:r w:rsidR="001C0AE3" w:rsidRPr="00B245E7">
        <w:rPr>
          <w:bCs/>
          <w:sz w:val="22"/>
          <w:szCs w:val="22"/>
        </w:rPr>
        <w:t>Boxplots depict the 25% (Q1) and 75% (Q3) quantile. The whiskers illustrate the variability outside the Q1 and Q3. Points positioned outside of the whiskers of the boxplot are outliers. Each dot represent</w:t>
      </w:r>
      <w:r w:rsidR="009C616E" w:rsidRPr="00B245E7">
        <w:rPr>
          <w:bCs/>
          <w:sz w:val="22"/>
          <w:szCs w:val="22"/>
        </w:rPr>
        <w:t>s</w:t>
      </w:r>
      <w:r w:rsidR="001C0AE3" w:rsidRPr="00B245E7">
        <w:rPr>
          <w:bCs/>
          <w:sz w:val="22"/>
          <w:szCs w:val="22"/>
        </w:rPr>
        <w:t xml:space="preserve"> the geometric mean titre (GMT) log2 (HI titre/10) of </w:t>
      </w:r>
      <w:r w:rsidR="009C616E" w:rsidRPr="00B245E7">
        <w:rPr>
          <w:bCs/>
          <w:sz w:val="22"/>
          <w:szCs w:val="22"/>
        </w:rPr>
        <w:t xml:space="preserve">each </w:t>
      </w:r>
      <w:r w:rsidR="001C0AE3" w:rsidRPr="00B245E7">
        <w:rPr>
          <w:bCs/>
          <w:sz w:val="22"/>
          <w:szCs w:val="22"/>
        </w:rPr>
        <w:t>human antiser</w:t>
      </w:r>
      <w:r w:rsidR="009C616E" w:rsidRPr="00B245E7">
        <w:rPr>
          <w:bCs/>
          <w:sz w:val="22"/>
          <w:szCs w:val="22"/>
        </w:rPr>
        <w:t>um</w:t>
      </w:r>
      <w:r w:rsidR="001C0AE3" w:rsidRPr="00B245E7">
        <w:rPr>
          <w:bCs/>
          <w:sz w:val="22"/>
          <w:szCs w:val="22"/>
        </w:rPr>
        <w:t xml:space="preserve"> against each virus strain. The dotted line indicate</w:t>
      </w:r>
      <w:r w:rsidR="003725CE" w:rsidRPr="00B245E7">
        <w:rPr>
          <w:bCs/>
          <w:sz w:val="22"/>
          <w:szCs w:val="22"/>
        </w:rPr>
        <w:t>s</w:t>
      </w:r>
      <w:r w:rsidR="001C0AE3" w:rsidRPr="00B245E7">
        <w:rPr>
          <w:bCs/>
          <w:sz w:val="22"/>
          <w:szCs w:val="22"/>
        </w:rPr>
        <w:t xml:space="preserve"> the </w:t>
      </w:r>
      <w:r w:rsidR="0064315B" w:rsidRPr="00B245E7">
        <w:rPr>
          <w:bCs/>
          <w:sz w:val="22"/>
          <w:szCs w:val="22"/>
        </w:rPr>
        <w:t xml:space="preserve">positive </w:t>
      </w:r>
      <w:r w:rsidR="001C0AE3" w:rsidRPr="00B245E7">
        <w:rPr>
          <w:bCs/>
          <w:sz w:val="22"/>
          <w:szCs w:val="22"/>
        </w:rPr>
        <w:t xml:space="preserve">HI titre threshold </w:t>
      </w:r>
      <w:r w:rsidR="00704808" w:rsidRPr="00B245E7">
        <w:rPr>
          <w:bCs/>
          <w:sz w:val="22"/>
          <w:szCs w:val="22"/>
        </w:rPr>
        <w:t>(1:</w:t>
      </w:r>
      <w:r w:rsidR="001C0AE3" w:rsidRPr="00B245E7">
        <w:rPr>
          <w:bCs/>
          <w:sz w:val="22"/>
          <w:szCs w:val="22"/>
        </w:rPr>
        <w:t xml:space="preserve">40 or 2GMT) </w:t>
      </w:r>
      <w:r w:rsidR="00E836C4" w:rsidRPr="00B245E7">
        <w:rPr>
          <w:bCs/>
          <w:sz w:val="22"/>
          <w:szCs w:val="22"/>
        </w:rPr>
        <w:t>purported to</w:t>
      </w:r>
      <w:r w:rsidR="00C50F5B" w:rsidRPr="00B245E7">
        <w:rPr>
          <w:bCs/>
          <w:sz w:val="22"/>
          <w:szCs w:val="22"/>
        </w:rPr>
        <w:t xml:space="preserve"> confer</w:t>
      </w:r>
      <w:r w:rsidR="001C0AE3" w:rsidRPr="00B245E7">
        <w:rPr>
          <w:bCs/>
          <w:sz w:val="22"/>
          <w:szCs w:val="22"/>
        </w:rPr>
        <w:t xml:space="preserve"> protection against infection. The boxplots for the human vaccine strains</w:t>
      </w:r>
      <w:r w:rsidR="009C616E" w:rsidRPr="00B245E7">
        <w:rPr>
          <w:bCs/>
          <w:sz w:val="22"/>
          <w:szCs w:val="22"/>
        </w:rPr>
        <w:t xml:space="preserve"> or CVVs</w:t>
      </w:r>
      <w:r w:rsidR="001C0AE3" w:rsidRPr="00B245E7">
        <w:rPr>
          <w:bCs/>
          <w:sz w:val="22"/>
          <w:szCs w:val="22"/>
        </w:rPr>
        <w:t xml:space="preserve"> have been coloured in grey.</w:t>
      </w:r>
      <w:r w:rsidR="002C7923" w:rsidRPr="00B245E7">
        <w:rPr>
          <w:bCs/>
          <w:sz w:val="22"/>
          <w:szCs w:val="22"/>
        </w:rPr>
        <w:t xml:space="preserve"> Panel A shows </w:t>
      </w:r>
      <w:r w:rsidR="00BC5CFC" w:rsidRPr="00B245E7">
        <w:rPr>
          <w:bCs/>
          <w:sz w:val="22"/>
          <w:szCs w:val="22"/>
        </w:rPr>
        <w:t xml:space="preserve">sera tested against </w:t>
      </w:r>
      <w:r w:rsidR="002C7923" w:rsidRPr="00B245E7">
        <w:rPr>
          <w:bCs/>
          <w:sz w:val="22"/>
          <w:szCs w:val="22"/>
        </w:rPr>
        <w:t xml:space="preserve">1A </w:t>
      </w:r>
      <w:r w:rsidR="00BC5CFC" w:rsidRPr="00B245E7">
        <w:rPr>
          <w:bCs/>
          <w:sz w:val="22"/>
          <w:szCs w:val="22"/>
        </w:rPr>
        <w:t xml:space="preserve">human vaccine virus </w:t>
      </w:r>
      <w:r w:rsidR="007A69CD" w:rsidRPr="00B245E7">
        <w:rPr>
          <w:bCs/>
          <w:sz w:val="22"/>
          <w:szCs w:val="22"/>
        </w:rPr>
        <w:t>A/Brisbane/02/18</w:t>
      </w:r>
      <w:r w:rsidR="00BC5CFC" w:rsidRPr="00B245E7">
        <w:rPr>
          <w:bCs/>
          <w:sz w:val="22"/>
          <w:szCs w:val="22"/>
        </w:rPr>
        <w:t xml:space="preserve"> and European Swine 1A.3.3.2 viruses a) </w:t>
      </w:r>
      <w:r w:rsidR="007A69CD" w:rsidRPr="00B245E7">
        <w:rPr>
          <w:bCs/>
          <w:sz w:val="22"/>
          <w:szCs w:val="22"/>
        </w:rPr>
        <w:t>A/Swine/Germany/R2279/2016</w:t>
      </w:r>
      <w:r w:rsidR="00BC5CFC" w:rsidRPr="00B245E7">
        <w:rPr>
          <w:bCs/>
          <w:sz w:val="22"/>
          <w:szCs w:val="22"/>
        </w:rPr>
        <w:t xml:space="preserve">, b) </w:t>
      </w:r>
      <w:r w:rsidR="007A69CD" w:rsidRPr="00B245E7">
        <w:rPr>
          <w:bCs/>
          <w:sz w:val="22"/>
          <w:szCs w:val="22"/>
        </w:rPr>
        <w:t xml:space="preserve">A/Swine/Republic </w:t>
      </w:r>
      <w:proofErr w:type="gramStart"/>
      <w:r w:rsidR="007A69CD" w:rsidRPr="00B245E7">
        <w:rPr>
          <w:bCs/>
          <w:sz w:val="22"/>
          <w:szCs w:val="22"/>
        </w:rPr>
        <w:t>Of</w:t>
      </w:r>
      <w:proofErr w:type="gramEnd"/>
      <w:r w:rsidR="007A69CD" w:rsidRPr="00B245E7">
        <w:rPr>
          <w:bCs/>
          <w:sz w:val="22"/>
          <w:szCs w:val="22"/>
        </w:rPr>
        <w:t xml:space="preserve"> Ireland/Ar6853/2016</w:t>
      </w:r>
      <w:r w:rsidR="00BC5CFC" w:rsidRPr="00B245E7">
        <w:rPr>
          <w:bCs/>
          <w:sz w:val="22"/>
          <w:szCs w:val="22"/>
        </w:rPr>
        <w:t xml:space="preserve">, c) </w:t>
      </w:r>
      <w:r w:rsidR="007A69CD" w:rsidRPr="00B245E7">
        <w:rPr>
          <w:bCs/>
          <w:sz w:val="22"/>
          <w:szCs w:val="22"/>
        </w:rPr>
        <w:t>A/Swine/Germany/Bak36/2017</w:t>
      </w:r>
      <w:r w:rsidR="00BC5CFC" w:rsidRPr="00B245E7">
        <w:rPr>
          <w:bCs/>
          <w:sz w:val="22"/>
          <w:szCs w:val="22"/>
        </w:rPr>
        <w:t xml:space="preserve">, d) </w:t>
      </w:r>
      <w:r w:rsidR="007A69CD" w:rsidRPr="00B245E7">
        <w:rPr>
          <w:bCs/>
          <w:sz w:val="22"/>
          <w:szCs w:val="22"/>
        </w:rPr>
        <w:t xml:space="preserve">A/Swine/Denmark/Sir1570/2017 </w:t>
      </w:r>
      <w:r w:rsidR="00BC5CFC" w:rsidRPr="00B245E7">
        <w:rPr>
          <w:bCs/>
          <w:sz w:val="22"/>
          <w:szCs w:val="22"/>
        </w:rPr>
        <w:t xml:space="preserve">and e) A/swine/Italy/241572/2020. Panel B shows sera tested against human vaccine virus </w:t>
      </w:r>
      <w:r w:rsidR="007A69CD" w:rsidRPr="00B245E7">
        <w:rPr>
          <w:bCs/>
          <w:sz w:val="22"/>
          <w:szCs w:val="22"/>
        </w:rPr>
        <w:t>A/Brazil/1/78</w:t>
      </w:r>
      <w:r w:rsidR="00BC5CFC" w:rsidRPr="00B245E7">
        <w:rPr>
          <w:bCs/>
          <w:sz w:val="22"/>
          <w:szCs w:val="22"/>
        </w:rPr>
        <w:t xml:space="preserve">, CVV </w:t>
      </w:r>
      <w:r w:rsidR="007A69CD" w:rsidRPr="00B245E7">
        <w:rPr>
          <w:bCs/>
          <w:sz w:val="22"/>
          <w:szCs w:val="22"/>
        </w:rPr>
        <w:t>A/Michigan/383/18</w:t>
      </w:r>
      <w:r w:rsidR="00BC5CFC" w:rsidRPr="00B245E7">
        <w:rPr>
          <w:bCs/>
          <w:sz w:val="22"/>
          <w:szCs w:val="22"/>
        </w:rPr>
        <w:t xml:space="preserve">, 1B.1.2.2 viruses a) </w:t>
      </w:r>
      <w:r w:rsidR="007A69CD" w:rsidRPr="00B245E7">
        <w:rPr>
          <w:bCs/>
          <w:sz w:val="22"/>
          <w:szCs w:val="22"/>
        </w:rPr>
        <w:t>A/Swine/Italy/126300/2019</w:t>
      </w:r>
      <w:r w:rsidR="00BC5CFC" w:rsidRPr="00B245E7">
        <w:rPr>
          <w:bCs/>
          <w:sz w:val="22"/>
          <w:szCs w:val="22"/>
        </w:rPr>
        <w:t xml:space="preserve">, b) </w:t>
      </w:r>
      <w:r w:rsidR="007A69CD" w:rsidRPr="00B245E7">
        <w:rPr>
          <w:bCs/>
          <w:sz w:val="22"/>
          <w:szCs w:val="22"/>
        </w:rPr>
        <w:t>A/Swine/Italy/202244/2019</w:t>
      </w:r>
      <w:r w:rsidR="00BC5CFC" w:rsidRPr="00B245E7">
        <w:rPr>
          <w:bCs/>
          <w:sz w:val="22"/>
          <w:szCs w:val="22"/>
        </w:rPr>
        <w:t xml:space="preserve"> and c) </w:t>
      </w:r>
      <w:r w:rsidR="007A69CD" w:rsidRPr="00B245E7">
        <w:rPr>
          <w:bCs/>
          <w:sz w:val="22"/>
          <w:szCs w:val="22"/>
        </w:rPr>
        <w:t>A/Swine/Italy/202244/2019</w:t>
      </w:r>
      <w:r w:rsidR="00BC5CFC" w:rsidRPr="00B245E7">
        <w:rPr>
          <w:bCs/>
          <w:sz w:val="22"/>
          <w:szCs w:val="22"/>
        </w:rPr>
        <w:t xml:space="preserve">, 1B.1.2.3 </w:t>
      </w:r>
      <w:r w:rsidR="007A69CD" w:rsidRPr="00B245E7">
        <w:rPr>
          <w:bCs/>
          <w:sz w:val="22"/>
          <w:szCs w:val="22"/>
        </w:rPr>
        <w:t>A/Swine/France/29-200240/2020</w:t>
      </w:r>
      <w:r w:rsidR="00EC68B9" w:rsidRPr="00B245E7">
        <w:rPr>
          <w:bCs/>
          <w:sz w:val="22"/>
          <w:szCs w:val="22"/>
        </w:rPr>
        <w:t xml:space="preserve"> and 1B.1.1 strains a) </w:t>
      </w:r>
      <w:r w:rsidR="007A69CD" w:rsidRPr="00B245E7">
        <w:rPr>
          <w:bCs/>
          <w:sz w:val="22"/>
          <w:szCs w:val="22"/>
        </w:rPr>
        <w:t xml:space="preserve">A/Swine/England/208046/2018 </w:t>
      </w:r>
      <w:r w:rsidR="00EC68B9" w:rsidRPr="00B245E7">
        <w:rPr>
          <w:bCs/>
          <w:sz w:val="22"/>
          <w:szCs w:val="22"/>
        </w:rPr>
        <w:t xml:space="preserve">and b) </w:t>
      </w:r>
      <w:r w:rsidR="007A69CD" w:rsidRPr="00B245E7">
        <w:rPr>
          <w:bCs/>
          <w:sz w:val="22"/>
          <w:szCs w:val="22"/>
        </w:rPr>
        <w:t>A/Swine/England/062058/2018</w:t>
      </w:r>
      <w:r w:rsidR="00EC68B9" w:rsidRPr="00B245E7">
        <w:rPr>
          <w:bCs/>
          <w:sz w:val="22"/>
          <w:szCs w:val="22"/>
        </w:rPr>
        <w:t>. Panel C shows</w:t>
      </w:r>
      <w:r w:rsidR="00447915" w:rsidRPr="00B245E7">
        <w:rPr>
          <w:bCs/>
          <w:sz w:val="22"/>
          <w:szCs w:val="22"/>
        </w:rPr>
        <w:t xml:space="preserve"> ser</w:t>
      </w:r>
      <w:del w:id="1060" w:author="Coggon, Amelia Charlotte" w:date="2024-12-11T22:03:00Z" w16du:dateUtc="2024-12-11T21:03:00Z">
        <w:r w:rsidR="00447915" w:rsidRPr="00B245E7" w:rsidDel="003C085F">
          <w:rPr>
            <w:bCs/>
            <w:sz w:val="22"/>
            <w:szCs w:val="22"/>
          </w:rPr>
          <w:delText>e</w:delText>
        </w:r>
      </w:del>
      <w:r w:rsidR="00447915" w:rsidRPr="00B245E7">
        <w:rPr>
          <w:bCs/>
          <w:sz w:val="22"/>
          <w:szCs w:val="22"/>
        </w:rPr>
        <w:t>a tested against</w:t>
      </w:r>
      <w:r w:rsidR="00EC68B9" w:rsidRPr="00B245E7">
        <w:rPr>
          <w:bCs/>
          <w:sz w:val="22"/>
          <w:szCs w:val="22"/>
        </w:rPr>
        <w:t xml:space="preserve"> </w:t>
      </w:r>
      <w:r w:rsidR="00890570" w:rsidRPr="00B245E7">
        <w:rPr>
          <w:bCs/>
          <w:sz w:val="22"/>
          <w:szCs w:val="22"/>
        </w:rPr>
        <w:t xml:space="preserve">the </w:t>
      </w:r>
      <w:r w:rsidR="00890570" w:rsidRPr="00B245E7">
        <w:rPr>
          <w:sz w:val="22"/>
          <w:szCs w:val="22"/>
        </w:rPr>
        <w:t xml:space="preserve">1C.2.3 </w:t>
      </w:r>
      <w:r w:rsidR="00890570" w:rsidRPr="00B245E7">
        <w:rPr>
          <w:bCs/>
          <w:sz w:val="22"/>
          <w:szCs w:val="22"/>
        </w:rPr>
        <w:t xml:space="preserve">and </w:t>
      </w:r>
      <w:r w:rsidR="00890570" w:rsidRPr="00B245E7">
        <w:rPr>
          <w:sz w:val="22"/>
          <w:szCs w:val="22"/>
        </w:rPr>
        <w:t xml:space="preserve">1C.2.1 </w:t>
      </w:r>
      <w:r w:rsidR="00447915" w:rsidRPr="00B245E7">
        <w:rPr>
          <w:bCs/>
          <w:sz w:val="22"/>
          <w:szCs w:val="22"/>
        </w:rPr>
        <w:t xml:space="preserve">CVVs </w:t>
      </w:r>
      <w:r w:rsidR="000C6A7E" w:rsidRPr="00B245E7">
        <w:rPr>
          <w:bCs/>
          <w:sz w:val="22"/>
          <w:szCs w:val="22"/>
        </w:rPr>
        <w:t xml:space="preserve">a) </w:t>
      </w:r>
      <w:r w:rsidR="00447915" w:rsidRPr="00B245E7">
        <w:rPr>
          <w:bCs/>
          <w:sz w:val="22"/>
          <w:szCs w:val="22"/>
        </w:rPr>
        <w:t>A/Hunan/42443/15</w:t>
      </w:r>
      <w:r w:rsidR="00890570" w:rsidRPr="00B245E7">
        <w:rPr>
          <w:bCs/>
          <w:sz w:val="22"/>
          <w:szCs w:val="22"/>
        </w:rPr>
        <w:t xml:space="preserve"> and </w:t>
      </w:r>
      <w:r w:rsidR="000C6A7E" w:rsidRPr="00B245E7">
        <w:rPr>
          <w:bCs/>
          <w:sz w:val="22"/>
          <w:szCs w:val="22"/>
        </w:rPr>
        <w:t xml:space="preserve">b) </w:t>
      </w:r>
      <w:r w:rsidR="00890570" w:rsidRPr="00B245E7">
        <w:rPr>
          <w:sz w:val="22"/>
          <w:szCs w:val="22"/>
        </w:rPr>
        <w:t>A/Netherlands/3315/2016, respectively</w:t>
      </w:r>
      <w:r w:rsidR="00DD36A0" w:rsidRPr="00B245E7">
        <w:rPr>
          <w:sz w:val="22"/>
          <w:szCs w:val="22"/>
        </w:rPr>
        <w:t xml:space="preserve"> which are coloured grey. </w:t>
      </w:r>
      <w:r w:rsidR="00DF67EC" w:rsidRPr="00B245E7">
        <w:rPr>
          <w:sz w:val="22"/>
          <w:szCs w:val="22"/>
        </w:rPr>
        <w:t>Variant strains</w:t>
      </w:r>
      <w:r w:rsidR="00DD36A0" w:rsidRPr="00B245E7">
        <w:rPr>
          <w:sz w:val="22"/>
          <w:szCs w:val="22"/>
        </w:rPr>
        <w:t xml:space="preserve"> the 1C</w:t>
      </w:r>
      <w:r w:rsidR="00E56E1E" w:rsidRPr="00B245E7">
        <w:rPr>
          <w:sz w:val="22"/>
          <w:szCs w:val="22"/>
        </w:rPr>
        <w:t>.</w:t>
      </w:r>
      <w:r w:rsidR="00DD36A0" w:rsidRPr="00B245E7">
        <w:rPr>
          <w:sz w:val="22"/>
          <w:szCs w:val="22"/>
        </w:rPr>
        <w:t>2.2 a) A/Netherlands/Gent-193/2019</w:t>
      </w:r>
      <w:r w:rsidR="00DF67EC" w:rsidRPr="00B245E7">
        <w:rPr>
          <w:sz w:val="22"/>
          <w:szCs w:val="22"/>
        </w:rPr>
        <w:t xml:space="preserve"> </w:t>
      </w:r>
      <w:r w:rsidR="000C6A7E" w:rsidRPr="00B245E7">
        <w:rPr>
          <w:sz w:val="22"/>
          <w:szCs w:val="22"/>
        </w:rPr>
        <w:t xml:space="preserve">the 1C.2.1 b) A/Pavia/65/2016 and c) A/Netherlands/Gent-193/2019. </w:t>
      </w:r>
      <w:r w:rsidR="00DD36A0" w:rsidRPr="00B245E7">
        <w:rPr>
          <w:sz w:val="22"/>
          <w:szCs w:val="22"/>
        </w:rPr>
        <w:t>The 1C.2.1 strains a) A/swine/Belgium/SIR5289/2017, b) A/swine/France/SIR3244/2017 c)</w:t>
      </w:r>
      <w:r w:rsidR="00DD36A0" w:rsidRPr="00B245E7">
        <w:rPr>
          <w:b/>
          <w:bCs/>
          <w:sz w:val="22"/>
          <w:szCs w:val="22"/>
        </w:rPr>
        <w:t xml:space="preserve"> </w:t>
      </w:r>
      <w:r w:rsidR="00DD36A0" w:rsidRPr="00B245E7">
        <w:rPr>
          <w:sz w:val="22"/>
          <w:szCs w:val="22"/>
        </w:rPr>
        <w:t xml:space="preserve">A/swine/Germany/BAK63/2017, d) A/swine/Italy/6625-3/2019, e) A/swine/France/85-200222/2020, f) A/swine/Spain/45690-4/2018. </w:t>
      </w:r>
      <w:r w:rsidR="000C6A7E" w:rsidRPr="00B245E7">
        <w:rPr>
          <w:sz w:val="22"/>
          <w:szCs w:val="22"/>
        </w:rPr>
        <w:t xml:space="preserve">The 1C.2.2 isolates a) A/swine/Germany/AR8941/2016, b) A/swine/Netherlands/Gent-193/2019 </w:t>
      </w:r>
      <w:r w:rsidR="00DD36A0" w:rsidRPr="00B245E7">
        <w:rPr>
          <w:sz w:val="22"/>
          <w:szCs w:val="22"/>
        </w:rPr>
        <w:t>c) A/swine/Spain/6370-</w:t>
      </w:r>
      <w:r w:rsidR="00DD36A0" w:rsidRPr="00B245E7">
        <w:rPr>
          <w:sz w:val="22"/>
          <w:szCs w:val="22"/>
        </w:rPr>
        <w:lastRenderedPageBreak/>
        <w:t xml:space="preserve">1/2018 </w:t>
      </w:r>
      <w:r w:rsidR="000C6A7E" w:rsidRPr="00B245E7">
        <w:rPr>
          <w:sz w:val="22"/>
          <w:szCs w:val="22"/>
        </w:rPr>
        <w:t xml:space="preserve">and </w:t>
      </w:r>
      <w:r w:rsidR="00DD36A0" w:rsidRPr="00B245E7">
        <w:rPr>
          <w:sz w:val="22"/>
          <w:szCs w:val="22"/>
        </w:rPr>
        <w:t>d</w:t>
      </w:r>
      <w:r w:rsidR="000C6A7E" w:rsidRPr="00B245E7">
        <w:rPr>
          <w:sz w:val="22"/>
          <w:szCs w:val="22"/>
        </w:rPr>
        <w:t>) A/swine/Spain/6370-2/2018.</w:t>
      </w:r>
      <w:r w:rsidR="0049097B" w:rsidRPr="00B245E7">
        <w:rPr>
          <w:sz w:val="22"/>
          <w:szCs w:val="22"/>
        </w:rPr>
        <w:t xml:space="preserve"> </w:t>
      </w:r>
      <w:r w:rsidR="00890570" w:rsidRPr="00B245E7">
        <w:rPr>
          <w:sz w:val="22"/>
          <w:szCs w:val="22"/>
        </w:rPr>
        <w:t xml:space="preserve">The 1C.2.4 isolates a) A/swine/Germany/R1696/2014 and b) A/swine/Germany/AR313/2015. </w:t>
      </w:r>
      <w:r w:rsidR="007A69CD" w:rsidRPr="00B245E7">
        <w:rPr>
          <w:sz w:val="22"/>
          <w:szCs w:val="22"/>
        </w:rPr>
        <w:t>Finally,</w:t>
      </w:r>
      <w:r w:rsidR="00DD36A0" w:rsidRPr="00B245E7">
        <w:rPr>
          <w:sz w:val="22"/>
          <w:szCs w:val="22"/>
        </w:rPr>
        <w:t xml:space="preserve"> the 1C.2.5 A/swine/Italy/45510/2019.</w:t>
      </w:r>
    </w:p>
    <w:p w14:paraId="644748C9" w14:textId="77777777" w:rsidR="00DB652B" w:rsidRDefault="00DB652B" w:rsidP="00B245E7">
      <w:pPr>
        <w:spacing w:line="360" w:lineRule="auto"/>
        <w:rPr>
          <w:ins w:id="1061" w:author="Coggon, Amelia Charlotte" w:date="2024-12-14T20:06:00Z" w16du:dateUtc="2024-12-14T19:06:00Z"/>
          <w:sz w:val="22"/>
          <w:szCs w:val="22"/>
        </w:rPr>
      </w:pPr>
    </w:p>
    <w:p w14:paraId="7CD194AE" w14:textId="77777777" w:rsidR="00DB652B" w:rsidRDefault="00DB652B" w:rsidP="00B245E7">
      <w:pPr>
        <w:spacing w:line="360" w:lineRule="auto"/>
        <w:rPr>
          <w:ins w:id="1062" w:author="Coggon, Amelia Charlotte" w:date="2024-12-14T20:06:00Z" w16du:dateUtc="2024-12-14T19:06:00Z"/>
          <w:sz w:val="22"/>
          <w:szCs w:val="22"/>
        </w:rPr>
      </w:pPr>
    </w:p>
    <w:p w14:paraId="0DC9372C" w14:textId="0C499AB2" w:rsidR="006D5454" w:rsidRDefault="00DB652B" w:rsidP="00CB069B">
      <w:pPr>
        <w:spacing w:line="360" w:lineRule="auto"/>
        <w:rPr>
          <w:ins w:id="1063" w:author="Coggon, Amelia Charlotte" w:date="2024-12-15T12:59:00Z" w16du:dateUtc="2024-12-15T11:59:00Z"/>
          <w:sz w:val="22"/>
          <w:szCs w:val="22"/>
        </w:rPr>
      </w:pPr>
      <w:ins w:id="1064" w:author="Coggon, Amelia Charlotte" w:date="2024-12-14T20:06:00Z" w16du:dateUtc="2024-12-14T19:06:00Z">
        <w:r w:rsidRPr="00DB652B">
          <w:rPr>
            <w:b/>
            <w:bCs/>
            <w:sz w:val="22"/>
            <w:szCs w:val="22"/>
            <w:rPrChange w:id="1065" w:author="Coggon, Amelia Charlotte" w:date="2024-12-14T20:06:00Z" w16du:dateUtc="2024-12-14T19:06:00Z">
              <w:rPr>
                <w:sz w:val="22"/>
                <w:szCs w:val="22"/>
              </w:rPr>
            </w:rPrChange>
          </w:rPr>
          <w:t>Supplementary data 1:</w:t>
        </w:r>
        <w:r>
          <w:rPr>
            <w:b/>
            <w:bCs/>
            <w:sz w:val="22"/>
            <w:szCs w:val="22"/>
          </w:rPr>
          <w:t xml:space="preserve"> </w:t>
        </w:r>
      </w:ins>
      <w:ins w:id="1066" w:author="Coggon, Amelia Charlotte" w:date="2024-12-15T15:47:00Z" w16du:dateUtc="2024-12-15T14:47:00Z">
        <w:r w:rsidR="008E3717">
          <w:rPr>
            <w:sz w:val="22"/>
            <w:szCs w:val="22"/>
          </w:rPr>
          <w:t>Swine a</w:t>
        </w:r>
      </w:ins>
      <w:ins w:id="1067" w:author="Coggon, Amelia Charlotte" w:date="2024-12-15T15:46:00Z" w16du:dateUtc="2024-12-15T14:46:00Z">
        <w:r w:rsidR="008E3717">
          <w:rPr>
            <w:sz w:val="22"/>
            <w:szCs w:val="22"/>
          </w:rPr>
          <w:t>ntisera and test viruses used in this study including subtype and clade information</w:t>
        </w:r>
      </w:ins>
      <w:ins w:id="1068" w:author="Coggon, Amelia Charlotte" w:date="2024-12-15T15:48:00Z" w16du:dateUtc="2024-12-15T14:48:00Z">
        <w:r w:rsidR="00B30115">
          <w:rPr>
            <w:sz w:val="22"/>
            <w:szCs w:val="22"/>
          </w:rPr>
          <w:t xml:space="preserve"> where available. </w:t>
        </w:r>
      </w:ins>
      <w:ins w:id="1069" w:author="Coggon, Amelia Charlotte" w:date="2024-12-15T15:47:00Z" w16du:dateUtc="2024-12-15T14:47:00Z">
        <w:r w:rsidR="008E3717">
          <w:rPr>
            <w:sz w:val="22"/>
            <w:szCs w:val="22"/>
          </w:rPr>
          <w:t>A</w:t>
        </w:r>
      </w:ins>
      <w:ins w:id="1070" w:author="Coggon, Amelia Charlotte" w:date="2024-12-14T20:06:00Z" w16du:dateUtc="2024-12-14T19:06:00Z">
        <w:r w:rsidRPr="00DB652B">
          <w:rPr>
            <w:sz w:val="22"/>
            <w:szCs w:val="22"/>
            <w:rPrChange w:id="1071" w:author="Coggon, Amelia Charlotte" w:date="2024-12-14T20:07:00Z" w16du:dateUtc="2024-12-14T19:07:00Z">
              <w:rPr>
                <w:b/>
                <w:bCs/>
                <w:sz w:val="22"/>
                <w:szCs w:val="22"/>
              </w:rPr>
            </w:rPrChange>
          </w:rPr>
          <w:t>ntigenic dist</w:t>
        </w:r>
      </w:ins>
      <w:ins w:id="1072" w:author="Coggon, Amelia Charlotte" w:date="2024-12-14T20:07:00Z" w16du:dateUtc="2024-12-14T19:07:00Z">
        <w:r w:rsidRPr="00DB652B">
          <w:rPr>
            <w:sz w:val="22"/>
            <w:szCs w:val="22"/>
            <w:rPrChange w:id="1073" w:author="Coggon, Amelia Charlotte" w:date="2024-12-14T20:07:00Z" w16du:dateUtc="2024-12-14T19:07:00Z">
              <w:rPr>
                <w:b/>
                <w:bCs/>
                <w:sz w:val="22"/>
                <w:szCs w:val="22"/>
              </w:rPr>
            </w:rPrChange>
          </w:rPr>
          <w:t>ances as calculated using antigenic cartography between test antigens and antisera</w:t>
        </w:r>
      </w:ins>
      <w:ins w:id="1074" w:author="Coggon, Amelia Charlotte" w:date="2024-12-14T20:08:00Z" w16du:dateUtc="2024-12-14T19:08:00Z">
        <w:r w:rsidR="00CB069B">
          <w:rPr>
            <w:sz w:val="22"/>
            <w:szCs w:val="22"/>
          </w:rPr>
          <w:t xml:space="preserve"> raised in swine</w:t>
        </w:r>
      </w:ins>
      <w:ins w:id="1075" w:author="Coggon, Amelia Charlotte" w:date="2024-12-15T12:59:00Z" w16du:dateUtc="2024-12-15T11:59:00Z">
        <w:r w:rsidR="006D5454">
          <w:rPr>
            <w:sz w:val="22"/>
            <w:szCs w:val="22"/>
          </w:rPr>
          <w:t>.</w:t>
        </w:r>
      </w:ins>
    </w:p>
    <w:p w14:paraId="04BCB0F8" w14:textId="77777777" w:rsidR="00B02C51" w:rsidRDefault="00B02C51" w:rsidP="00B245E7">
      <w:pPr>
        <w:spacing w:line="360" w:lineRule="auto"/>
        <w:rPr>
          <w:ins w:id="1076" w:author="Coggon, Amelia Charlotte" w:date="2024-12-15T13:01:00Z" w16du:dateUtc="2024-12-15T12:01:00Z"/>
          <w:b/>
          <w:bCs/>
          <w:sz w:val="22"/>
          <w:szCs w:val="22"/>
        </w:rPr>
      </w:pPr>
    </w:p>
    <w:p w14:paraId="6A804D24" w14:textId="2B28D6A2" w:rsidR="00713245" w:rsidRPr="006D5454" w:rsidRDefault="00DB652B" w:rsidP="00B245E7">
      <w:pPr>
        <w:spacing w:line="360" w:lineRule="auto"/>
        <w:rPr>
          <w:ins w:id="1077" w:author="Coggon, Amelia Charlotte" w:date="2024-12-14T20:06:00Z" w16du:dateUtc="2024-12-14T19:06:00Z"/>
          <w:sz w:val="22"/>
          <w:szCs w:val="22"/>
        </w:rPr>
      </w:pPr>
      <w:ins w:id="1078" w:author="Coggon, Amelia Charlotte" w:date="2024-12-14T20:06:00Z" w16du:dateUtc="2024-12-14T19:06:00Z">
        <w:r w:rsidRPr="00DB652B">
          <w:rPr>
            <w:b/>
            <w:bCs/>
            <w:sz w:val="22"/>
            <w:szCs w:val="22"/>
            <w:rPrChange w:id="1079" w:author="Coggon, Amelia Charlotte" w:date="2024-12-14T20:06:00Z" w16du:dateUtc="2024-12-14T19:06:00Z">
              <w:rPr>
                <w:sz w:val="22"/>
                <w:szCs w:val="22"/>
              </w:rPr>
            </w:rPrChange>
          </w:rPr>
          <w:t>Supplementary data 2:</w:t>
        </w:r>
      </w:ins>
      <w:ins w:id="1080" w:author="Coggon, Amelia Charlotte" w:date="2024-12-14T20:08:00Z" w16du:dateUtc="2024-12-14T19:08:00Z">
        <w:r w:rsidR="00CB069B">
          <w:rPr>
            <w:b/>
            <w:bCs/>
            <w:sz w:val="22"/>
            <w:szCs w:val="22"/>
          </w:rPr>
          <w:t xml:space="preserve"> </w:t>
        </w:r>
      </w:ins>
      <w:ins w:id="1081" w:author="Coggon, Amelia Charlotte" w:date="2024-12-15T15:47:00Z" w16du:dateUtc="2024-12-15T14:47:00Z">
        <w:r w:rsidR="008E3717">
          <w:rPr>
            <w:sz w:val="22"/>
            <w:szCs w:val="22"/>
          </w:rPr>
          <w:t>Ferret antisera and test viruses used in this study including subtype and clade information. A</w:t>
        </w:r>
        <w:r w:rsidR="008E3717" w:rsidRPr="00CB1D2E">
          <w:rPr>
            <w:sz w:val="22"/>
            <w:szCs w:val="22"/>
          </w:rPr>
          <w:t>ntigenic distances as calculated using antigenic cartography between test antigens and antisera</w:t>
        </w:r>
        <w:r w:rsidR="008E3717">
          <w:rPr>
            <w:sz w:val="22"/>
            <w:szCs w:val="22"/>
          </w:rPr>
          <w:t xml:space="preserve"> raised in ferr</w:t>
        </w:r>
      </w:ins>
      <w:ins w:id="1082" w:author="Coggon, Amelia Charlotte" w:date="2024-12-15T15:48:00Z" w16du:dateUtc="2024-12-15T14:48:00Z">
        <w:r w:rsidR="008E3717">
          <w:rPr>
            <w:sz w:val="22"/>
            <w:szCs w:val="22"/>
          </w:rPr>
          <w:t>et</w:t>
        </w:r>
        <w:r w:rsidR="00B30115">
          <w:rPr>
            <w:sz w:val="22"/>
            <w:szCs w:val="22"/>
          </w:rPr>
          <w:t>s</w:t>
        </w:r>
      </w:ins>
      <w:ins w:id="1083" w:author="Coggon, Amelia Charlotte" w:date="2024-12-15T15:47:00Z" w16du:dateUtc="2024-12-15T14:47:00Z">
        <w:r w:rsidR="008E3717">
          <w:rPr>
            <w:sz w:val="22"/>
            <w:szCs w:val="22"/>
          </w:rPr>
          <w:t>.</w:t>
        </w:r>
      </w:ins>
      <w:del w:id="1084" w:author="Coggon, Amelia Charlotte" w:date="2024-12-11T22:20:00Z" w16du:dateUtc="2024-12-11T21:20:00Z">
        <w:r w:rsidR="00713245" w:rsidRPr="00DB652B" w:rsidDel="000521A1">
          <w:rPr>
            <w:b/>
            <w:bCs/>
            <w:noProof/>
            <w:sz w:val="22"/>
          </w:rPr>
          <w:drawing>
            <wp:inline distT="0" distB="0" distL="0" distR="0" wp14:anchorId="191FB7DC" wp14:editId="5C71315E">
              <wp:extent cx="5727700" cy="3100070"/>
              <wp:effectExtent l="0" t="0" r="0" b="0"/>
              <wp:docPr id="119009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003" name="Picture 119009003"/>
                      <pic:cNvPicPr/>
                    </pic:nvPicPr>
                    <pic:blipFill>
                      <a:blip r:embed="rId24"/>
                      <a:stretch>
                        <a:fillRect/>
                      </a:stretch>
                    </pic:blipFill>
                    <pic:spPr>
                      <a:xfrm>
                        <a:off x="0" y="0"/>
                        <a:ext cx="5727700" cy="3100070"/>
                      </a:xfrm>
                      <a:prstGeom prst="rect">
                        <a:avLst/>
                      </a:prstGeom>
                    </pic:spPr>
                  </pic:pic>
                </a:graphicData>
              </a:graphic>
            </wp:inline>
          </w:drawing>
        </w:r>
      </w:del>
    </w:p>
    <w:p w14:paraId="4336216D" w14:textId="77777777" w:rsidR="00B02C51" w:rsidRDefault="00B02C51" w:rsidP="006D5454">
      <w:pPr>
        <w:spacing w:line="360" w:lineRule="auto"/>
        <w:rPr>
          <w:ins w:id="1085" w:author="Coggon, Amelia Charlotte" w:date="2024-12-15T13:01:00Z" w16du:dateUtc="2024-12-15T12:01:00Z"/>
          <w:b/>
          <w:bCs/>
          <w:sz w:val="22"/>
          <w:szCs w:val="22"/>
        </w:rPr>
      </w:pPr>
    </w:p>
    <w:p w14:paraId="6CFACCB3" w14:textId="2208B5E0" w:rsidR="006D5454" w:rsidRPr="003E4888" w:rsidRDefault="00DB652B" w:rsidP="006D5454">
      <w:pPr>
        <w:spacing w:line="360" w:lineRule="auto"/>
        <w:rPr>
          <w:ins w:id="1086" w:author="Coggon, Amelia Charlotte" w:date="2024-12-15T13:01:00Z" w16du:dateUtc="2024-12-15T12:01:00Z"/>
          <w:sz w:val="22"/>
          <w:szCs w:val="22"/>
        </w:rPr>
      </w:pPr>
      <w:ins w:id="1087" w:author="Coggon, Amelia Charlotte" w:date="2024-12-14T20:06:00Z" w16du:dateUtc="2024-12-14T19:06:00Z">
        <w:r w:rsidRPr="00DB652B">
          <w:rPr>
            <w:b/>
            <w:bCs/>
            <w:sz w:val="22"/>
            <w:szCs w:val="22"/>
            <w:rPrChange w:id="1088" w:author="Coggon, Amelia Charlotte" w:date="2024-12-14T20:06:00Z" w16du:dateUtc="2024-12-14T19:06:00Z">
              <w:rPr>
                <w:sz w:val="22"/>
                <w:szCs w:val="22"/>
              </w:rPr>
            </w:rPrChange>
          </w:rPr>
          <w:t xml:space="preserve">Supplementary data 3: </w:t>
        </w:r>
      </w:ins>
      <w:ins w:id="1089" w:author="Coggon, Amelia Charlotte" w:date="2024-12-15T13:01:00Z" w16du:dateUtc="2024-12-15T12:01:00Z">
        <w:r w:rsidR="006D5454" w:rsidRPr="006D5454">
          <w:rPr>
            <w:sz w:val="22"/>
            <w:szCs w:val="22"/>
            <w:rPrChange w:id="1090" w:author="Coggon, Amelia Charlotte" w:date="2024-12-15T13:01:00Z" w16du:dateUtc="2024-12-15T12:01:00Z">
              <w:rPr>
                <w:b/>
                <w:bCs/>
                <w:sz w:val="22"/>
                <w:szCs w:val="22"/>
              </w:rPr>
            </w:rPrChange>
          </w:rPr>
          <w:t>Maximum likelihood phylogenetic trees of HA and NA segment pairings of H1 viruses circulating in European pigs</w:t>
        </w:r>
        <w:r w:rsidR="006D5454" w:rsidRPr="003E4888">
          <w:rPr>
            <w:b/>
            <w:bCs/>
            <w:sz w:val="22"/>
            <w:szCs w:val="22"/>
          </w:rPr>
          <w:t xml:space="preserve"> </w:t>
        </w:r>
        <w:r w:rsidR="006D5454" w:rsidRPr="003E4888">
          <w:rPr>
            <w:sz w:val="22"/>
            <w:szCs w:val="22"/>
          </w:rPr>
          <w:t>where sequence was available for both segments (n=1424)</w:t>
        </w:r>
        <w:r w:rsidR="006D5454" w:rsidRPr="003E4888">
          <w:rPr>
            <w:b/>
            <w:bCs/>
            <w:sz w:val="22"/>
            <w:szCs w:val="22"/>
          </w:rPr>
          <w:t xml:space="preserve">. </w:t>
        </w:r>
        <w:r w:rsidR="006D5454" w:rsidRPr="003E4888">
          <w:rPr>
            <w:sz w:val="22"/>
            <w:szCs w:val="22"/>
          </w:rPr>
          <w:t xml:space="preserve">Identical tips </w:t>
        </w:r>
        <w:proofErr w:type="gramStart"/>
        <w:r w:rsidR="006D5454" w:rsidRPr="003E4888">
          <w:rPr>
            <w:sz w:val="22"/>
            <w:szCs w:val="22"/>
          </w:rPr>
          <w:t>are connected with</w:t>
        </w:r>
        <w:proofErr w:type="gramEnd"/>
        <w:r w:rsidR="006D5454" w:rsidRPr="003E4888">
          <w:rPr>
            <w:sz w:val="22"/>
            <w:szCs w:val="22"/>
          </w:rPr>
          <w:t xml:space="preserve"> lines coloured according to HA genetic lineage as per figure 1 in order to visualise the diversity of HA and NA gene segment pairings among H1 European viruses. Parallel lines indicate genetically stable pairings and </w:t>
        </w:r>
        <w:proofErr w:type="gramStart"/>
        <w:r w:rsidR="006D5454" w:rsidRPr="003E4888">
          <w:rPr>
            <w:sz w:val="22"/>
            <w:szCs w:val="22"/>
          </w:rPr>
          <w:t>crossed</w:t>
        </w:r>
        <w:proofErr w:type="gramEnd"/>
        <w:r w:rsidR="006D5454" w:rsidRPr="003E4888">
          <w:rPr>
            <w:sz w:val="22"/>
            <w:szCs w:val="22"/>
          </w:rPr>
          <w:t xml:space="preserve"> lines indicate heterogeneity in gene pairings.</w:t>
        </w:r>
      </w:ins>
    </w:p>
    <w:p w14:paraId="6230CEC7" w14:textId="6C8BF1DA" w:rsidR="00DB652B" w:rsidRPr="00DB652B" w:rsidRDefault="00DB652B" w:rsidP="00B245E7">
      <w:pPr>
        <w:spacing w:line="360" w:lineRule="auto"/>
        <w:rPr>
          <w:b/>
          <w:bCs/>
          <w:sz w:val="22"/>
          <w:szCs w:val="22"/>
        </w:rPr>
      </w:pPr>
    </w:p>
    <w:sectPr w:rsidR="00DB652B" w:rsidRPr="00DB652B" w:rsidSect="00A05E47">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Ian Brown" w:date="2024-11-25T15:25:00Z" w:initials="IB">
    <w:p w14:paraId="3DD92200" w14:textId="0553E809" w:rsidR="00E626E2" w:rsidRDefault="00E626E2" w:rsidP="00E626E2">
      <w:pPr>
        <w:pStyle w:val="CommentText"/>
      </w:pPr>
      <w:r>
        <w:rPr>
          <w:rStyle w:val="CommentReference"/>
        </w:rPr>
        <w:annotationRef/>
      </w:r>
      <w:r>
        <w:t>I assume too</w:t>
      </w:r>
      <w:r w:rsidR="00DF1E01">
        <w:t xml:space="preserve"> </w:t>
      </w:r>
      <w:r>
        <w:t>problematical and complex to make more contemporary at this point especially given further zoonotic cases?</w:t>
      </w:r>
    </w:p>
  </w:comment>
  <w:comment w:id="1" w:author="Coggon, Amelia Charlotte" w:date="2024-12-08T15:09:00Z" w:initials="AC">
    <w:p w14:paraId="7BE7CF7B" w14:textId="77777777" w:rsidR="00201E50" w:rsidRDefault="00201E50" w:rsidP="00201E50">
      <w:r>
        <w:rPr>
          <w:rStyle w:val="CommentReference"/>
        </w:rPr>
        <w:annotationRef/>
      </w:r>
      <w:r>
        <w:rPr>
          <w:rFonts w:asciiTheme="minorHAnsi" w:eastAsiaTheme="minorHAnsi" w:hAnsiTheme="minorHAnsi" w:cstheme="minorBidi"/>
          <w:color w:val="000000"/>
          <w:sz w:val="20"/>
          <w:szCs w:val="20"/>
          <w:lang w:eastAsia="en-US"/>
        </w:rPr>
        <w:t>For me, between usually excludes the endpoint however perhaps this is clearer?</w:t>
      </w:r>
    </w:p>
  </w:comment>
  <w:comment w:id="19" w:author="SIMON Gaelle" w:date="2024-11-29T19:27:00Z" w:initials="SG">
    <w:p w14:paraId="2CEDCDDA" w14:textId="002380B9" w:rsidR="009B17F0" w:rsidRDefault="009B17F0">
      <w:pPr>
        <w:pStyle w:val="CommentText"/>
      </w:pPr>
      <w:r>
        <w:rPr>
          <w:rStyle w:val="CommentReference"/>
        </w:rPr>
        <w:annotationRef/>
      </w:r>
      <w:r w:rsidRPr="009B17F0">
        <w:t>Could you also include my colleague “Gautier Richard” as a co-author as he contributed providing data to OFFLU, with input on classification/nomenclature</w:t>
      </w:r>
      <w:r>
        <w:t xml:space="preserve"> within 1C</w:t>
      </w:r>
      <w:r w:rsidRPr="009B17F0">
        <w:t>. He also revised the manuscript and made some suggestions, see below</w:t>
      </w:r>
      <w:r>
        <w:t xml:space="preserve"> (especially</w:t>
      </w:r>
      <w:r w:rsidR="00EC2BD1">
        <w:t xml:space="preserve"> comments</w:t>
      </w:r>
      <w:r>
        <w:t xml:space="preserve"> on Figure Legends)</w:t>
      </w:r>
      <w:r w:rsidRPr="009B17F0">
        <w:t>.</w:t>
      </w:r>
    </w:p>
  </w:comment>
  <w:comment w:id="26" w:author="CHIAPPONI CHIARA" w:date="2024-11-26T09:58:00Z" w:initials="CC">
    <w:p w14:paraId="340DC48B" w14:textId="152BA2E6" w:rsidR="00E340BE" w:rsidRDefault="00E340BE">
      <w:pPr>
        <w:pStyle w:val="CommentText"/>
      </w:pPr>
      <w:r>
        <w:rPr>
          <w:rStyle w:val="CommentReference"/>
        </w:rPr>
        <w:annotationRef/>
      </w:r>
      <w:r w:rsidR="001C07F9">
        <w:rPr>
          <w:noProof/>
        </w:rPr>
        <w:t xml:space="preserve">If possible, please add Ana Moreno (anamaria.morenomartin@izsler.it) with same affiliation </w:t>
      </w:r>
    </w:p>
  </w:comment>
  <w:comment w:id="58" w:author="Pekosz, Andrew" w:date="2024-11-17T11:31:00Z" w:initials="AP">
    <w:p w14:paraId="35EF23FC" w14:textId="77777777" w:rsidR="0058106C" w:rsidRDefault="0058106C" w:rsidP="0058106C">
      <w:pPr>
        <w:pStyle w:val="CommentText"/>
      </w:pPr>
      <w:r>
        <w:rPr>
          <w:rStyle w:val="CommentReference"/>
        </w:rPr>
        <w:annotationRef/>
      </w:r>
      <w:r>
        <w:t>Rich and Katy have the following affiliation:</w:t>
      </w:r>
    </w:p>
    <w:p w14:paraId="324440C1" w14:textId="77777777" w:rsidR="0058106C" w:rsidRDefault="0058106C" w:rsidP="0058106C">
      <w:pPr>
        <w:pStyle w:val="CommentText"/>
      </w:pPr>
    </w:p>
    <w:p w14:paraId="33C1EE88" w14:textId="77777777" w:rsidR="0058106C" w:rsidRDefault="0058106C" w:rsidP="0058106C">
      <w:pPr>
        <w:pStyle w:val="CommentText"/>
      </w:pPr>
      <w:r>
        <w:t xml:space="preserve">Department of Emergency Medicine, Johns Hopkins University School of Medicine, Baltimore, MD, USA </w:t>
      </w:r>
    </w:p>
  </w:comment>
  <w:comment w:id="86" w:author="SIMON Gaelle" w:date="2024-11-29T16:21:00Z" w:initials="SG">
    <w:p w14:paraId="5EFD4EB4" w14:textId="131B6212" w:rsidR="00681E27" w:rsidRDefault="00681E27">
      <w:pPr>
        <w:pStyle w:val="CommentText"/>
      </w:pPr>
      <w:r>
        <w:rPr>
          <w:rStyle w:val="CommentReference"/>
        </w:rPr>
        <w:annotationRef/>
      </w:r>
      <w:r>
        <w:t>Maybe not necessary if you do not give postal code for other affiliations</w:t>
      </w:r>
    </w:p>
  </w:comment>
  <w:comment w:id="139" w:author="Anderson, Tavis - REE-ARS" w:date="2024-11-13T11:39:00Z" w:initials="MOU">
    <w:p w14:paraId="33D66377" w14:textId="77777777" w:rsidR="00F552B0" w:rsidRDefault="00F552B0" w:rsidP="00F552B0">
      <w:r>
        <w:rPr>
          <w:rStyle w:val="CommentReference"/>
        </w:rPr>
        <w:annotationRef/>
      </w:r>
      <w:r>
        <w:rPr>
          <w:rFonts w:asciiTheme="minorHAnsi" w:eastAsiaTheme="minorHAnsi" w:hAnsiTheme="minorHAnsi" w:cstheme="minorBidi"/>
          <w:sz w:val="20"/>
          <w:szCs w:val="20"/>
          <w:lang w:eastAsia="en-US"/>
        </w:rPr>
        <w:t>Deleted sentence as you had the same thing twice</w:t>
      </w:r>
    </w:p>
  </w:comment>
  <w:comment w:id="140" w:author="Anderson, Tavis - REE-ARS" w:date="2024-11-13T11:40:00Z" w:initials="MOU">
    <w:p w14:paraId="5DD81C70" w14:textId="77777777" w:rsidR="0064730C" w:rsidRDefault="0064730C" w:rsidP="0064730C">
      <w:r>
        <w:rPr>
          <w:rStyle w:val="CommentReference"/>
        </w:rPr>
        <w:annotationRef/>
      </w:r>
      <w:r>
        <w:rPr>
          <w:rFonts w:asciiTheme="minorHAnsi" w:eastAsiaTheme="minorHAnsi" w:hAnsiTheme="minorHAnsi" w:cstheme="minorBidi"/>
          <w:sz w:val="20"/>
          <w:szCs w:val="20"/>
          <w:lang w:eastAsia="en-US"/>
        </w:rPr>
        <w:t>If you stick with a HA focus vs H1N2 = less chance someone will say… what about ELLA and NA diversity?!</w:t>
      </w:r>
    </w:p>
  </w:comment>
  <w:comment w:id="141" w:author="Anderson, Tavis - REE-ARS" w:date="2024-11-13T11:44:00Z" w:initials="MOU">
    <w:p w14:paraId="443BF91A" w14:textId="77777777" w:rsidR="00556579" w:rsidRDefault="00556579" w:rsidP="00556579">
      <w:r>
        <w:rPr>
          <w:rStyle w:val="CommentReference"/>
        </w:rPr>
        <w:annotationRef/>
      </w:r>
      <w:r>
        <w:rPr>
          <w:rFonts w:asciiTheme="minorHAnsi" w:eastAsiaTheme="minorHAnsi" w:hAnsiTheme="minorHAnsi" w:cstheme="minorBidi"/>
          <w:sz w:val="20"/>
          <w:szCs w:val="20"/>
          <w:lang w:eastAsia="en-US"/>
        </w:rPr>
        <w:t>Use “pandemic risk” sparingly - depending on reviewers, some folks jump on it and say “but what about…” and in this paper you have ~2-3 of the risk aspects that people think about</w:t>
      </w:r>
    </w:p>
  </w:comment>
  <w:comment w:id="150" w:author="Anderson, Tavis - REE-ARS" w:date="2024-11-13T12:06:00Z" w:initials="MOU">
    <w:p w14:paraId="11972AA2" w14:textId="77777777" w:rsidR="000F4C73" w:rsidRDefault="000F4C73" w:rsidP="000F4C73">
      <w:r>
        <w:rPr>
          <w:rStyle w:val="CommentReference"/>
        </w:rPr>
        <w:annotationRef/>
      </w:r>
      <w:r>
        <w:rPr>
          <w:rFonts w:asciiTheme="minorHAnsi" w:eastAsiaTheme="minorHAnsi" w:hAnsiTheme="minorHAnsi" w:cstheme="minorBidi"/>
          <w:sz w:val="20"/>
          <w:szCs w:val="20"/>
          <w:lang w:eastAsia="en-US"/>
        </w:rPr>
        <w:t>Is the UK in Europe? Our is this one of those Brexit things? :-)</w:t>
      </w:r>
    </w:p>
  </w:comment>
  <w:comment w:id="145" w:author="RICHARD Gautier" w:date="2024-11-21T16:04:00Z" w:initials="RG">
    <w:p w14:paraId="6F4B30C9" w14:textId="77777777" w:rsidR="000F4C73" w:rsidRDefault="000F4C73" w:rsidP="000F4C73">
      <w:pPr>
        <w:pStyle w:val="CommentText"/>
      </w:pPr>
      <w:r>
        <w:rPr>
          <w:rStyle w:val="CommentReference"/>
        </w:rPr>
        <w:annotationRef/>
      </w:r>
      <w:r>
        <w:t>I find it weird to describe such a general statement after already talking about the swIAV classification</w:t>
      </w:r>
      <w:r>
        <w:br/>
      </w:r>
      <w:r>
        <w:br/>
        <w:t>This statement should be moved before the first paragraph most likely.</w:t>
      </w:r>
      <w:r>
        <w:br/>
      </w:r>
      <w:r>
        <w:br/>
        <w:t>It will thus be easier to link the classification that got generated through swIAV surveillance, and the reassortants and country-specific situations</w:t>
      </w:r>
    </w:p>
    <w:p w14:paraId="329B881B" w14:textId="77777777" w:rsidR="000F4C73" w:rsidRDefault="000F4C73" w:rsidP="000F4C73">
      <w:pPr>
        <w:pStyle w:val="CommentText"/>
      </w:pPr>
    </w:p>
  </w:comment>
  <w:comment w:id="158" w:author="RICHARD Gautier" w:date="2024-11-29T14:37:00Z" w:initials="RG">
    <w:p w14:paraId="33076D1E" w14:textId="08664BBD" w:rsidR="00681E27" w:rsidRDefault="00681E27">
      <w:pPr>
        <w:pStyle w:val="CommentText"/>
      </w:pPr>
      <w:r>
        <w:rPr>
          <w:rStyle w:val="CommentReference"/>
        </w:rPr>
        <w:annotationRef/>
      </w:r>
      <w:r>
        <w:t>Maybe start by the economic loss, followed by the need for surveillance and the classification obtained from the surveillance performed worldwide?</w:t>
      </w:r>
    </w:p>
  </w:comment>
  <w:comment w:id="187" w:author="Anderson, Tavis - REE-ARS" w:date="2024-11-13T12:06:00Z" w:initials="MOU">
    <w:p w14:paraId="4EB5216B" w14:textId="77777777" w:rsidR="00F77F35" w:rsidRDefault="00F77F35" w:rsidP="00F77F35">
      <w:r>
        <w:rPr>
          <w:rStyle w:val="CommentReference"/>
        </w:rPr>
        <w:annotationRef/>
      </w:r>
      <w:r>
        <w:rPr>
          <w:rFonts w:asciiTheme="minorHAnsi" w:eastAsiaTheme="minorHAnsi" w:hAnsiTheme="minorHAnsi" w:cstheme="minorBidi"/>
          <w:sz w:val="20"/>
          <w:szCs w:val="20"/>
          <w:lang w:eastAsia="en-US"/>
        </w:rPr>
        <w:t>Is the UK in Europe? Our is this one of those Brexit things? :-)</w:t>
      </w:r>
    </w:p>
  </w:comment>
  <w:comment w:id="184" w:author="RICHARD Gautier" w:date="2024-11-21T16:04:00Z" w:initials="RG">
    <w:p w14:paraId="5E4AFB5A" w14:textId="59EDCAEC" w:rsidR="00681E27" w:rsidRDefault="00681E27">
      <w:pPr>
        <w:pStyle w:val="CommentText"/>
      </w:pPr>
      <w:r>
        <w:rPr>
          <w:rStyle w:val="CommentReference"/>
        </w:rPr>
        <w:annotationRef/>
      </w:r>
      <w:r>
        <w:t>I find it weird to describe such a general statement after already talking about the swIAV classification</w:t>
      </w:r>
      <w:r>
        <w:br/>
      </w:r>
      <w:r>
        <w:br/>
        <w:t>This statement should be moved before the first paragraph most likely.</w:t>
      </w:r>
      <w:r>
        <w:br/>
      </w:r>
      <w:r>
        <w:br/>
        <w:t>It will thus be easier to link the classification that got generated through swIAV surveillance, and the reassortants and country-specific situations</w:t>
      </w:r>
    </w:p>
    <w:p w14:paraId="70001A41" w14:textId="77777777" w:rsidR="00681E27" w:rsidRDefault="00681E27">
      <w:pPr>
        <w:pStyle w:val="CommentText"/>
      </w:pPr>
    </w:p>
  </w:comment>
  <w:comment w:id="188" w:author="Anderson, Tavis - REE-ARS" w:date="2024-11-13T12:09:00Z" w:initials="MOU">
    <w:p w14:paraId="3EAB31A9" w14:textId="77777777" w:rsidR="00E3501C" w:rsidRDefault="00E3501C" w:rsidP="00E3501C">
      <w:r>
        <w:rPr>
          <w:rStyle w:val="CommentReference"/>
        </w:rPr>
        <w:annotationRef/>
      </w:r>
      <w:r>
        <w:rPr>
          <w:rFonts w:asciiTheme="minorHAnsi" w:eastAsiaTheme="minorHAnsi" w:hAnsiTheme="minorHAnsi" w:cstheme="minorBidi"/>
          <w:sz w:val="20"/>
          <w:szCs w:val="20"/>
          <w:lang w:eastAsia="en-US"/>
        </w:rPr>
        <w:t>No need to pull in esnip3 acronym unless you’re going to use it a few times</w:t>
      </w:r>
    </w:p>
  </w:comment>
  <w:comment w:id="189" w:author="Anderson, Tavis - REE-ARS" w:date="2024-11-13T12:11:00Z" w:initials="MOU">
    <w:p w14:paraId="7A70C8D7" w14:textId="77777777" w:rsidR="00D13292" w:rsidRDefault="00D13292" w:rsidP="00D13292">
      <w:r>
        <w:rPr>
          <w:rStyle w:val="CommentReference"/>
        </w:rPr>
        <w:annotationRef/>
      </w:r>
      <w:r>
        <w:rPr>
          <w:rFonts w:asciiTheme="minorHAnsi" w:eastAsiaTheme="minorHAnsi" w:hAnsiTheme="minorHAnsi" w:cstheme="minorBidi"/>
          <w:sz w:val="20"/>
          <w:szCs w:val="20"/>
          <w:lang w:eastAsia="en-US"/>
        </w:rPr>
        <w:t>Go with lineage for 1A, 1B, 1C, and the H3 groups of 1970.1 and 2000.3 - then clade for specific groups of viruses within those lineages</w:t>
      </w:r>
    </w:p>
  </w:comment>
  <w:comment w:id="195" w:author="Anderson, Tavis - REE-ARS" w:date="2024-11-13T12:21:00Z" w:initials="MOU">
    <w:p w14:paraId="1E0D936D" w14:textId="77777777" w:rsidR="005C62D6" w:rsidRDefault="005C62D6" w:rsidP="005C62D6">
      <w:r>
        <w:rPr>
          <w:rStyle w:val="CommentReference"/>
        </w:rPr>
        <w:annotationRef/>
      </w:r>
      <w:r>
        <w:rPr>
          <w:rFonts w:asciiTheme="minorHAnsi" w:eastAsiaTheme="minorHAnsi" w:hAnsiTheme="minorHAnsi" w:cstheme="minorBidi"/>
          <w:sz w:val="20"/>
          <w:szCs w:val="20"/>
          <w:lang w:eastAsia="en-US"/>
        </w:rPr>
        <w:t>Potential typo in ref? Or is the persons name “E”</w:t>
      </w:r>
    </w:p>
  </w:comment>
  <w:comment w:id="198" w:author="Anderson, Tavis - REE-ARS" w:date="2024-11-13T12:35:00Z" w:initials="MOU">
    <w:p w14:paraId="2274B1C1" w14:textId="77777777" w:rsidR="0070298D" w:rsidRDefault="0070298D" w:rsidP="0070298D">
      <w:r>
        <w:rPr>
          <w:rStyle w:val="CommentReference"/>
        </w:rPr>
        <w:annotationRef/>
      </w:r>
      <w:r>
        <w:rPr>
          <w:rFonts w:asciiTheme="minorHAnsi" w:eastAsiaTheme="minorHAnsi" w:hAnsiTheme="minorHAnsi" w:cstheme="minorBidi"/>
          <w:sz w:val="20"/>
          <w:szCs w:val="20"/>
          <w:lang w:eastAsia="en-US"/>
        </w:rPr>
        <w:t>Needed a topic sentence to say “we should control IAV in pigs, and if we do this, we can minimize interspecies transmission.”</w:t>
      </w:r>
    </w:p>
  </w:comment>
  <w:comment w:id="199" w:author="Anderson, Tavis - REE-ARS" w:date="2024-11-13T12:35:00Z" w:initials="MOU">
    <w:p w14:paraId="6B1573AD" w14:textId="77777777" w:rsidR="0070298D" w:rsidRDefault="0070298D" w:rsidP="0070298D">
      <w:r>
        <w:rPr>
          <w:rStyle w:val="CommentReference"/>
        </w:rPr>
        <w:annotationRef/>
      </w:r>
      <w:r>
        <w:rPr>
          <w:rFonts w:asciiTheme="minorHAnsi" w:eastAsiaTheme="minorHAnsi" w:hAnsiTheme="minorHAnsi" w:cstheme="minorBidi"/>
          <w:sz w:val="20"/>
          <w:szCs w:val="20"/>
          <w:lang w:eastAsia="en-US"/>
        </w:rPr>
        <w:t>Modify/smooth as necessary</w:t>
      </w:r>
    </w:p>
  </w:comment>
  <w:comment w:id="200" w:author="Ian Brown" w:date="2024-11-25T15:18:00Z" w:initials="IB">
    <w:p w14:paraId="52D1F511" w14:textId="77777777" w:rsidR="009D2A04" w:rsidRDefault="009D2A04" w:rsidP="009D2A04">
      <w:pPr>
        <w:pStyle w:val="CommentText"/>
      </w:pPr>
      <w:r>
        <w:rPr>
          <w:rStyle w:val="CommentReference"/>
        </w:rPr>
        <w:annotationRef/>
      </w:r>
      <w:r>
        <w:t>I agree this is one benefit but should perhaps be set in context it is a secondary consideration versus reduction in SI disease burden in pigs</w:t>
      </w:r>
    </w:p>
  </w:comment>
  <w:comment w:id="206" w:author="SIMON Gaelle" w:date="2024-11-29T16:44:00Z" w:initials="SG">
    <w:p w14:paraId="75A7133B" w14:textId="77777777" w:rsidR="00681E27" w:rsidRDefault="00681E27">
      <w:pPr>
        <w:pStyle w:val="CommentText"/>
      </w:pPr>
      <w:r>
        <w:rPr>
          <w:rStyle w:val="CommentReference"/>
        </w:rPr>
        <w:annotationRef/>
      </w:r>
      <w:r>
        <w:t>From swine-to-swine first?</w:t>
      </w:r>
    </w:p>
    <w:p w14:paraId="532D21A3" w14:textId="5223CF26" w:rsidR="00681E27" w:rsidRDefault="00681E27">
      <w:pPr>
        <w:pStyle w:val="CommentText"/>
      </w:pPr>
      <w:r>
        <w:t>Caution: the use of vaccines in the European swine population is mostly first intended to reduce clinical signs in sows (not spreading and transmission)</w:t>
      </w:r>
    </w:p>
  </w:comment>
  <w:comment w:id="219" w:author="SIMON Gaelle" w:date="2024-11-29T16:49:00Z" w:initials="SG">
    <w:p w14:paraId="722D7AAE" w14:textId="1186A105" w:rsidR="00681E27" w:rsidRDefault="00681E27">
      <w:pPr>
        <w:pStyle w:val="CommentText"/>
      </w:pPr>
      <w:r>
        <w:rPr>
          <w:rStyle w:val="CommentReference"/>
        </w:rPr>
        <w:annotationRef/>
      </w:r>
      <w:r>
        <w:t>Not really in Europe, that’s the problem (they should contain different strains but they don’t)</w:t>
      </w:r>
    </w:p>
  </w:comment>
  <w:comment w:id="225" w:author="SIMON Gaelle" w:date="2024-11-29T16:53:00Z" w:initials="SG">
    <w:p w14:paraId="4F06626E" w14:textId="1F19FA62" w:rsidR="00681E27" w:rsidRPr="00681E27" w:rsidRDefault="00681E27" w:rsidP="00681E27">
      <w:pPr>
        <w:shd w:val="clear" w:color="auto" w:fill="FFFFFF"/>
        <w:spacing w:before="100" w:beforeAutospacing="1" w:after="100" w:afterAutospacing="1"/>
        <w:rPr>
          <w:rFonts w:ascii="Segoe UI" w:hAnsi="Segoe UI" w:cs="Segoe UI"/>
          <w:color w:val="212121"/>
          <w:lang w:eastAsia="fr-FR"/>
        </w:rPr>
      </w:pPr>
      <w:r>
        <w:rPr>
          <w:rStyle w:val="Hyperlink"/>
        </w:rPr>
        <w:annotationRef/>
      </w:r>
      <w:r>
        <w:t>Clinically only (</w:t>
      </w:r>
      <w:r>
        <w:rPr>
          <w:rStyle w:val="id-label"/>
          <w:rFonts w:ascii="Segoe UI" w:hAnsi="Segoe UI" w:cs="Segoe UI"/>
          <w:color w:val="212121"/>
        </w:rPr>
        <w:t>DOI: </w:t>
      </w:r>
      <w:hyperlink r:id="rId1" w:tgtFrame="_blank" w:history="1">
        <w:r>
          <w:rPr>
            <w:rStyle w:val="Hyperlink"/>
            <w:rFonts w:ascii="Segoe UI" w:hAnsi="Segoe UI" w:cs="Segoe UI"/>
            <w:color w:val="0071BC"/>
          </w:rPr>
          <w:t>10.1016/j.vetmic.2018.01.019</w:t>
        </w:r>
      </w:hyperlink>
      <w:r>
        <w:rPr>
          <w:rStyle w:val="identifier"/>
          <w:rFonts w:ascii="Segoe UI" w:hAnsi="Segoe UI" w:cs="Segoe UI"/>
          <w:color w:val="212121"/>
        </w:rPr>
        <w:t>)</w:t>
      </w:r>
    </w:p>
  </w:comment>
  <w:comment w:id="228" w:author="HERVE Severine" w:date="2024-11-28T17:28:00Z" w:initials="HS">
    <w:p w14:paraId="385A1EAD" w14:textId="3EC8170E" w:rsidR="00681E27" w:rsidRDefault="00681E27">
      <w:pPr>
        <w:pStyle w:val="CommentText"/>
      </w:pPr>
      <w:r>
        <w:rPr>
          <w:rStyle w:val="CommentReference"/>
        </w:rPr>
        <w:annotationRef/>
      </w:r>
      <w:r>
        <w:t>A suggestion if you want a reference as we worked on this topic: Andraud et al. Vaccine. 2023</w:t>
      </w:r>
    </w:p>
  </w:comment>
  <w:comment w:id="229" w:author="SIMON Gaelle" w:date="2024-11-29T16:55:00Z" w:initials="SG">
    <w:p w14:paraId="4333A1A0" w14:textId="24C0E21A" w:rsidR="00681E27" w:rsidRDefault="00681E27" w:rsidP="00681E27">
      <w:pPr>
        <w:shd w:val="clear" w:color="auto" w:fill="FFFFFF"/>
        <w:rPr>
          <w:rFonts w:ascii="Segoe UI" w:hAnsi="Segoe UI" w:cs="Segoe UI"/>
          <w:color w:val="212121"/>
          <w:lang w:eastAsia="fr-FR"/>
        </w:rPr>
      </w:pPr>
      <w:r>
        <w:rPr>
          <w:rStyle w:val="Hyperlink"/>
        </w:rPr>
        <w:annotationRef/>
      </w:r>
      <w:r>
        <w:rPr>
          <w:rFonts w:ascii="Segoe UI" w:hAnsi="Segoe UI" w:cs="Segoe UI"/>
          <w:color w:val="212121"/>
        </w:rPr>
        <w:t> </w:t>
      </w:r>
      <w:r>
        <w:rPr>
          <w:rStyle w:val="id-label"/>
          <w:rFonts w:ascii="Segoe UI" w:hAnsi="Segoe UI" w:cs="Segoe UI"/>
          <w:color w:val="212121"/>
        </w:rPr>
        <w:t>DOI: </w:t>
      </w:r>
      <w:hyperlink r:id="rId2" w:tgtFrame="_blank" w:history="1">
        <w:r>
          <w:rPr>
            <w:rStyle w:val="Hyperlink"/>
            <w:rFonts w:ascii="Segoe UI" w:hAnsi="Segoe UI" w:cs="Segoe UI"/>
            <w:color w:val="0071BC"/>
          </w:rPr>
          <w:t>10.1016/j.vaccine.2023.04.018</w:t>
        </w:r>
      </w:hyperlink>
    </w:p>
    <w:p w14:paraId="41AB8CFE" w14:textId="6D4CD0C0" w:rsidR="00681E27" w:rsidRDefault="00681E27">
      <w:pPr>
        <w:pStyle w:val="CommentText"/>
      </w:pPr>
    </w:p>
  </w:comment>
  <w:comment w:id="239" w:author="Anderson, Tavis - REE-ARS" w:date="2024-11-13T12:43:00Z" w:initials="MOU">
    <w:p w14:paraId="466F950D" w14:textId="77777777" w:rsidR="007D0F5E" w:rsidRDefault="007D0F5E" w:rsidP="007D0F5E">
      <w:r>
        <w:rPr>
          <w:rStyle w:val="CommentReference"/>
        </w:rPr>
        <w:annotationRef/>
      </w:r>
      <w:r>
        <w:rPr>
          <w:rFonts w:asciiTheme="minorHAnsi" w:eastAsiaTheme="minorHAnsi" w:hAnsiTheme="minorHAnsi" w:cstheme="minorBidi"/>
          <w:sz w:val="20"/>
          <w:szCs w:val="20"/>
          <w:lang w:eastAsia="en-US"/>
        </w:rPr>
        <w:t>If you do the A(H1N1)… then it has to be consistent throughout. I deleted here, because all prior subtype usage is H1N1. Similarly, you can drop the H1N1v unless it is necessary or if you define it somewhere</w:t>
      </w:r>
    </w:p>
  </w:comment>
  <w:comment w:id="246" w:author="SIMON Gaelle" w:date="2024-11-29T17:02:00Z" w:initials="SG">
    <w:p w14:paraId="7B67B662" w14:textId="23E8EDEA" w:rsidR="00483367" w:rsidRPr="00483367" w:rsidRDefault="00483367" w:rsidP="00483367">
      <w:pPr>
        <w:pStyle w:val="JRPresumetitre"/>
        <w:spacing w:before="0" w:after="0" w:line="240" w:lineRule="auto"/>
        <w:ind w:left="709" w:hanging="709"/>
        <w:jc w:val="both"/>
        <w:rPr>
          <w:rFonts w:asciiTheme="minorHAnsi" w:hAnsiTheme="minorHAnsi" w:cstheme="minorHAnsi"/>
          <w:b w:val="0"/>
          <w:sz w:val="20"/>
        </w:rPr>
      </w:pPr>
      <w:r>
        <w:rPr>
          <w:rStyle w:val="CommentReference"/>
        </w:rPr>
        <w:annotationRef/>
      </w:r>
      <w:r w:rsidR="009B17F0">
        <w:rPr>
          <w:rFonts w:asciiTheme="minorHAnsi" w:hAnsiTheme="minorHAnsi" w:cstheme="minorHAnsi"/>
          <w:b w:val="0"/>
          <w:sz w:val="20"/>
          <w:lang w:val="en-US"/>
        </w:rPr>
        <w:t xml:space="preserve">It is not peer-reviewed published yet, but maybe you can provide this reference: </w:t>
      </w:r>
      <w:r w:rsidRPr="00483367">
        <w:rPr>
          <w:rFonts w:asciiTheme="minorHAnsi" w:hAnsiTheme="minorHAnsi" w:cstheme="minorHAnsi"/>
          <w:b w:val="0"/>
          <w:sz w:val="20"/>
          <w:lang w:val="en-US"/>
        </w:rPr>
        <w:t xml:space="preserve">Simon G., Bernard-Stoecklin S., Behillil S., Hervé S., Donati F., Enouf V., Briand F.-X., Thibault V., Fillatre P., Pivette M., Conan G., Rose N., van der Werf S. 2022. </w:t>
      </w:r>
      <w:r w:rsidRPr="00483367">
        <w:rPr>
          <w:rFonts w:asciiTheme="minorHAnsi" w:hAnsiTheme="minorHAnsi" w:cstheme="minorHAnsi"/>
          <w:b w:val="0"/>
          <w:sz w:val="20"/>
        </w:rPr>
        <w:t xml:space="preserve">[Cas d'infection humaine par un virus influenza porcin de sous-type H1N2 ayant émergé chez le porc en 2020 en France métropolitaine.] </w:t>
      </w:r>
      <w:r w:rsidRPr="00483367">
        <w:rPr>
          <w:rStyle w:val="Strong"/>
          <w:rFonts w:asciiTheme="minorHAnsi" w:hAnsiTheme="minorHAnsi" w:cstheme="minorHAnsi"/>
          <w:color w:val="555555"/>
          <w:sz w:val="20"/>
          <w:shd w:val="clear" w:color="auto" w:fill="FFFFFF"/>
        </w:rPr>
        <w:t>Virologie 26(2):110-202. P102. doi:10.1684/vir.2022.0942</w:t>
      </w:r>
    </w:p>
    <w:p w14:paraId="5034DE8E" w14:textId="3BEA0B8C" w:rsidR="00483367" w:rsidRPr="00483367" w:rsidRDefault="00483367" w:rsidP="00483367">
      <w:pPr>
        <w:pStyle w:val="JRPresumetitre"/>
        <w:spacing w:before="0" w:after="0" w:line="240" w:lineRule="auto"/>
        <w:ind w:left="709" w:hanging="709"/>
        <w:jc w:val="both"/>
        <w:rPr>
          <w:rFonts w:ascii="Times New Roman" w:hAnsi="Times New Roman"/>
          <w:b w:val="0"/>
          <w:sz w:val="22"/>
          <w:szCs w:val="22"/>
        </w:rPr>
      </w:pPr>
      <w:hyperlink r:id="rId3" w:history="1">
        <w:r w:rsidRPr="00483367">
          <w:rPr>
            <w:rStyle w:val="Hyperlink"/>
            <w:rFonts w:asciiTheme="minorHAnsi" w:hAnsiTheme="minorHAnsi" w:cstheme="minorHAnsi"/>
            <w:sz w:val="20"/>
          </w:rPr>
          <w:t>vir-322438-52716-seances_plenieres_et_conferences._abstracts-44262-u.pdf (jle.com)</w:t>
        </w:r>
      </w:hyperlink>
    </w:p>
  </w:comment>
  <w:comment w:id="235" w:author="Mollett, Ben" w:date="2024-11-29T10:29:00Z" w:initials="MB">
    <w:p w14:paraId="388D0A13" w14:textId="77777777" w:rsidR="00250463" w:rsidRDefault="00250463" w:rsidP="00AB089F">
      <w:pPr>
        <w:pStyle w:val="CommentText"/>
      </w:pPr>
      <w:r>
        <w:rPr>
          <w:rStyle w:val="CommentReference"/>
        </w:rPr>
        <w:annotationRef/>
      </w:r>
      <w:r>
        <w:t xml:space="preserve">As you have listed most cases you should reference 1B.1.1 (just don’t use the sub clades?)https://www.eurosurveillance.org/content/10.2807/1560-7917.ES.2024.29.3.2400002 </w:t>
      </w:r>
    </w:p>
  </w:comment>
  <w:comment w:id="236" w:author="Coggon, Amelia Charlotte" w:date="2024-12-08T14:09:00Z" w:initials="AC">
    <w:p w14:paraId="323A3304" w14:textId="77777777" w:rsidR="00DA0B9F" w:rsidRDefault="00DA0B9F" w:rsidP="00DA0B9F">
      <w:r>
        <w:rPr>
          <w:rStyle w:val="CommentReference"/>
        </w:rPr>
        <w:annotationRef/>
      </w:r>
      <w:r>
        <w:rPr>
          <w:rFonts w:asciiTheme="minorHAnsi" w:eastAsiaTheme="minorHAnsi" w:hAnsiTheme="minorHAnsi" w:cstheme="minorBidi"/>
          <w:color w:val="000000"/>
          <w:sz w:val="20"/>
          <w:szCs w:val="20"/>
          <w:lang w:eastAsia="en-US"/>
        </w:rPr>
        <w:t>Though this was in 2023 and para until Sept 21</w:t>
      </w:r>
    </w:p>
  </w:comment>
  <w:comment w:id="256" w:author="Ian Brown" w:date="2024-11-25T15:32:00Z" w:initials="IB">
    <w:p w14:paraId="7F3129E1" w14:textId="60AA3141" w:rsidR="00FF2079" w:rsidRDefault="00FF2079" w:rsidP="00FF2079">
      <w:pPr>
        <w:pStyle w:val="CommentText"/>
      </w:pPr>
      <w:r>
        <w:rPr>
          <w:rStyle w:val="CommentReference"/>
        </w:rPr>
        <w:annotationRef/>
      </w:r>
      <w:r>
        <w:t>Also high throughput farms/integrations that support long term maintenance of virus</w:t>
      </w:r>
    </w:p>
  </w:comment>
  <w:comment w:id="261" w:author="Anderson, Tavis - REE-ARS" w:date="2024-11-13T12:57:00Z" w:initials="MOU">
    <w:p w14:paraId="10E5E09B" w14:textId="77777777" w:rsidR="00FD3F33" w:rsidRDefault="00FD3F33" w:rsidP="00FD3F33">
      <w:r>
        <w:rPr>
          <w:rStyle w:val="CommentReference"/>
        </w:rPr>
        <w:annotationRef/>
      </w:r>
      <w:r>
        <w:rPr>
          <w:rFonts w:asciiTheme="minorHAnsi" w:eastAsiaTheme="minorHAnsi" w:hAnsiTheme="minorHAnsi" w:cstheme="minorBidi"/>
          <w:sz w:val="20"/>
          <w:szCs w:val="20"/>
          <w:lang w:eastAsia="en-US"/>
        </w:rPr>
        <w:t>General comment, your sentence was/had a “negative vibe” -&gt; flip it around and say, we think we can do this and it’ll make things better! It’s an easier read than “all the current vaccines are pretty shitty because it takes a long time to make and approve cvvs.”</w:t>
      </w:r>
    </w:p>
  </w:comment>
  <w:comment w:id="263" w:author="SIMON Gaelle" w:date="2024-11-29T19:22:00Z" w:initials="SG">
    <w:p w14:paraId="1C1C45E2" w14:textId="754EE1A3" w:rsidR="009B17F0" w:rsidRDefault="009B17F0">
      <w:pPr>
        <w:pStyle w:val="CommentText"/>
      </w:pPr>
      <w:r>
        <w:rPr>
          <w:rStyle w:val="CommentReference"/>
        </w:rPr>
        <w:annotationRef/>
      </w:r>
      <w:r w:rsidR="002960DF">
        <w:t xml:space="preserve">CVV strains, human vaccine strains, as well as </w:t>
      </w:r>
      <w:r>
        <w:t>“Swine vaccine seed strains” used in the study should be listed/presented here</w:t>
      </w:r>
      <w:r w:rsidR="002960DF">
        <w:t xml:space="preserve">, with information on HA clade (here or in a supplementary Table) </w:t>
      </w:r>
    </w:p>
    <w:p w14:paraId="6E3314AF" w14:textId="1CAB7793" w:rsidR="002960DF" w:rsidRDefault="002960DF">
      <w:pPr>
        <w:pStyle w:val="CommentText"/>
      </w:pPr>
      <w:r>
        <w:t>Give also the list of “Swine test viruses”, with HA clade and accession numbers</w:t>
      </w:r>
    </w:p>
  </w:comment>
  <w:comment w:id="279" w:author="CHIAPPONI CHIARA" w:date="2024-11-26T10:07:00Z" w:initials="CC">
    <w:p w14:paraId="1B903342" w14:textId="3C2E2905" w:rsidR="001C07F9" w:rsidRDefault="001C07F9">
      <w:pPr>
        <w:pStyle w:val="CommentText"/>
        <w:rPr>
          <w:noProof/>
        </w:rPr>
      </w:pPr>
      <w:r>
        <w:rPr>
          <w:rStyle w:val="CommentReference"/>
        </w:rPr>
        <w:annotationRef/>
      </w:r>
      <w:r>
        <w:rPr>
          <w:noProof/>
        </w:rPr>
        <w:t>I think this part should be more detailed. Were the viruses purified by ultracentrifigation? or do you mean that virus pellets were resuspended after liophylization?:</w:t>
      </w:r>
    </w:p>
    <w:p w14:paraId="681691DE" w14:textId="4D499970" w:rsidR="001C07F9" w:rsidRDefault="001C07F9">
      <w:pPr>
        <w:pStyle w:val="CommentText"/>
      </w:pPr>
    </w:p>
  </w:comment>
  <w:comment w:id="288" w:author="CHIAPPONI CHIARA" w:date="2024-11-26T10:05:00Z" w:initials="CC">
    <w:p w14:paraId="0B848D9F" w14:textId="0D626C97" w:rsidR="001C07F9" w:rsidRDefault="001C07F9">
      <w:pPr>
        <w:pStyle w:val="CommentText"/>
      </w:pPr>
      <w:r>
        <w:rPr>
          <w:rStyle w:val="CommentReference"/>
        </w:rPr>
        <w:annotationRef/>
      </w:r>
      <w:r>
        <w:rPr>
          <w:noProof/>
        </w:rPr>
        <w:t>-70°C</w:t>
      </w:r>
    </w:p>
  </w:comment>
  <w:comment w:id="290" w:author="Anderson, Tavis - REE-ARS" w:date="2024-11-13T13:08:00Z" w:initials="MOU">
    <w:p w14:paraId="43E29B53" w14:textId="4ABE190D" w:rsidR="00083362" w:rsidRDefault="00083362" w:rsidP="00083362">
      <w:r>
        <w:rPr>
          <w:rStyle w:val="CommentReference"/>
        </w:rPr>
        <w:annotationRef/>
      </w:r>
      <w:r>
        <w:rPr>
          <w:rFonts w:asciiTheme="minorHAnsi" w:eastAsiaTheme="minorHAnsi" w:hAnsiTheme="minorHAnsi" w:cstheme="minorBidi"/>
          <w:sz w:val="20"/>
          <w:szCs w:val="20"/>
          <w:lang w:eastAsia="en-US"/>
        </w:rPr>
        <w:t>Never bother to talk about trimming, doesn’t change much for the phylogenetic stuff, as you’ve aligned with mafft. You can mention trimming to the coding region for the amino acid comparison stuff = makes more sense there</w:t>
      </w:r>
    </w:p>
  </w:comment>
  <w:comment w:id="292" w:author="SIMON Gaelle" w:date="2024-11-29T17:11:00Z" w:initials="SG">
    <w:p w14:paraId="28F76219" w14:textId="6DC0097E" w:rsidR="00B565F5" w:rsidRDefault="00B565F5">
      <w:pPr>
        <w:pStyle w:val="CommentText"/>
      </w:pPr>
      <w:r>
        <w:rPr>
          <w:rStyle w:val="CommentReference"/>
        </w:rPr>
        <w:annotationRef/>
      </w:r>
      <w:r>
        <w:t xml:space="preserve">HA? or H1? </w:t>
      </w:r>
    </w:p>
    <w:p w14:paraId="1B47F0E0" w14:textId="5117094C" w:rsidR="00B565F5" w:rsidRDefault="00B565F5">
      <w:pPr>
        <w:pStyle w:val="CommentText"/>
      </w:pPr>
      <w:r>
        <w:t>Or “HA1” considering you only used the first part of the HA sequence but not the full/entire HA sequence? Should be clarified.</w:t>
      </w:r>
    </w:p>
  </w:comment>
  <w:comment w:id="295" w:author="SIMON Gaelle" w:date="2024-11-29T17:19:00Z" w:initials="SG">
    <w:p w14:paraId="1483EEAE" w14:textId="58851A5D" w:rsidR="00963BD2" w:rsidRDefault="00963BD2">
      <w:pPr>
        <w:pStyle w:val="CommentText"/>
      </w:pPr>
      <w:r>
        <w:rPr>
          <w:rStyle w:val="CommentReference"/>
        </w:rPr>
        <w:annotationRef/>
      </w:r>
      <w:r>
        <w:t>Or “H1 clades”</w:t>
      </w:r>
    </w:p>
  </w:comment>
  <w:comment w:id="298" w:author="SIMON Gaelle" w:date="2024-11-29T17:15:00Z" w:initials="SG">
    <w:p w14:paraId="7D2B9F2A" w14:textId="07E6577E" w:rsidR="00B565F5" w:rsidRDefault="00B565F5">
      <w:pPr>
        <w:pStyle w:val="CommentText"/>
      </w:pPr>
      <w:r>
        <w:rPr>
          <w:rStyle w:val="CommentReference"/>
        </w:rPr>
        <w:annotationRef/>
      </w:r>
      <w:r>
        <w:t>? when?</w:t>
      </w:r>
    </w:p>
    <w:p w14:paraId="42365220" w14:textId="097F8C07" w:rsidR="00B565F5" w:rsidRDefault="00B565F5">
      <w:pPr>
        <w:pStyle w:val="CommentText"/>
      </w:pPr>
      <w:r>
        <w:t>should be better to give the date (as clades are changing fast)</w:t>
      </w:r>
    </w:p>
  </w:comment>
  <w:comment w:id="307" w:author="SIMON Gaelle" w:date="2024-11-29T17:19:00Z" w:initials="SG">
    <w:p w14:paraId="2CAEDA52" w14:textId="085352D2" w:rsidR="00B565F5" w:rsidRDefault="00B565F5">
      <w:pPr>
        <w:pStyle w:val="CommentText"/>
      </w:pPr>
      <w:r>
        <w:rPr>
          <w:rStyle w:val="CommentReference"/>
        </w:rPr>
        <w:annotationRef/>
      </w:r>
      <w:r>
        <w:t>in total letters as for ANSES behind?</w:t>
      </w:r>
    </w:p>
  </w:comment>
  <w:comment w:id="301" w:author="SIMON Gaelle" w:date="2024-11-29T19:37:00Z" w:initials="SG">
    <w:p w14:paraId="4AE551A6" w14:textId="3BFE5391" w:rsidR="002960DF" w:rsidRDefault="002960DF">
      <w:pPr>
        <w:pStyle w:val="CommentText"/>
      </w:pPr>
      <w:r>
        <w:rPr>
          <w:rStyle w:val="CommentReference"/>
        </w:rPr>
        <w:annotationRef/>
      </w:r>
      <w:r>
        <w:t>I suggest to give the list of swine anti-sera (with strain name, subtype and HA clade) in a Supp file (for ferret anti-sera strains are given in the text)</w:t>
      </w:r>
    </w:p>
  </w:comment>
  <w:comment w:id="318" w:author="Anderson, Tavis - REE-ARS" w:date="2024-11-13T13:14:00Z" w:initials="MOU">
    <w:p w14:paraId="6D903073" w14:textId="77777777" w:rsidR="00D56FA7" w:rsidRDefault="00D56FA7" w:rsidP="00D56FA7">
      <w:r>
        <w:rPr>
          <w:rStyle w:val="CommentReference"/>
        </w:rPr>
        <w:annotationRef/>
      </w:r>
      <w:r>
        <w:rPr>
          <w:rFonts w:asciiTheme="minorHAnsi" w:eastAsiaTheme="minorHAnsi" w:hAnsiTheme="minorHAnsi" w:cstheme="minorBidi"/>
          <w:sz w:val="20"/>
          <w:szCs w:val="20"/>
          <w:lang w:eastAsia="en-US"/>
        </w:rPr>
        <w:t>all this is monovalent serum generation, right?</w:t>
      </w:r>
    </w:p>
  </w:comment>
  <w:comment w:id="319" w:author="Anderson, Tavis - REE-ARS" w:date="2024-11-13T13:20:00Z" w:initials="MOU">
    <w:p w14:paraId="108190EE" w14:textId="77777777" w:rsidR="005F33F5" w:rsidRDefault="005F33F5" w:rsidP="005F33F5">
      <w:r>
        <w:rPr>
          <w:rStyle w:val="CommentReference"/>
        </w:rPr>
        <w:annotationRef/>
      </w:r>
      <w:r>
        <w:rPr>
          <w:rFonts w:asciiTheme="minorHAnsi" w:eastAsiaTheme="minorHAnsi" w:hAnsiTheme="minorHAnsi" w:cstheme="minorBidi"/>
          <w:sz w:val="20"/>
          <w:szCs w:val="20"/>
          <w:lang w:eastAsia="en-US"/>
        </w:rPr>
        <w:t>I see a mention of polyvalent in a figure heading (I think), so would be good to clarify</w:t>
      </w:r>
    </w:p>
  </w:comment>
  <w:comment w:id="320" w:author="Coggon, Amelia Charlotte" w:date="2024-11-16T17:08:00Z" w:initials="AC">
    <w:p w14:paraId="44D0FF32" w14:textId="77777777" w:rsidR="008B7B3F" w:rsidRDefault="008B7B3F" w:rsidP="008B7B3F">
      <w:r>
        <w:rPr>
          <w:rStyle w:val="CommentReference"/>
        </w:rPr>
        <w:annotationRef/>
      </w:r>
      <w:r>
        <w:rPr>
          <w:rFonts w:asciiTheme="minorHAnsi" w:eastAsiaTheme="minorHAnsi" w:hAnsiTheme="minorHAnsi" w:cstheme="minorBidi"/>
          <w:color w:val="000000"/>
          <w:sz w:val="20"/>
          <w:szCs w:val="20"/>
          <w:lang w:eastAsia="en-US"/>
        </w:rPr>
        <w:t>Nicola/Gaël?</w:t>
      </w:r>
    </w:p>
  </w:comment>
  <w:comment w:id="321" w:author="Ian Brown" w:date="2024-11-25T15:37:00Z" w:initials="IB">
    <w:p w14:paraId="3A6C7816" w14:textId="77777777" w:rsidR="00FF2079" w:rsidRDefault="00FF2079" w:rsidP="00FF2079">
      <w:pPr>
        <w:pStyle w:val="CommentText"/>
      </w:pPr>
      <w:r>
        <w:rPr>
          <w:rStyle w:val="CommentReference"/>
        </w:rPr>
        <w:annotationRef/>
      </w:r>
      <w:r>
        <w:t>Monovalent</w:t>
      </w:r>
    </w:p>
  </w:comment>
  <w:comment w:id="322" w:author="HERVE Severine" w:date="2024-11-28T17:53:00Z" w:initials="HS">
    <w:p w14:paraId="39A78236" w14:textId="77777777" w:rsidR="00681E27" w:rsidRDefault="00681E27">
      <w:pPr>
        <w:pStyle w:val="CommentText"/>
      </w:pPr>
      <w:r>
        <w:rPr>
          <w:rStyle w:val="CommentReference"/>
        </w:rPr>
        <w:annotationRef/>
      </w:r>
      <w:r>
        <w:t>Monovalent for the French sera</w:t>
      </w:r>
    </w:p>
  </w:comment>
  <w:comment w:id="323" w:author="SIMON Gaelle" w:date="2024-11-29T17:22:00Z" w:initials="SG">
    <w:p w14:paraId="15E1FCD6" w14:textId="5A75D19C" w:rsidR="00963BD2" w:rsidRDefault="00963BD2">
      <w:pPr>
        <w:pStyle w:val="CommentText"/>
      </w:pPr>
      <w:r>
        <w:rPr>
          <w:rStyle w:val="CommentReference"/>
        </w:rPr>
        <w:annotationRef/>
      </w:r>
      <w:r>
        <w:t>Yes all sera produced and provided by ANSES were monovalent</w:t>
      </w:r>
      <w:r w:rsidR="00EE1889">
        <w:t>, i.e. they contain antibodies against only one virus strain. (but they are polyclonal)</w:t>
      </w:r>
    </w:p>
  </w:comment>
  <w:comment w:id="324" w:author="SIMON Gaelle" w:date="2024-11-29T19:39:00Z" w:initials="SG">
    <w:p w14:paraId="2F4C1147" w14:textId="27ABC25D" w:rsidR="002960DF" w:rsidRDefault="002960DF">
      <w:pPr>
        <w:pStyle w:val="CommentText"/>
      </w:pPr>
      <w:r>
        <w:rPr>
          <w:rStyle w:val="CommentReference"/>
        </w:rPr>
        <w:annotationRef/>
      </w:r>
      <w:r>
        <w:t>Give the strain names in a Supp file, together with subtypes and HA clades?</w:t>
      </w:r>
    </w:p>
  </w:comment>
  <w:comment w:id="352" w:author="Anderson, Tavis - REE-ARS" w:date="2024-11-13T13:45:00Z" w:initials="MOU">
    <w:p w14:paraId="2C5E6EEA" w14:textId="6C329BD9" w:rsidR="005B63F9" w:rsidRDefault="005B63F9" w:rsidP="005B63F9">
      <w:r>
        <w:rPr>
          <w:rStyle w:val="CommentReference"/>
        </w:rPr>
        <w:annotationRef/>
      </w:r>
      <w:r>
        <w:rPr>
          <w:rFonts w:asciiTheme="minorHAnsi" w:eastAsiaTheme="minorHAnsi" w:hAnsiTheme="minorHAnsi" w:cstheme="minorBidi"/>
          <w:sz w:val="20"/>
          <w:szCs w:val="20"/>
          <w:lang w:eastAsia="en-US"/>
        </w:rPr>
        <w:t>Not a big deal, but turkey at usda (generally)</w:t>
      </w:r>
    </w:p>
  </w:comment>
  <w:comment w:id="357" w:author="Anderson, Tavis - REE-ARS" w:date="2024-11-13T13:45:00Z" w:initials="MOU">
    <w:p w14:paraId="54CBC6A9" w14:textId="77777777" w:rsidR="00023310" w:rsidRDefault="00023310" w:rsidP="00023310">
      <w:r>
        <w:rPr>
          <w:rStyle w:val="CommentReference"/>
        </w:rPr>
        <w:annotationRef/>
      </w:r>
      <w:r>
        <w:rPr>
          <w:rFonts w:asciiTheme="minorHAnsi" w:eastAsiaTheme="minorHAnsi" w:hAnsiTheme="minorHAnsi" w:cstheme="minorBidi"/>
          <w:sz w:val="20"/>
          <w:szCs w:val="20"/>
          <w:lang w:eastAsia="en-US"/>
        </w:rPr>
        <w:t>Not a big deal, but turkey at usda (generally)</w:t>
      </w:r>
    </w:p>
  </w:comment>
  <w:comment w:id="355" w:author="Baker, Amy - REE-ARS" w:date="2024-12-10T16:36:00Z" w:initials="AB">
    <w:p w14:paraId="28911A69" w14:textId="77777777" w:rsidR="00023310" w:rsidRDefault="00023310" w:rsidP="00023310">
      <w:r>
        <w:rPr>
          <w:rStyle w:val="CommentReference"/>
        </w:rPr>
        <w:annotationRef/>
      </w:r>
      <w:r>
        <w:rPr>
          <w:rFonts w:asciiTheme="minorHAnsi" w:eastAsiaTheme="minorHAnsi" w:hAnsiTheme="minorHAnsi" w:cstheme="minorBidi"/>
          <w:color w:val="000000"/>
          <w:sz w:val="20"/>
          <w:szCs w:val="20"/>
          <w:lang w:eastAsia="en-US"/>
        </w:rPr>
        <w:t>This is for the HI in the OFFLU reports. Not sure who did the Europe swine vaccine HI and M&amp;M for that piece.</w:t>
      </w:r>
    </w:p>
  </w:comment>
  <w:comment w:id="358" w:author="SIMON Gaelle" w:date="2024-11-29T17:25:00Z" w:initials="SG">
    <w:p w14:paraId="356B66E4" w14:textId="6A84C633" w:rsidR="00963BD2" w:rsidRDefault="00963BD2">
      <w:pPr>
        <w:pStyle w:val="CommentText"/>
      </w:pPr>
      <w:r>
        <w:rPr>
          <w:rStyle w:val="CommentReference"/>
        </w:rPr>
        <w:annotationRef/>
      </w:r>
      <w:r>
        <w:t>Turkey red blood cells first, then chicken red blood cells? Right?</w:t>
      </w:r>
    </w:p>
  </w:comment>
  <w:comment w:id="367" w:author="CHIAPPONI CHIARA" w:date="2024-11-26T20:12:00Z" w:initials="CC">
    <w:p w14:paraId="52B91AB9" w14:textId="17B3DA6A" w:rsidR="00512A25" w:rsidRDefault="00512A25">
      <w:pPr>
        <w:pStyle w:val="CommentText"/>
      </w:pPr>
      <w:r>
        <w:rPr>
          <w:rStyle w:val="CommentReference"/>
        </w:rPr>
        <w:annotationRef/>
      </w:r>
      <w:r>
        <w:rPr>
          <w:noProof/>
        </w:rPr>
        <w:t>more details or reference of this treatment</w:t>
      </w:r>
    </w:p>
  </w:comment>
  <w:comment w:id="376" w:author="Coggon, Amelia Charlotte" w:date="2024-12-15T16:09:00Z" w:initials="AC">
    <w:p w14:paraId="0154FB2E" w14:textId="77777777" w:rsidR="00C64865" w:rsidRDefault="00C64865" w:rsidP="00C64865">
      <w:r>
        <w:rPr>
          <w:rStyle w:val="CommentReference"/>
        </w:rPr>
        <w:annotationRef/>
      </w:r>
      <w:r>
        <w:rPr>
          <w:rFonts w:asciiTheme="minorHAnsi" w:eastAsiaTheme="minorHAnsi" w:hAnsiTheme="minorHAnsi" w:cstheme="minorBidi"/>
          <w:color w:val="000000"/>
          <w:sz w:val="20"/>
          <w:szCs w:val="20"/>
          <w:lang w:eastAsia="en-US"/>
        </w:rPr>
        <w:t>Actually this is only H3 viruses?</w:t>
      </w:r>
    </w:p>
  </w:comment>
  <w:comment w:id="386" w:author="Anderson, Tavis - REE-ARS" w:date="2024-11-13T13:49:00Z" w:initials="MOU">
    <w:p w14:paraId="5CED2E40" w14:textId="0C0D5559" w:rsidR="002240E9" w:rsidRDefault="002240E9" w:rsidP="002240E9">
      <w:r>
        <w:rPr>
          <w:rStyle w:val="CommentReference"/>
        </w:rPr>
        <w:annotationRef/>
      </w:r>
      <w:r>
        <w:rPr>
          <w:rFonts w:asciiTheme="minorHAnsi" w:eastAsiaTheme="minorHAnsi" w:hAnsiTheme="minorHAnsi" w:cstheme="minorBidi"/>
          <w:sz w:val="20"/>
          <w:szCs w:val="20"/>
          <w:lang w:eastAsia="en-US"/>
        </w:rPr>
        <w:t>Nice one!</w:t>
      </w:r>
    </w:p>
  </w:comment>
  <w:comment w:id="391" w:author="Ian Brown" w:date="2024-11-25T15:42:00Z" w:initials="IB">
    <w:p w14:paraId="3C665555" w14:textId="77777777" w:rsidR="00E12D72" w:rsidRDefault="00E12D72" w:rsidP="00E12D72">
      <w:pPr>
        <w:pStyle w:val="CommentText"/>
      </w:pPr>
      <w:r>
        <w:rPr>
          <w:rStyle w:val="CommentReference"/>
        </w:rPr>
        <w:annotationRef/>
      </w:r>
      <w:r>
        <w:t>Need a caveat in discussion that the swine immune response may not discriminate in the same way as that of humans</w:t>
      </w:r>
    </w:p>
  </w:comment>
  <w:comment w:id="392" w:author="Coggon, Amelia Charlotte" w:date="2024-12-08T14:19:00Z" w:initials="AC">
    <w:p w14:paraId="29AE6144" w14:textId="77777777" w:rsidR="00A37702" w:rsidRDefault="00A37702" w:rsidP="00A37702">
      <w:r>
        <w:rPr>
          <w:rStyle w:val="CommentReference"/>
        </w:rPr>
        <w:annotationRef/>
      </w:r>
      <w:r>
        <w:rPr>
          <w:rFonts w:asciiTheme="minorHAnsi" w:eastAsiaTheme="minorHAnsi" w:hAnsiTheme="minorHAnsi" w:cstheme="minorBidi"/>
          <w:color w:val="000000"/>
          <w:sz w:val="20"/>
          <w:szCs w:val="20"/>
          <w:lang w:eastAsia="en-US"/>
        </w:rPr>
        <w:t>But its based on ferrets and we then show ferrets and swine are similar</w:t>
      </w:r>
    </w:p>
  </w:comment>
  <w:comment w:id="400" w:author="Pekosz, Andrew" w:date="2024-11-17T14:13:00Z" w:initials="AP">
    <w:p w14:paraId="1A0D776A" w14:textId="02595F93" w:rsidR="00A1489C" w:rsidRDefault="00A1489C" w:rsidP="00A1489C">
      <w:pPr>
        <w:pStyle w:val="CommentText"/>
      </w:pPr>
      <w:r>
        <w:rPr>
          <w:rStyle w:val="CommentReference"/>
        </w:rPr>
        <w:annotationRef/>
      </w:r>
      <w:r>
        <w:t xml:space="preserve">In case you need information on human subjects , this is the minimum that most journals usually ask for. </w:t>
      </w:r>
    </w:p>
  </w:comment>
  <w:comment w:id="403" w:author="HERVE Severine" w:date="2024-11-29T09:07:00Z" w:initials="HS">
    <w:p w14:paraId="5BF20F59" w14:textId="255A1D07" w:rsidR="00681E27" w:rsidRDefault="00681E27">
      <w:pPr>
        <w:pStyle w:val="CommentText"/>
      </w:pPr>
      <w:r>
        <w:rPr>
          <w:rStyle w:val="CommentReference"/>
        </w:rPr>
        <w:annotationRef/>
      </w:r>
      <w:r>
        <w:t>Is the title appropriate? This section focus on HA clades circulating in pigs.</w:t>
      </w:r>
    </w:p>
  </w:comment>
  <w:comment w:id="404" w:author="SIMON Gaelle" w:date="2024-11-29T17:50:00Z" w:initials="SG">
    <w:p w14:paraId="7224A9B7" w14:textId="21F7E574" w:rsidR="00BE2DC1" w:rsidRDefault="00BE2DC1">
      <w:pPr>
        <w:pStyle w:val="CommentText"/>
      </w:pPr>
      <w:r>
        <w:rPr>
          <w:rStyle w:val="CommentReference"/>
        </w:rPr>
        <w:annotationRef/>
      </w:r>
      <w:r>
        <w:t>And this is not “current” as this section gives the H1/H3 lineages detected from 2010 to 2020.</w:t>
      </w:r>
    </w:p>
  </w:comment>
  <w:comment w:id="405" w:author="SIMON Gaelle" w:date="2024-11-29T19:41:00Z" w:initials="SG">
    <w:p w14:paraId="34A2E404" w14:textId="6E353E7C" w:rsidR="002960DF" w:rsidRDefault="002960DF">
      <w:pPr>
        <w:pStyle w:val="CommentText"/>
      </w:pPr>
      <w:r>
        <w:rPr>
          <w:rStyle w:val="CommentReference"/>
        </w:rPr>
        <w:annotationRef/>
      </w:r>
      <w:r>
        <w:t xml:space="preserve">See below, I suggest to combine </w:t>
      </w:r>
      <w:r w:rsidR="006319D2">
        <w:t>this section with the next one</w:t>
      </w:r>
    </w:p>
  </w:comment>
  <w:comment w:id="414" w:author="HERVE Severine" w:date="2024-11-29T08:46:00Z" w:initials="HS">
    <w:p w14:paraId="7E5736EA" w14:textId="0D271E40" w:rsidR="00681E27" w:rsidRDefault="00681E27">
      <w:pPr>
        <w:pStyle w:val="CommentText"/>
      </w:pPr>
      <w:r>
        <w:rPr>
          <w:rStyle w:val="CommentReference"/>
        </w:rPr>
        <w:annotationRef/>
      </w:r>
      <w:r>
        <w:t xml:space="preserve">Why 2021 in the title of the article if data ends in 2020? </w:t>
      </w:r>
    </w:p>
  </w:comment>
  <w:comment w:id="415" w:author="SIMON Gaelle" w:date="2024-11-29T19:40:00Z" w:initials="SG">
    <w:p w14:paraId="26DE324D" w14:textId="7D7519B4" w:rsidR="002960DF" w:rsidRDefault="002960DF">
      <w:pPr>
        <w:pStyle w:val="CommentText"/>
      </w:pPr>
      <w:r>
        <w:rPr>
          <w:rStyle w:val="CommentReference"/>
        </w:rPr>
        <w:annotationRef/>
      </w:r>
      <w:r>
        <w:t>The title has to be modified</w:t>
      </w:r>
    </w:p>
  </w:comment>
  <w:comment w:id="416" w:author="Coggon, Amelia Charlotte" w:date="2024-12-08T14:36:00Z" w:initials="AC">
    <w:p w14:paraId="4BD66203" w14:textId="77777777" w:rsidR="00C4450A" w:rsidRDefault="00C4450A" w:rsidP="00C4450A">
      <w:r>
        <w:rPr>
          <w:rStyle w:val="CommentReference"/>
        </w:rPr>
        <w:annotationRef/>
      </w:r>
      <w:r>
        <w:rPr>
          <w:rFonts w:asciiTheme="minorHAnsi" w:eastAsiaTheme="minorHAnsi" w:hAnsiTheme="minorHAnsi" w:cstheme="minorBidi"/>
          <w:color w:val="000000"/>
          <w:sz w:val="20"/>
          <w:szCs w:val="20"/>
          <w:lang w:eastAsia="en-US"/>
        </w:rPr>
        <w:t>Changed to 2020 inclusive for clarity</w:t>
      </w:r>
    </w:p>
  </w:comment>
  <w:comment w:id="425" w:author="Anderson, Tavis - REE-ARS" w:date="2024-11-13T13:50:00Z" w:initials="MOU">
    <w:p w14:paraId="37FC040A" w14:textId="2A93B881" w:rsidR="00845BE2" w:rsidRDefault="00845BE2" w:rsidP="00845BE2">
      <w:r>
        <w:rPr>
          <w:rStyle w:val="CommentReference"/>
        </w:rPr>
        <w:annotationRef/>
      </w:r>
      <w:r>
        <w:rPr>
          <w:rFonts w:asciiTheme="minorHAnsi" w:eastAsiaTheme="minorHAnsi" w:hAnsiTheme="minorHAnsi" w:cstheme="minorBidi"/>
          <w:sz w:val="20"/>
          <w:szCs w:val="20"/>
          <w:lang w:eastAsia="en-US"/>
        </w:rPr>
        <w:t>Not a big fan of temporospatial… I like it simple!</w:t>
      </w:r>
    </w:p>
  </w:comment>
  <w:comment w:id="431" w:author="Anderson, Tavis - REE-ARS" w:date="2024-11-13T13:51:00Z" w:initials="MOU">
    <w:p w14:paraId="51ADFB3F" w14:textId="77777777" w:rsidR="00845BE2" w:rsidRDefault="00845BE2" w:rsidP="00845BE2">
      <w:r>
        <w:rPr>
          <w:rStyle w:val="CommentReference"/>
        </w:rPr>
        <w:annotationRef/>
      </w:r>
      <w:r>
        <w:rPr>
          <w:rFonts w:asciiTheme="minorHAnsi" w:eastAsiaTheme="minorHAnsi" w:hAnsiTheme="minorHAnsi" w:cstheme="minorBidi"/>
          <w:sz w:val="20"/>
          <w:szCs w:val="20"/>
          <w:lang w:eastAsia="en-US"/>
        </w:rPr>
        <w:t>Prevalence = can’t be calculated, go with detection frequency</w:t>
      </w:r>
    </w:p>
  </w:comment>
  <w:comment w:id="436" w:author="Mollett, Ben" w:date="2024-11-29T10:37:00Z" w:initials="MB">
    <w:p w14:paraId="0E495630" w14:textId="77777777" w:rsidR="006D674C" w:rsidRDefault="006D674C" w:rsidP="006D674C">
      <w:pPr>
        <w:pStyle w:val="CommentText"/>
      </w:pPr>
      <w:r>
        <w:rPr>
          <w:rStyle w:val="CommentReference"/>
        </w:rPr>
        <w:annotationRef/>
      </w:r>
      <w:r>
        <w:rPr>
          <w:lang w:val="en-US"/>
        </w:rPr>
        <w:t>10.1099/0022-1317-79-12-2947</w:t>
      </w:r>
    </w:p>
  </w:comment>
  <w:comment w:id="463" w:author="SIMON Gaelle" w:date="2024-11-29T18:13:00Z" w:initials="SG">
    <w:p w14:paraId="25BD55FC" w14:textId="77777777" w:rsidR="00AD0A9F" w:rsidRDefault="00AD0A9F" w:rsidP="00AD0A9F">
      <w:pPr>
        <w:pStyle w:val="CommentText"/>
      </w:pPr>
      <w:r>
        <w:rPr>
          <w:rStyle w:val="CommentReference"/>
        </w:rPr>
        <w:annotationRef/>
      </w:r>
      <w:r>
        <w:t>Most of this has been already said before…</w:t>
      </w:r>
    </w:p>
  </w:comment>
  <w:comment w:id="469" w:author="HERVE Severine" w:date="2024-11-29T11:49:00Z" w:initials="HS">
    <w:p w14:paraId="6B9878B0" w14:textId="77777777" w:rsidR="00AD0A9F" w:rsidRDefault="00AD0A9F" w:rsidP="00AD0A9F">
      <w:pPr>
        <w:pStyle w:val="CommentText"/>
      </w:pPr>
      <w:r>
        <w:rPr>
          <w:rStyle w:val="CommentReference"/>
        </w:rPr>
        <w:annotationRef/>
      </w:r>
      <w:r>
        <w:t>Need a focus in the tree of the figure 1 for the reader?</w:t>
      </w:r>
    </w:p>
  </w:comment>
  <w:comment w:id="473" w:author="HERVE Severine" w:date="2024-11-29T08:53:00Z" w:initials="HS">
    <w:p w14:paraId="178EE013" w14:textId="783F91BD" w:rsidR="00681E27" w:rsidRDefault="00681E27">
      <w:pPr>
        <w:pStyle w:val="CommentText"/>
      </w:pPr>
      <w:r>
        <w:rPr>
          <w:rStyle w:val="CommentReference"/>
        </w:rPr>
        <w:annotationRef/>
      </w:r>
      <w:r>
        <w:t xml:space="preserve">Are epidemiological data (type of production, animal movement) available? If not, this </w:t>
      </w:r>
      <w:r w:rsidRPr="005953A0">
        <w:t xml:space="preserve">should be moved to </w:t>
      </w:r>
      <w:r>
        <w:t>the</w:t>
      </w:r>
      <w:r w:rsidRPr="005953A0">
        <w:t xml:space="preserve"> discussion </w:t>
      </w:r>
      <w:r>
        <w:t>section</w:t>
      </w:r>
    </w:p>
  </w:comment>
  <w:comment w:id="474" w:author="SIMON Gaelle" w:date="2024-11-29T17:38:00Z" w:initials="SG">
    <w:p w14:paraId="6E4075AD" w14:textId="2E095E9B" w:rsidR="000B32F3" w:rsidRDefault="000B32F3">
      <w:pPr>
        <w:pStyle w:val="CommentText"/>
      </w:pPr>
      <w:r>
        <w:rPr>
          <w:rStyle w:val="CommentReference"/>
        </w:rPr>
        <w:annotationRef/>
      </w:r>
      <w:r>
        <w:t>Yes, I do not understand this statement here</w:t>
      </w:r>
    </w:p>
  </w:comment>
  <w:comment w:id="488" w:author="SIMON Gaelle" w:date="2024-11-29T17:55:00Z" w:initials="SG">
    <w:p w14:paraId="35403CDC" w14:textId="77777777" w:rsidR="00D11FF6" w:rsidRDefault="00D11FF6" w:rsidP="00D11FF6">
      <w:pPr>
        <w:pStyle w:val="CommentText"/>
      </w:pPr>
      <w:r>
        <w:rPr>
          <w:rStyle w:val="CommentReference"/>
        </w:rPr>
        <w:annotationRef/>
      </w:r>
      <w:r>
        <w:t>Out of study period &gt; to be given in the Introduction, or to be moved to the Discussion.</w:t>
      </w:r>
    </w:p>
  </w:comment>
  <w:comment w:id="490" w:author="SIMON Gaelle" w:date="2024-11-29T17:54:00Z" w:initials="SG">
    <w:p w14:paraId="7C6B9E5B" w14:textId="77777777" w:rsidR="00D11FF6" w:rsidRDefault="00D11FF6" w:rsidP="00D11FF6">
      <w:pPr>
        <w:pStyle w:val="CommentText"/>
      </w:pPr>
      <w:r>
        <w:rPr>
          <w:rStyle w:val="CommentReference"/>
        </w:rPr>
        <w:annotationRef/>
      </w:r>
      <w:r>
        <w:t>To be moved to the Discussion section</w:t>
      </w:r>
    </w:p>
  </w:comment>
  <w:comment w:id="494" w:author="HERVE Severine" w:date="2024-11-29T09:37:00Z" w:initials="HS">
    <w:p w14:paraId="47A7127A" w14:textId="77777777" w:rsidR="00D11FF6" w:rsidRDefault="00D11FF6" w:rsidP="00D11FF6">
      <w:pPr>
        <w:pStyle w:val="CommentText"/>
      </w:pPr>
      <w:r>
        <w:rPr>
          <w:rStyle w:val="CommentReference"/>
        </w:rPr>
        <w:annotationRef/>
      </w:r>
      <w:r>
        <w:t>Discussion section?</w:t>
      </w:r>
    </w:p>
  </w:comment>
  <w:comment w:id="499" w:author="SIMON Gaelle" w:date="2024-11-29T17:42:00Z" w:initials="SG">
    <w:p w14:paraId="2E02A4B1" w14:textId="46C82672" w:rsidR="00EA74A0" w:rsidRDefault="00EA74A0">
      <w:pPr>
        <w:pStyle w:val="CommentText"/>
      </w:pPr>
      <w:r>
        <w:rPr>
          <w:rStyle w:val="CommentReference"/>
        </w:rPr>
        <w:annotationRef/>
      </w:r>
      <w:r>
        <w:t>In France we cannot say H3 viruses “co-circulated with H1 viruses” as there were only sporadic detections, most probably linked to punctual introductions in the Northern part</w:t>
      </w:r>
      <w:r w:rsidR="00BE2DC1">
        <w:t>, close to borders</w:t>
      </w:r>
      <w:r>
        <w:t xml:space="preserve">. </w:t>
      </w:r>
    </w:p>
  </w:comment>
  <w:comment w:id="507" w:author="SIMON Gaelle" w:date="2024-11-29T17:45:00Z" w:initials="SG">
    <w:p w14:paraId="44176FF0" w14:textId="7D2BE0DD" w:rsidR="00EA74A0" w:rsidRDefault="00EA74A0">
      <w:pPr>
        <w:pStyle w:val="CommentText"/>
      </w:pPr>
      <w:r>
        <w:rPr>
          <w:rStyle w:val="CommentReference"/>
        </w:rPr>
        <w:annotationRef/>
      </w:r>
      <w:r>
        <w:t>But?</w:t>
      </w:r>
    </w:p>
  </w:comment>
  <w:comment w:id="517" w:author="SIMON Gaelle" w:date="2024-11-29T18:09:00Z" w:initials="SG">
    <w:p w14:paraId="244EC791" w14:textId="77777777" w:rsidR="0071063A" w:rsidRDefault="0071063A" w:rsidP="0071063A">
      <w:pPr>
        <w:pStyle w:val="CommentText"/>
      </w:pPr>
      <w:r>
        <w:rPr>
          <w:rStyle w:val="CommentReference"/>
        </w:rPr>
        <w:annotationRef/>
      </w:r>
      <w:r>
        <w:t>The 1968 pandemic</w:t>
      </w:r>
    </w:p>
  </w:comment>
  <w:comment w:id="547" w:author="SIMON Gaelle" w:date="2024-11-29T18:10:00Z" w:initials="SG">
    <w:p w14:paraId="62A00EB5" w14:textId="137D5E62" w:rsidR="00F73226" w:rsidRDefault="00F73226">
      <w:pPr>
        <w:pStyle w:val="CommentText"/>
      </w:pPr>
      <w:r>
        <w:rPr>
          <w:rStyle w:val="CommentReference"/>
        </w:rPr>
        <w:annotationRef/>
      </w:r>
      <w:r>
        <w:t>There are many redundancies in this section as compared to the previous one. I would have merged them, with one paragraph about H1 viruses and another one about H3.</w:t>
      </w:r>
    </w:p>
  </w:comment>
  <w:comment w:id="548" w:author="Ian Brown" w:date="2024-11-25T16:21:00Z" w:initials="IB">
    <w:p w14:paraId="6A3B1174" w14:textId="77777777" w:rsidR="00943708" w:rsidRDefault="00943708" w:rsidP="00943708">
      <w:pPr>
        <w:pStyle w:val="CommentText"/>
      </w:pPr>
      <w:r>
        <w:rPr>
          <w:rStyle w:val="CommentReference"/>
        </w:rPr>
        <w:annotationRef/>
      </w:r>
      <w:r>
        <w:t>This is nicely summarised but complex. I wonder if a summary table for ease of seeing whole picture would be useful</w:t>
      </w:r>
    </w:p>
  </w:comment>
  <w:comment w:id="555" w:author="SIMON Gaelle" w:date="2024-11-29T17:55:00Z" w:initials="SG">
    <w:p w14:paraId="30BEF367" w14:textId="0B1E70EF" w:rsidR="00BE2DC1" w:rsidRDefault="00BE2DC1">
      <w:pPr>
        <w:pStyle w:val="CommentText"/>
      </w:pPr>
      <w:r>
        <w:rPr>
          <w:rStyle w:val="CommentReference"/>
        </w:rPr>
        <w:annotationRef/>
      </w:r>
      <w:r>
        <w:t>Out of study period &gt; to be given in the Introduction, or to be moved to the Discussion.</w:t>
      </w:r>
    </w:p>
  </w:comment>
  <w:comment w:id="556" w:author="SIMON Gaelle" w:date="2024-11-29T17:54:00Z" w:initials="SG">
    <w:p w14:paraId="388F66B5" w14:textId="31840C0A" w:rsidR="00BE2DC1" w:rsidRDefault="00BE2DC1">
      <w:pPr>
        <w:pStyle w:val="CommentText"/>
      </w:pPr>
      <w:r>
        <w:rPr>
          <w:rStyle w:val="CommentReference"/>
        </w:rPr>
        <w:annotationRef/>
      </w:r>
      <w:r>
        <w:t>To be moved to the Discussion section</w:t>
      </w:r>
    </w:p>
  </w:comment>
  <w:comment w:id="557" w:author="HERVE Severine" w:date="2024-11-29T09:37:00Z" w:initials="HS">
    <w:p w14:paraId="27AE1720" w14:textId="6193CE81" w:rsidR="00681E27" w:rsidRDefault="00681E27">
      <w:pPr>
        <w:pStyle w:val="CommentText"/>
      </w:pPr>
      <w:r>
        <w:rPr>
          <w:rStyle w:val="CommentReference"/>
        </w:rPr>
        <w:annotationRef/>
      </w:r>
      <w:r>
        <w:t>Discussion section?</w:t>
      </w:r>
    </w:p>
  </w:comment>
  <w:comment w:id="561" w:author="Mollett, Ben" w:date="2024-11-29T10:37:00Z" w:initials="MB">
    <w:p w14:paraId="41BB9004" w14:textId="77777777" w:rsidR="00250463" w:rsidRDefault="00250463" w:rsidP="0095497C">
      <w:pPr>
        <w:pStyle w:val="CommentText"/>
      </w:pPr>
      <w:r>
        <w:rPr>
          <w:rStyle w:val="CommentReference"/>
        </w:rPr>
        <w:annotationRef/>
      </w:r>
      <w:r>
        <w:rPr>
          <w:lang w:val="en-US"/>
        </w:rPr>
        <w:t>10.1099/0022-1317-79-12-2947</w:t>
      </w:r>
    </w:p>
  </w:comment>
  <w:comment w:id="562" w:author="SIMON Gaelle" w:date="2024-11-29T18:01:00Z" w:initials="SG">
    <w:p w14:paraId="4F37D0CF" w14:textId="520C082B" w:rsidR="001D6E68" w:rsidRDefault="001D6E68">
      <w:pPr>
        <w:pStyle w:val="CommentText"/>
      </w:pPr>
      <w:r>
        <w:rPr>
          <w:rStyle w:val="CommentReference"/>
        </w:rPr>
        <w:annotationRef/>
      </w:r>
      <w:r>
        <w:t>Already said in the previous section – avoid repetitions/redundencies</w:t>
      </w:r>
    </w:p>
  </w:comment>
  <w:comment w:id="563" w:author="Coggon, Amelia Charlotte" w:date="2024-08-20T20:54:00Z" w:initials="AC">
    <w:p w14:paraId="6B2CCE99" w14:textId="09D14D47" w:rsidR="006B0BD0" w:rsidRDefault="006B0BD0" w:rsidP="006B0BD0">
      <w:r>
        <w:rPr>
          <w:rStyle w:val="CommentReference"/>
        </w:rPr>
        <w:annotationRef/>
      </w:r>
      <w:r>
        <w:rPr>
          <w:color w:val="000000"/>
          <w:sz w:val="20"/>
          <w:szCs w:val="20"/>
        </w:rPr>
        <w:t>https://www.eurosurveillance.org/content/10.2807/1560-7917.ES.2024.29.3.2400002</w:t>
      </w:r>
    </w:p>
  </w:comment>
  <w:comment w:id="567" w:author="SIMON Gaelle" w:date="2024-11-29T18:03:00Z" w:initials="SG">
    <w:p w14:paraId="27260058" w14:textId="4E64FDBB" w:rsidR="001D6E68" w:rsidRDefault="001D6E68">
      <w:pPr>
        <w:pStyle w:val="CommentText"/>
      </w:pPr>
      <w:r>
        <w:rPr>
          <w:rStyle w:val="CommentReference"/>
        </w:rPr>
        <w:annotationRef/>
      </w:r>
      <w:r>
        <w:t>discussion?</w:t>
      </w:r>
    </w:p>
  </w:comment>
  <w:comment w:id="580" w:author="SIMON Gaelle" w:date="2024-11-29T18:13:00Z" w:initials="SG">
    <w:p w14:paraId="59F9E9E1" w14:textId="56E25F6F" w:rsidR="00F73226" w:rsidRDefault="00F73226">
      <w:pPr>
        <w:pStyle w:val="CommentText"/>
      </w:pPr>
      <w:r>
        <w:rPr>
          <w:rStyle w:val="CommentReference"/>
        </w:rPr>
        <w:annotationRef/>
      </w:r>
      <w:r>
        <w:t>Most of this has been already said before…</w:t>
      </w:r>
    </w:p>
  </w:comment>
  <w:comment w:id="584" w:author="Pekosz, Andrew" w:date="2024-11-17T09:28:00Z" w:initials="AP">
    <w:p w14:paraId="07B9790C" w14:textId="77777777" w:rsidR="00B1724D" w:rsidRDefault="00B1724D" w:rsidP="00B1724D">
      <w:pPr>
        <w:pStyle w:val="CommentText"/>
      </w:pPr>
      <w:r>
        <w:rPr>
          <w:rStyle w:val="CommentReference"/>
        </w:rPr>
        <w:annotationRef/>
      </w:r>
      <w:r>
        <w:t xml:space="preserve">In Supplemental Figure 1, the “Date” on the NA side of the graph lists some odd dates (1500, 1000, 500). I guess these need to be changed to some actual dates? Unless you have access to some really old sequences 😉 </w:t>
      </w:r>
    </w:p>
  </w:comment>
  <w:comment w:id="585" w:author="HERVE Severine" w:date="2024-11-29T11:39:00Z" w:initials="HS">
    <w:p w14:paraId="63C28DD1" w14:textId="77777777" w:rsidR="00681E27" w:rsidRDefault="00681E27">
      <w:pPr>
        <w:pStyle w:val="CommentText"/>
      </w:pPr>
      <w:r>
        <w:rPr>
          <w:rStyle w:val="CommentReference"/>
        </w:rPr>
        <w:annotationRef/>
      </w:r>
      <w:r>
        <w:t xml:space="preserve">There is no information about the lineages of NA gene in the suppl figure 1 and we don’t see the origin country </w:t>
      </w:r>
    </w:p>
  </w:comment>
  <w:comment w:id="586" w:author="HERVE Severine" w:date="2024-11-29T11:49:00Z" w:initials="HS">
    <w:p w14:paraId="0A43A9E2" w14:textId="6CF55119" w:rsidR="00681E27" w:rsidRDefault="00681E27">
      <w:pPr>
        <w:pStyle w:val="CommentText"/>
      </w:pPr>
      <w:r>
        <w:rPr>
          <w:rStyle w:val="CommentReference"/>
        </w:rPr>
        <w:annotationRef/>
      </w:r>
      <w:r>
        <w:t>Discussion section?</w:t>
      </w:r>
    </w:p>
  </w:comment>
  <w:comment w:id="587" w:author="HERVE Severine" w:date="2024-11-29T11:49:00Z" w:initials="HS">
    <w:p w14:paraId="2378CD9B" w14:textId="3D506FFA" w:rsidR="00681E27" w:rsidRDefault="00681E27">
      <w:pPr>
        <w:pStyle w:val="CommentText"/>
      </w:pPr>
      <w:r>
        <w:rPr>
          <w:rStyle w:val="CommentReference"/>
        </w:rPr>
        <w:annotationRef/>
      </w:r>
      <w:r>
        <w:t>Need a focus in the tree of the figure 1 for the reader?</w:t>
      </w:r>
    </w:p>
  </w:comment>
  <w:comment w:id="591" w:author="SIMON Gaelle" w:date="2024-11-29T18:07:00Z" w:initials="SG">
    <w:p w14:paraId="17751F44" w14:textId="1A670D71" w:rsidR="001D6E68" w:rsidRDefault="001D6E68">
      <w:pPr>
        <w:pStyle w:val="CommentText"/>
      </w:pPr>
      <w:r>
        <w:rPr>
          <w:rStyle w:val="CommentReference"/>
        </w:rPr>
        <w:annotationRef/>
      </w:r>
      <w:r>
        <w:t>A word missing?</w:t>
      </w:r>
    </w:p>
  </w:comment>
  <w:comment w:id="595" w:author="SIMON Gaelle" w:date="2024-11-29T18:08:00Z" w:initials="SG">
    <w:p w14:paraId="2F9A79E1" w14:textId="5D7156E2" w:rsidR="001D6E68" w:rsidRDefault="001D6E68">
      <w:pPr>
        <w:pStyle w:val="CommentText"/>
      </w:pPr>
      <w:r>
        <w:rPr>
          <w:rStyle w:val="CommentReference"/>
        </w:rPr>
        <w:annotationRef/>
      </w:r>
      <w:r>
        <w:t>Already mentioned before</w:t>
      </w:r>
    </w:p>
  </w:comment>
  <w:comment w:id="598" w:author="SIMON Gaelle" w:date="2024-11-29T18:09:00Z" w:initials="SG">
    <w:p w14:paraId="1E52EF4B" w14:textId="0CB9E652" w:rsidR="001D6E68" w:rsidRDefault="001D6E68">
      <w:pPr>
        <w:pStyle w:val="CommentText"/>
      </w:pPr>
      <w:r>
        <w:rPr>
          <w:rStyle w:val="CommentReference"/>
        </w:rPr>
        <w:annotationRef/>
      </w:r>
      <w:r>
        <w:t>The 1968 pandemic</w:t>
      </w:r>
    </w:p>
  </w:comment>
  <w:comment w:id="599" w:author="SIMON Gaelle" w:date="2024-11-29T18:15:00Z" w:initials="SG">
    <w:p w14:paraId="6EDAE290" w14:textId="14342DFB" w:rsidR="00F73226" w:rsidRDefault="00F73226">
      <w:pPr>
        <w:pStyle w:val="CommentText"/>
      </w:pPr>
      <w:r>
        <w:rPr>
          <w:rStyle w:val="CommentReference"/>
        </w:rPr>
        <w:annotationRef/>
      </w:r>
      <w:r>
        <w:t>Already said in the previous section</w:t>
      </w:r>
    </w:p>
  </w:comment>
  <w:comment w:id="600" w:author="HERVE Severine" w:date="2024-11-29T12:04:00Z" w:initials="HS">
    <w:p w14:paraId="101617F2" w14:textId="33B22256" w:rsidR="00681E27" w:rsidRDefault="00681E27">
      <w:pPr>
        <w:pStyle w:val="CommentText"/>
      </w:pPr>
      <w:r>
        <w:rPr>
          <w:rStyle w:val="CommentReference"/>
        </w:rPr>
        <w:annotationRef/>
      </w:r>
      <w:r>
        <w:t>Discussion point?</w:t>
      </w:r>
    </w:p>
  </w:comment>
  <w:comment w:id="601" w:author="SIMON Gaelle" w:date="2024-11-29T18:15:00Z" w:initials="SG">
    <w:p w14:paraId="279B2FF9" w14:textId="66EC054C" w:rsidR="00F73226" w:rsidRDefault="00F73226">
      <w:pPr>
        <w:pStyle w:val="CommentText"/>
      </w:pPr>
      <w:r>
        <w:rPr>
          <w:rStyle w:val="CommentReference"/>
        </w:rPr>
        <w:annotationRef/>
      </w:r>
      <w:r>
        <w:t>Discussion point</w:t>
      </w:r>
    </w:p>
  </w:comment>
  <w:comment w:id="604" w:author="RICHARD Gautier" w:date="2024-11-29T15:10:00Z" w:initials="RG">
    <w:p w14:paraId="00935CC7" w14:textId="397F1FC8" w:rsidR="00681E27" w:rsidRDefault="00681E27">
      <w:pPr>
        <w:pStyle w:val="CommentText"/>
      </w:pPr>
      <w:r>
        <w:rPr>
          <w:rStyle w:val="CommentReference"/>
        </w:rPr>
        <w:annotationRef/>
      </w:r>
      <w:r>
        <w:t>There is no analysis on internal genes reassortment</w:t>
      </w:r>
    </w:p>
  </w:comment>
  <w:comment w:id="606" w:author="HERVE Severine" w:date="2024-11-29T12:07:00Z" w:initials="HS">
    <w:p w14:paraId="1C7F4272" w14:textId="164C52E4" w:rsidR="00681E27" w:rsidRDefault="00681E27">
      <w:pPr>
        <w:pStyle w:val="CommentText"/>
      </w:pPr>
      <w:r>
        <w:rPr>
          <w:rStyle w:val="CommentReference"/>
        </w:rPr>
        <w:annotationRef/>
      </w:r>
      <w:r>
        <w:t>N1 and N2 information missing in the tanglegram but I don’t know if I have the right figure because the following description of colours does not fit with the figure…</w:t>
      </w:r>
    </w:p>
  </w:comment>
  <w:comment w:id="614" w:author="HERVE Severine" w:date="2024-11-29T12:19:00Z" w:initials="HS">
    <w:p w14:paraId="405A548A" w14:textId="58E0F2E8" w:rsidR="00681E27" w:rsidRDefault="00681E27">
      <w:pPr>
        <w:pStyle w:val="CommentText"/>
      </w:pPr>
      <w:r>
        <w:rPr>
          <w:rStyle w:val="CommentReference"/>
        </w:rPr>
        <w:annotationRef/>
      </w:r>
      <w:r>
        <w:t>Discussion?</w:t>
      </w:r>
    </w:p>
  </w:comment>
  <w:comment w:id="618" w:author="RICHARD Gautier" w:date="2024-11-29T15:11:00Z" w:initials="RG">
    <w:p w14:paraId="52078A76" w14:textId="2158A43A" w:rsidR="00681E27" w:rsidRDefault="00681E27">
      <w:pPr>
        <w:pStyle w:val="CommentText"/>
      </w:pPr>
      <w:r>
        <w:rPr>
          <w:rStyle w:val="CommentReference"/>
        </w:rPr>
        <w:annotationRef/>
      </w:r>
      <w:r>
        <w:t>This cannot really be seen on Figure 3 alone.</w:t>
      </w:r>
    </w:p>
  </w:comment>
  <w:comment w:id="630" w:author="SIMON Gaelle" w:date="2024-11-29T18:19:00Z" w:initials="SG">
    <w:p w14:paraId="7C4532F7" w14:textId="20903538" w:rsidR="00F73226" w:rsidRDefault="00F73226">
      <w:pPr>
        <w:pStyle w:val="CommentText"/>
      </w:pPr>
      <w:r>
        <w:rPr>
          <w:rStyle w:val="CommentReference"/>
        </w:rPr>
        <w:annotationRef/>
      </w:r>
      <w:r>
        <w:t>Discussion point</w:t>
      </w:r>
    </w:p>
  </w:comment>
  <w:comment w:id="642" w:author="HERVE Severine" w:date="2024-11-29T14:22:00Z" w:initials="HS">
    <w:p w14:paraId="6404FE17" w14:textId="2182A72B" w:rsidR="00681E27" w:rsidRDefault="00681E27">
      <w:pPr>
        <w:pStyle w:val="CommentText"/>
      </w:pPr>
      <w:r>
        <w:rPr>
          <w:rStyle w:val="CommentReference"/>
        </w:rPr>
        <w:annotationRef/>
      </w:r>
      <w:r>
        <w:t>A consensus sequence of all subclades?</w:t>
      </w:r>
    </w:p>
  </w:comment>
  <w:comment w:id="646" w:author="HERVE Severine" w:date="2024-11-29T14:23:00Z" w:initials="HS">
    <w:p w14:paraId="3418C11D" w14:textId="375D5C66" w:rsidR="00681E27" w:rsidRDefault="00681E27">
      <w:pPr>
        <w:pStyle w:val="CommentText"/>
      </w:pPr>
      <w:r>
        <w:rPr>
          <w:rStyle w:val="CommentReference"/>
        </w:rPr>
        <w:annotationRef/>
      </w:r>
      <w:r>
        <w:t xml:space="preserve">A consensus sequence of </w:t>
      </w:r>
      <w:r>
        <w:rPr>
          <w:rStyle w:val="CommentReference"/>
        </w:rPr>
        <w:t>all subclades?</w:t>
      </w:r>
    </w:p>
  </w:comment>
  <w:comment w:id="655" w:author="RICHARD Gautier" w:date="2024-11-29T15:14:00Z" w:initials="RG">
    <w:p w14:paraId="7235545A" w14:textId="23777E87" w:rsidR="00681E27" w:rsidRDefault="00681E27">
      <w:pPr>
        <w:pStyle w:val="CommentText"/>
      </w:pPr>
      <w:r>
        <w:rPr>
          <w:rStyle w:val="CommentReference"/>
        </w:rPr>
        <w:annotationRef/>
      </w:r>
      <w:r>
        <w:t>It is not clear how this distance is measured between two “clusters” (groups of antigens?): distance between the baricenter of each cluster? Shortest measured distance between the two clusters? Measured within the 2D antigenic map or 3D antigenic map (because the distances in AU can be widely different between the two since a third reduced dimension is used, which holds different weights and information compared to the dimensions 1 and 2)?</w:t>
      </w:r>
    </w:p>
  </w:comment>
  <w:comment w:id="658" w:author="Anderson, Tavis - REE-ARS" w:date="2024-11-14T12:49:00Z" w:initials="MOU">
    <w:p w14:paraId="4FD93542" w14:textId="77777777" w:rsidR="003B4CF4" w:rsidRDefault="003B4CF4" w:rsidP="003B4CF4">
      <w:r>
        <w:rPr>
          <w:rStyle w:val="CommentReference"/>
        </w:rPr>
        <w:annotationRef/>
      </w:r>
      <w:r>
        <w:rPr>
          <w:rFonts w:asciiTheme="minorHAnsi" w:eastAsiaTheme="minorHAnsi" w:hAnsiTheme="minorHAnsi" w:cstheme="minorBidi"/>
          <w:sz w:val="20"/>
          <w:szCs w:val="20"/>
          <w:lang w:eastAsia="en-US"/>
        </w:rPr>
        <w:t>May be request to add in the clades for each of these viruses as you have for the CVV 1C.2.1 and the variant 1C.2.2. A bit surprising that there’s only 2 major antigenic clusters!</w:t>
      </w:r>
    </w:p>
  </w:comment>
  <w:comment w:id="659" w:author="Anderson, Tavis - REE-ARS" w:date="2024-11-14T12:51:00Z" w:initials="MOU">
    <w:p w14:paraId="3CB6F0A1" w14:textId="77777777" w:rsidR="00313C5D" w:rsidRDefault="00313C5D" w:rsidP="00313C5D">
      <w:r>
        <w:rPr>
          <w:rStyle w:val="CommentReference"/>
        </w:rPr>
        <w:annotationRef/>
      </w:r>
      <w:r>
        <w:rPr>
          <w:rFonts w:asciiTheme="minorHAnsi" w:eastAsiaTheme="minorHAnsi" w:hAnsiTheme="minorHAnsi" w:cstheme="minorBidi"/>
          <w:sz w:val="20"/>
          <w:szCs w:val="20"/>
          <w:lang w:eastAsia="en-US"/>
        </w:rPr>
        <w:t>I think you’ve used titer in other areas</w:t>
      </w:r>
    </w:p>
  </w:comment>
  <w:comment w:id="665" w:author="SIMON Gaelle" w:date="2024-11-29T18:31:00Z" w:initials="SG">
    <w:p w14:paraId="59A572F7" w14:textId="49930D62" w:rsidR="00083138" w:rsidRDefault="00083138">
      <w:pPr>
        <w:pStyle w:val="CommentText"/>
      </w:pPr>
      <w:r>
        <w:rPr>
          <w:rStyle w:val="CommentReference"/>
        </w:rPr>
        <w:annotationRef/>
      </w:r>
      <w:r>
        <w:t>Discussion point?</w:t>
      </w:r>
    </w:p>
  </w:comment>
  <w:comment w:id="664" w:author="Ian Brown" w:date="2024-11-26T12:46:00Z" w:initials="IB">
    <w:p w14:paraId="7719860C" w14:textId="77777777" w:rsidR="00C77C3D" w:rsidRDefault="00C77C3D" w:rsidP="00C77C3D">
      <w:pPr>
        <w:pStyle w:val="CommentText"/>
      </w:pPr>
      <w:r>
        <w:rPr>
          <w:rStyle w:val="CommentReference"/>
        </w:rPr>
        <w:annotationRef/>
      </w:r>
      <w:r>
        <w:t>An additional comment would be useful here to note that despite different vaccination regimens there is still correlation between the two host data sets which shows there is a level of tolerance between different immunisation regimens when comparing ie pigs two doses one with adjuvant /one live with ferret one live only. Not for the doc but wonder what response we would have had in the pigs following live dose only! Did we look at pre booster dose sera?</w:t>
      </w:r>
    </w:p>
  </w:comment>
  <w:comment w:id="667" w:author="Ian Brown" w:date="2024-11-26T10:52:00Z" w:initials="IB">
    <w:p w14:paraId="6171FD84" w14:textId="5B20AFC7" w:rsidR="007542D9" w:rsidRDefault="007542D9" w:rsidP="007542D9">
      <w:pPr>
        <w:pStyle w:val="CommentText"/>
      </w:pPr>
      <w:r>
        <w:rPr>
          <w:rStyle w:val="CommentReference"/>
        </w:rPr>
        <w:annotationRef/>
      </w:r>
      <w:r>
        <w:t xml:space="preserve">I might be missing something here but why didn’t we test sera v swine vaccine strains against wild type viruses? From row 328 partially addresses </w:t>
      </w:r>
    </w:p>
  </w:comment>
  <w:comment w:id="668" w:author="Coggon, Amelia Charlotte" w:date="2024-12-09T15:07:00Z" w:initials="AC">
    <w:p w14:paraId="2E2B84C6" w14:textId="77777777" w:rsidR="001C1655" w:rsidRDefault="001C1655" w:rsidP="001C1655">
      <w:r>
        <w:rPr>
          <w:rStyle w:val="CommentReference"/>
        </w:rPr>
        <w:annotationRef/>
      </w:r>
      <w:r>
        <w:rPr>
          <w:rFonts w:asciiTheme="minorHAnsi" w:eastAsiaTheme="minorHAnsi" w:hAnsiTheme="minorHAnsi" w:cstheme="minorBidi"/>
          <w:color w:val="000000"/>
          <w:sz w:val="20"/>
          <w:szCs w:val="20"/>
          <w:lang w:eastAsia="en-US"/>
        </w:rPr>
        <w:t xml:space="preserve">I guess seed strains were unavailable but ferret sera raised against them was available </w:t>
      </w:r>
    </w:p>
  </w:comment>
  <w:comment w:id="669" w:author="Ian Brown" w:date="2024-11-26T10:48:00Z" w:initials="IB">
    <w:p w14:paraId="1749EA7A" w14:textId="012AD191" w:rsidR="00170526" w:rsidRDefault="00170526" w:rsidP="00170526">
      <w:pPr>
        <w:pStyle w:val="CommentText"/>
      </w:pPr>
      <w:r>
        <w:rPr>
          <w:rStyle w:val="CommentReference"/>
        </w:rPr>
        <w:annotationRef/>
      </w:r>
      <w:r>
        <w:t>Wasn’t ware this was happening in swine labs (are we sure?) or is it a public health interest</w:t>
      </w:r>
    </w:p>
  </w:comment>
  <w:comment w:id="670" w:author="Coggon, Amelia Charlotte" w:date="2024-12-09T15:06:00Z" w:initials="AC">
    <w:p w14:paraId="3648ABB1" w14:textId="77777777" w:rsidR="00963E91" w:rsidRDefault="001C1655" w:rsidP="00963E91">
      <w:r>
        <w:rPr>
          <w:rStyle w:val="CommentReference"/>
        </w:rPr>
        <w:annotationRef/>
      </w:r>
      <w:r w:rsidR="00963E91">
        <w:rPr>
          <w:rFonts w:asciiTheme="minorHAnsi" w:eastAsiaTheme="minorHAnsi" w:hAnsiTheme="minorHAnsi" w:cstheme="minorBidi"/>
          <w:sz w:val="20"/>
          <w:szCs w:val="20"/>
          <w:lang w:eastAsia="en-US"/>
        </w:rPr>
        <w:t>According to Lars as difficult to get naive pigs?</w:t>
      </w:r>
    </w:p>
  </w:comment>
  <w:comment w:id="676" w:author="SIMON Gaelle" w:date="2024-11-29T19:44:00Z" w:initials="SG">
    <w:p w14:paraId="22BFD622" w14:textId="7D675BD7" w:rsidR="006319D2" w:rsidRDefault="006319D2">
      <w:pPr>
        <w:pStyle w:val="CommentText"/>
      </w:pPr>
      <w:r>
        <w:rPr>
          <w:rStyle w:val="CommentReference"/>
        </w:rPr>
        <w:annotationRef/>
      </w:r>
      <w:r>
        <w:t>Necessary to mention the commercial vaccine you are talking about I mean – to be explained in M&amp;M section</w:t>
      </w:r>
    </w:p>
  </w:comment>
  <w:comment w:id="677" w:author="Coggon, Amelia Charlotte" w:date="2024-12-09T15:11:00Z" w:initials="AC">
    <w:p w14:paraId="1D2BB5B7" w14:textId="77777777" w:rsidR="001C1655" w:rsidRDefault="001C1655" w:rsidP="001C1655">
      <w:r>
        <w:rPr>
          <w:rStyle w:val="CommentReference"/>
        </w:rPr>
        <w:annotationRef/>
      </w:r>
      <w:r>
        <w:rPr>
          <w:rFonts w:asciiTheme="minorHAnsi" w:eastAsiaTheme="minorHAnsi" w:hAnsiTheme="minorHAnsi" w:cstheme="minorBidi"/>
          <w:color w:val="000000"/>
          <w:sz w:val="20"/>
          <w:szCs w:val="20"/>
          <w:lang w:eastAsia="en-US"/>
        </w:rPr>
        <w:t>Helen</w:t>
      </w:r>
    </w:p>
  </w:comment>
  <w:comment w:id="680" w:author="SIMON Gaelle" w:date="2024-11-29T18:35:00Z" w:initials="SG">
    <w:p w14:paraId="0F24F6BE" w14:textId="4AB561C3" w:rsidR="00083138" w:rsidRDefault="00083138">
      <w:pPr>
        <w:pStyle w:val="CommentText"/>
      </w:pPr>
      <w:r>
        <w:rPr>
          <w:rStyle w:val="CommentReference"/>
        </w:rPr>
        <w:annotationRef/>
      </w:r>
      <w:r>
        <w:t>From Flupan commercial vaccine (to be mentioned?)</w:t>
      </w:r>
    </w:p>
  </w:comment>
  <w:comment w:id="681" w:author="Coggon, Amelia Charlotte" w:date="2024-12-09T15:11:00Z" w:initials="AC">
    <w:p w14:paraId="6335FF13" w14:textId="77777777" w:rsidR="001C1655" w:rsidRDefault="001C1655" w:rsidP="001C1655">
      <w:r>
        <w:rPr>
          <w:rStyle w:val="CommentReference"/>
        </w:rPr>
        <w:annotationRef/>
      </w:r>
      <w:r>
        <w:rPr>
          <w:rFonts w:asciiTheme="minorHAnsi" w:eastAsiaTheme="minorHAnsi" w:hAnsiTheme="minorHAnsi" w:cstheme="minorBidi"/>
          <w:color w:val="000000"/>
          <w:sz w:val="20"/>
          <w:szCs w:val="20"/>
          <w:lang w:eastAsia="en-US"/>
        </w:rPr>
        <w:t>Find out from Helen</w:t>
      </w:r>
    </w:p>
  </w:comment>
  <w:comment w:id="682" w:author="SIMON Gaelle" w:date="2024-11-29T18:35:00Z" w:initials="SG">
    <w:p w14:paraId="2A52A63B" w14:textId="6272B72C" w:rsidR="00083138" w:rsidRDefault="00083138">
      <w:pPr>
        <w:pStyle w:val="CommentText"/>
      </w:pPr>
      <w:r>
        <w:rPr>
          <w:rStyle w:val="CommentReference"/>
        </w:rPr>
        <w:annotationRef/>
      </w:r>
      <w:r>
        <w:t>What’s this strain? A human strain from a previous human vaccine? Please clarify</w:t>
      </w:r>
      <w:r w:rsidR="000E77BE">
        <w:t xml:space="preserve"> and give the HA clade</w:t>
      </w:r>
    </w:p>
    <w:p w14:paraId="3D3C4A29" w14:textId="3F308551" w:rsidR="00083138" w:rsidRDefault="00083138">
      <w:pPr>
        <w:pStyle w:val="CommentText"/>
      </w:pPr>
      <w:r>
        <w:t>(It is not the B strain included in the RespiporcFlu3 vaccine)</w:t>
      </w:r>
    </w:p>
  </w:comment>
  <w:comment w:id="683" w:author="Coggon, Amelia Charlotte" w:date="2024-12-09T15:11:00Z" w:initials="AC">
    <w:p w14:paraId="5C1E1736" w14:textId="77777777" w:rsidR="001C1655" w:rsidRDefault="001C1655" w:rsidP="001C1655">
      <w:r>
        <w:rPr>
          <w:rStyle w:val="CommentReference"/>
        </w:rPr>
        <w:annotationRef/>
      </w:r>
      <w:r>
        <w:rPr>
          <w:rFonts w:asciiTheme="minorHAnsi" w:eastAsiaTheme="minorHAnsi" w:hAnsiTheme="minorHAnsi" w:cstheme="minorBidi"/>
          <w:color w:val="000000"/>
          <w:sz w:val="20"/>
          <w:szCs w:val="20"/>
          <w:lang w:eastAsia="en-US"/>
        </w:rPr>
        <w:t>Find out from Helen?</w:t>
      </w:r>
    </w:p>
  </w:comment>
  <w:comment w:id="692" w:author="SIMON Gaelle" w:date="2024-11-29T18:38:00Z" w:initials="SG">
    <w:p w14:paraId="3A87F9A6" w14:textId="717AA41B" w:rsidR="00083138" w:rsidRDefault="00083138">
      <w:pPr>
        <w:pStyle w:val="CommentText"/>
      </w:pPr>
      <w:r>
        <w:rPr>
          <w:rStyle w:val="CommentReference"/>
        </w:rPr>
        <w:annotationRef/>
      </w:r>
      <w:r>
        <w:t>Which one?</w:t>
      </w:r>
    </w:p>
  </w:comment>
  <w:comment w:id="709" w:author="SIMON Gaelle" w:date="2024-11-29T18:39:00Z" w:initials="SG">
    <w:p w14:paraId="435C4923" w14:textId="6823E69E" w:rsidR="000E77BE" w:rsidRDefault="000E77BE">
      <w:pPr>
        <w:pStyle w:val="CommentText"/>
      </w:pPr>
      <w:r>
        <w:rPr>
          <w:rStyle w:val="CommentReference"/>
        </w:rPr>
        <w:annotationRef/>
      </w:r>
      <w:r>
        <w:t>Give the HA clade</w:t>
      </w:r>
    </w:p>
  </w:comment>
  <w:comment w:id="710" w:author="Coggon, Amelia Charlotte" w:date="2024-12-09T15:12:00Z" w:initials="AC">
    <w:p w14:paraId="7F650A98" w14:textId="77777777" w:rsidR="00282317" w:rsidRDefault="00282317" w:rsidP="00282317">
      <w:r>
        <w:rPr>
          <w:rStyle w:val="CommentReference"/>
        </w:rPr>
        <w:annotationRef/>
      </w:r>
      <w:r>
        <w:rPr>
          <w:rFonts w:asciiTheme="minorHAnsi" w:eastAsiaTheme="minorHAnsi" w:hAnsiTheme="minorHAnsi" w:cstheme="minorBidi"/>
          <w:color w:val="000000"/>
          <w:sz w:val="20"/>
          <w:szCs w:val="20"/>
          <w:lang w:eastAsia="en-US"/>
        </w:rPr>
        <w:t>I don’t think we have this - no sequence data</w:t>
      </w:r>
    </w:p>
  </w:comment>
  <w:comment w:id="744" w:author="Coggon, Amelia Charlotte" w:date="2024-11-07T10:41:00Z" w:initials="AC">
    <w:p w14:paraId="4A82AA84" w14:textId="316C4F41" w:rsidR="00DB121F" w:rsidRDefault="001D7C66" w:rsidP="00DB121F">
      <w:r>
        <w:rPr>
          <w:rStyle w:val="CommentReference"/>
        </w:rPr>
        <w:annotationRef/>
      </w:r>
      <w:r w:rsidR="00DB121F">
        <w:rPr>
          <w:sz w:val="20"/>
          <w:szCs w:val="20"/>
        </w:rPr>
        <w:t xml:space="preserve">Tavis, do you know where the raw files for the final figures are? Can’t find latest in Nic’s repos and some of the Italian and Spanish datasets are missing in </w:t>
      </w:r>
    </w:p>
  </w:comment>
  <w:comment w:id="745" w:author="Anderson, Tavis - REE-ARS" w:date="2024-11-14T12:54:00Z" w:initials="MOU">
    <w:p w14:paraId="0492083E" w14:textId="77777777" w:rsidR="00AB5F45" w:rsidRDefault="00AB5F45" w:rsidP="00AB5F45">
      <w:r>
        <w:rPr>
          <w:rStyle w:val="CommentReference"/>
        </w:rPr>
        <w:annotationRef/>
      </w:r>
      <w:r>
        <w:rPr>
          <w:rFonts w:asciiTheme="minorHAnsi" w:eastAsiaTheme="minorHAnsi" w:hAnsiTheme="minorHAnsi" w:cstheme="minorBidi"/>
          <w:sz w:val="20"/>
          <w:szCs w:val="20"/>
          <w:lang w:eastAsia="en-US"/>
        </w:rPr>
        <w:t>This was Sara/Nic -&gt; I’ll search through all my prior emails as this progresses</w:t>
      </w:r>
    </w:p>
  </w:comment>
  <w:comment w:id="749" w:author="SIMON Gaelle" w:date="2024-11-29T18:44:00Z" w:initials="SG">
    <w:p w14:paraId="422103DC" w14:textId="4635AAF0" w:rsidR="0062258C" w:rsidRDefault="0062258C">
      <w:pPr>
        <w:pStyle w:val="CommentText"/>
      </w:pPr>
      <w:r>
        <w:rPr>
          <w:rStyle w:val="CommentReference"/>
        </w:rPr>
        <w:annotationRef/>
      </w:r>
      <w:r>
        <w:t>CVV</w:t>
      </w:r>
    </w:p>
  </w:comment>
  <w:comment w:id="752" w:author="CHIAPPONI CHIARA" w:date="2024-11-26T20:52:00Z" w:initials="CC">
    <w:p w14:paraId="2AA98E72" w14:textId="4B05F105" w:rsidR="00BB45AB" w:rsidRDefault="00BB45AB">
      <w:pPr>
        <w:pStyle w:val="CommentText"/>
      </w:pPr>
      <w:r>
        <w:rPr>
          <w:rStyle w:val="CommentReference"/>
        </w:rPr>
        <w:annotationRef/>
      </w:r>
      <w:r w:rsidRPr="00B245E7">
        <w:rPr>
          <w:bCs/>
          <w:sz w:val="22"/>
          <w:szCs w:val="22"/>
        </w:rPr>
        <w:t xml:space="preserve">1B.1.2.2 </w:t>
      </w:r>
    </w:p>
  </w:comment>
  <w:comment w:id="755" w:author="CHIAPPONI CHIARA" w:date="2024-11-26T20:52:00Z" w:initials="CC">
    <w:p w14:paraId="4BB9DD43" w14:textId="5FF05070" w:rsidR="00BB45AB" w:rsidRDefault="00BB45AB">
      <w:pPr>
        <w:pStyle w:val="CommentText"/>
      </w:pPr>
      <w:r>
        <w:rPr>
          <w:rStyle w:val="CommentReference"/>
        </w:rPr>
        <w:annotationRef/>
      </w:r>
      <w:r w:rsidRPr="00B245E7">
        <w:rPr>
          <w:bCs/>
          <w:sz w:val="22"/>
          <w:szCs w:val="22"/>
        </w:rPr>
        <w:t>1B.1.2.</w:t>
      </w:r>
      <w:r w:rsidR="00801E38">
        <w:rPr>
          <w:bCs/>
          <w:noProof/>
          <w:sz w:val="22"/>
          <w:szCs w:val="22"/>
        </w:rPr>
        <w:t>3</w:t>
      </w:r>
    </w:p>
  </w:comment>
  <w:comment w:id="758" w:author="SIMON Gaelle" w:date="2024-11-29T19:10:00Z" w:initials="SG">
    <w:p w14:paraId="28430933" w14:textId="3016C081" w:rsidR="001E6226" w:rsidRDefault="00372BF7">
      <w:pPr>
        <w:pStyle w:val="CommentText"/>
      </w:pPr>
      <w:r>
        <w:rPr>
          <w:rStyle w:val="CommentReference"/>
        </w:rPr>
        <w:annotationRef/>
      </w:r>
      <w:r w:rsidR="001E6226">
        <w:t>This Discussion is very general</w:t>
      </w:r>
      <w:r w:rsidR="006319D2">
        <w:t>.</w:t>
      </w:r>
    </w:p>
    <w:p w14:paraId="19D358EB" w14:textId="4C08C7D5" w:rsidR="00372BF7" w:rsidRDefault="001E6226">
      <w:pPr>
        <w:pStyle w:val="CommentText"/>
      </w:pPr>
      <w:r>
        <w:t>I think it</w:t>
      </w:r>
      <w:r w:rsidR="00372BF7">
        <w:t xml:space="preserve"> would be informative to give/</w:t>
      </w:r>
      <w:r>
        <w:t xml:space="preserve">to </w:t>
      </w:r>
      <w:r w:rsidR="00372BF7">
        <w:t xml:space="preserve">summarise </w:t>
      </w:r>
      <w:r>
        <w:t>the main results obtained on the different HA clades. (not only generalities)</w:t>
      </w:r>
    </w:p>
    <w:p w14:paraId="5CCF4A35" w14:textId="7202F2A2" w:rsidR="001E6226" w:rsidRDefault="001E6226">
      <w:pPr>
        <w:pStyle w:val="CommentText"/>
      </w:pPr>
      <w:r>
        <w:t xml:space="preserve">Some References are missing </w:t>
      </w:r>
    </w:p>
  </w:comment>
  <w:comment w:id="759" w:author="Ian Brown" w:date="2024-11-26T14:51:00Z" w:initials="IB">
    <w:p w14:paraId="293884AE" w14:textId="77777777" w:rsidR="005F53B9" w:rsidRDefault="005F53B9" w:rsidP="005F53B9">
      <w:pPr>
        <w:pStyle w:val="CommentText"/>
      </w:pPr>
      <w:r>
        <w:rPr>
          <w:rStyle w:val="CommentReference"/>
        </w:rPr>
        <w:annotationRef/>
      </w:r>
      <w:r>
        <w:t>There is no discussion on H3 results. Accepting they are a relatively minor component of the study there are large gaps in knowledge re heterogeneity in these viruses so 70.1 and 2000.3 must be quite distinct antigenically especially former? Has this been looked at by VCM? I appreciate we don’t want to draw attention but think we need to be flagging extension given these genetic divergences and independent evolution in pigs should be acknowledged and therefore further work</w:t>
      </w:r>
    </w:p>
  </w:comment>
  <w:comment w:id="763" w:author="SIMON Gaelle" w:date="2024-11-29T18:19:00Z" w:initials="SG">
    <w:p w14:paraId="63C6BAAD" w14:textId="77777777" w:rsidR="004D5E4C" w:rsidRDefault="004D5E4C" w:rsidP="004D5E4C">
      <w:pPr>
        <w:pStyle w:val="CommentText"/>
      </w:pPr>
      <w:r>
        <w:rPr>
          <w:rStyle w:val="CommentReference"/>
        </w:rPr>
        <w:annotationRef/>
      </w:r>
      <w:r>
        <w:t>Discussion point</w:t>
      </w:r>
    </w:p>
  </w:comment>
  <w:comment w:id="767" w:author="HERVE Severine" w:date="2024-11-29T15:33:00Z" w:initials="HS">
    <w:p w14:paraId="4A095668" w14:textId="10E0E3D0" w:rsidR="00681E27" w:rsidRDefault="00681E27">
      <w:pPr>
        <w:pStyle w:val="CommentText"/>
      </w:pPr>
      <w:r>
        <w:rPr>
          <w:rStyle w:val="CommentReference"/>
        </w:rPr>
        <w:annotationRef/>
      </w:r>
      <w:r>
        <w:t>Necessary?</w:t>
      </w:r>
    </w:p>
  </w:comment>
  <w:comment w:id="768" w:author="SIMON Gaelle" w:date="2024-11-29T18:49:00Z" w:initials="SG">
    <w:p w14:paraId="109CAE7D" w14:textId="5A145259" w:rsidR="0062258C" w:rsidRDefault="0062258C">
      <w:pPr>
        <w:pStyle w:val="CommentText"/>
      </w:pPr>
      <w:r>
        <w:rPr>
          <w:rStyle w:val="CommentReference"/>
        </w:rPr>
        <w:annotationRef/>
      </w:r>
      <w:r>
        <w:t>N</w:t>
      </w:r>
      <w:r w:rsidR="001E6226">
        <w:t>o</w:t>
      </w:r>
      <w:r>
        <w:t>, not appropriate</w:t>
      </w:r>
    </w:p>
  </w:comment>
  <w:comment w:id="792" w:author="SIMON Gaelle" w:date="2024-11-29T17:55:00Z" w:initials="SG">
    <w:p w14:paraId="70F95ED6" w14:textId="77777777" w:rsidR="00274F2E" w:rsidRDefault="00274F2E" w:rsidP="00274F2E">
      <w:pPr>
        <w:pStyle w:val="CommentText"/>
      </w:pPr>
      <w:r>
        <w:rPr>
          <w:rStyle w:val="CommentReference"/>
        </w:rPr>
        <w:annotationRef/>
      </w:r>
      <w:r>
        <w:t>Out of study period &gt; to be given in the Introduction, or to be moved to the Discussion.</w:t>
      </w:r>
    </w:p>
  </w:comment>
  <w:comment w:id="802" w:author="SIMON Gaelle" w:date="2024-11-29T17:54:00Z" w:initials="SG">
    <w:p w14:paraId="6FE2DCD3" w14:textId="77777777" w:rsidR="00274F2E" w:rsidRDefault="00274F2E" w:rsidP="00274F2E">
      <w:pPr>
        <w:pStyle w:val="CommentText"/>
      </w:pPr>
      <w:r>
        <w:rPr>
          <w:rStyle w:val="CommentReference"/>
        </w:rPr>
        <w:annotationRef/>
      </w:r>
      <w:r>
        <w:t>To be moved to the Discussion section</w:t>
      </w:r>
    </w:p>
  </w:comment>
  <w:comment w:id="813" w:author="SIMON Gaelle" w:date="2024-11-29T18:19:00Z" w:initials="SG">
    <w:p w14:paraId="14525B43" w14:textId="77777777" w:rsidR="00756944" w:rsidRDefault="00756944" w:rsidP="00756944">
      <w:pPr>
        <w:pStyle w:val="CommentText"/>
      </w:pPr>
      <w:r>
        <w:rPr>
          <w:rStyle w:val="CommentReference"/>
        </w:rPr>
        <w:annotationRef/>
      </w:r>
      <w:r>
        <w:t>Discussion point</w:t>
      </w:r>
    </w:p>
  </w:comment>
  <w:comment w:id="823" w:author="Ian Brown" w:date="2024-11-26T12:21:00Z" w:initials="IB">
    <w:p w14:paraId="707BD090" w14:textId="77777777" w:rsidR="00FE75E9" w:rsidRDefault="00FE75E9" w:rsidP="00FE75E9">
      <w:pPr>
        <w:pStyle w:val="CommentText"/>
      </w:pPr>
      <w:r>
        <w:rPr>
          <w:rStyle w:val="CommentReference"/>
        </w:rPr>
        <w:annotationRef/>
      </w:r>
      <w:r>
        <w:t>Based on the landscaping data can we state that ferret and pig broadly see these antigens similarly? I would see possible challenge in review otherwise basing assumption on how pigs see these antigens using sera raised in a heterologous host. This can be fixed by switching paragraph order with this paragraph following the next (527-538)</w:t>
      </w:r>
    </w:p>
  </w:comment>
  <w:comment w:id="824" w:author="Harder, Timm" w:date="2024-12-03T13:45:00Z" w:initials="HT">
    <w:p w14:paraId="7D0E5464" w14:textId="6F07225C" w:rsidR="00B66C7E" w:rsidRDefault="00B66C7E">
      <w:pPr>
        <w:pStyle w:val="CommentText"/>
      </w:pPr>
      <w:r>
        <w:rPr>
          <w:rStyle w:val="CommentReference"/>
        </w:rPr>
        <w:annotationRef/>
      </w:r>
      <w:r>
        <w:t>Agrre with Ian here.</w:t>
      </w:r>
    </w:p>
  </w:comment>
  <w:comment w:id="825" w:author="SIMON Gaelle" w:date="2024-11-29T18:59:00Z" w:initials="SG">
    <w:p w14:paraId="74CAA0DE" w14:textId="158D2687" w:rsidR="005B23CE" w:rsidRDefault="005B23CE">
      <w:pPr>
        <w:pStyle w:val="CommentText"/>
      </w:pPr>
      <w:r>
        <w:rPr>
          <w:rStyle w:val="CommentReference"/>
        </w:rPr>
        <w:annotationRef/>
      </w:r>
      <w:r>
        <w:t>Tell which ones?</w:t>
      </w:r>
    </w:p>
  </w:comment>
  <w:comment w:id="826" w:author="SIMON Gaelle" w:date="2024-11-29T18:59:00Z" w:initials="SG">
    <w:p w14:paraId="42857403" w14:textId="095F8FFE" w:rsidR="005B23CE" w:rsidRDefault="005B23CE">
      <w:pPr>
        <w:pStyle w:val="CommentText"/>
      </w:pPr>
      <w:r>
        <w:rPr>
          <w:rStyle w:val="CommentReference"/>
        </w:rPr>
        <w:annotationRef/>
      </w:r>
      <w:r>
        <w:t>Which ones?</w:t>
      </w:r>
    </w:p>
  </w:comment>
  <w:comment w:id="827" w:author="SIMON Gaelle" w:date="2024-11-29T18:59:00Z" w:initials="SG">
    <w:p w14:paraId="03607B84" w14:textId="5F27E118" w:rsidR="00372BF7" w:rsidRPr="001E6226" w:rsidRDefault="005B23CE" w:rsidP="001E6226">
      <w:pPr>
        <w:shd w:val="clear" w:color="auto" w:fill="FFFFFF"/>
        <w:spacing w:before="100" w:beforeAutospacing="1" w:after="100" w:afterAutospacing="1"/>
        <w:rPr>
          <w:rFonts w:ascii="Segoe UI" w:hAnsi="Segoe UI" w:cs="Segoe UI"/>
          <w:color w:val="212121"/>
          <w:lang w:eastAsia="fr-FR"/>
        </w:rPr>
      </w:pPr>
      <w:r>
        <w:rPr>
          <w:rStyle w:val="Hyperlink"/>
        </w:rPr>
        <w:annotationRef/>
      </w:r>
      <w:r>
        <w:t xml:space="preserve">We have reported escape of </w:t>
      </w:r>
      <w:r w:rsidR="00372BF7">
        <w:t xml:space="preserve">French </w:t>
      </w:r>
      <w:r>
        <w:t>1C.2.4 strains</w:t>
      </w:r>
      <w:r w:rsidR="00372BF7">
        <w:t xml:space="preserve"> here Deblanc et al., 2024 </w:t>
      </w:r>
      <w:r w:rsidR="00372BF7">
        <w:rPr>
          <w:rStyle w:val="id-label"/>
          <w:rFonts w:ascii="Segoe UI" w:hAnsi="Segoe UI" w:cs="Segoe UI"/>
          <w:color w:val="212121"/>
        </w:rPr>
        <w:t>DOI: </w:t>
      </w:r>
      <w:hyperlink r:id="rId4" w:tgtFrame="_blank" w:history="1">
        <w:r w:rsidR="00372BF7">
          <w:rPr>
            <w:rStyle w:val="Hyperlink"/>
            <w:rFonts w:ascii="Segoe UI" w:hAnsi="Segoe UI" w:cs="Segoe UI"/>
            <w:color w:val="205493"/>
          </w:rPr>
          <w:t>10.1186/s13567-024-01319-5</w:t>
        </w:r>
      </w:hyperlink>
    </w:p>
  </w:comment>
  <w:comment w:id="821" w:author="Ian Brown" w:date="2024-11-26T12:34:00Z" w:initials="IB">
    <w:p w14:paraId="216016F0" w14:textId="77777777" w:rsidR="00D1101E" w:rsidRDefault="00D1101E" w:rsidP="00D1101E">
      <w:pPr>
        <w:pStyle w:val="CommentText"/>
      </w:pPr>
      <w:r>
        <w:rPr>
          <w:rStyle w:val="CommentReference"/>
        </w:rPr>
        <w:annotationRef/>
      </w:r>
      <w:r>
        <w:t xml:space="preserve">The study didn’t measure underlying rates of change in swine European viruses (not suggesting you do as would need assessing in each discrete population(closed v open v vacc v non vacc) but do wonder what if any correlation there might be with increased vaccine usage especially post 2009. I think we could add to last sentence that the impact of using poorly matched vaccine upon future virus evolution is unknown at population level and requires evaluation ie might protect against disease but not reduce shedding/within and between herd transmission and contribute to virus selection </w:t>
      </w:r>
    </w:p>
  </w:comment>
  <w:comment w:id="831" w:author="Anderson, Tavis - REE-ARS" w:date="2024-11-14T13:13:00Z" w:initials="MOU">
    <w:p w14:paraId="1A39C54E" w14:textId="77777777" w:rsidR="003D22B5" w:rsidRDefault="003D22B5" w:rsidP="003D22B5">
      <w:r>
        <w:rPr>
          <w:rStyle w:val="CommentReference"/>
        </w:rPr>
        <w:annotationRef/>
      </w:r>
      <w:r>
        <w:rPr>
          <w:rFonts w:asciiTheme="minorHAnsi" w:eastAsiaTheme="minorHAnsi" w:hAnsiTheme="minorHAnsi" w:cstheme="minorBidi"/>
          <w:sz w:val="20"/>
          <w:szCs w:val="20"/>
          <w:lang w:eastAsia="en-US"/>
        </w:rPr>
        <w:t>I think I cleared out variant = human infection by animal IAV, vs “variant” as a interesting genetic type of virus</w:t>
      </w:r>
    </w:p>
  </w:comment>
  <w:comment w:id="852" w:author="Ian Brown" w:date="2024-11-26T12:21:00Z" w:initials="IB">
    <w:p w14:paraId="6B1F67CA" w14:textId="77777777" w:rsidR="00C0233D" w:rsidRDefault="00C0233D" w:rsidP="00C0233D">
      <w:pPr>
        <w:pStyle w:val="CommentText"/>
      </w:pPr>
      <w:r>
        <w:rPr>
          <w:rStyle w:val="CommentReference"/>
        </w:rPr>
        <w:annotationRef/>
      </w:r>
      <w:r>
        <w:t>Based on the landscaping data can we state that ferret and pig broadly see these antigens similarly? I would see possible challenge in review otherwise basing assumption on how pigs see these antigens using sera raised in a heterologous host. This can be fixed by switching paragraph order with this paragraph following the next (527-538)</w:t>
      </w:r>
    </w:p>
  </w:comment>
  <w:comment w:id="853" w:author="Harder, Timm" w:date="2024-12-03T13:45:00Z" w:initials="HT">
    <w:p w14:paraId="2EDD9038" w14:textId="77777777" w:rsidR="00C0233D" w:rsidRDefault="00C0233D" w:rsidP="00C0233D">
      <w:pPr>
        <w:pStyle w:val="CommentText"/>
      </w:pPr>
      <w:r>
        <w:rPr>
          <w:rStyle w:val="CommentReference"/>
        </w:rPr>
        <w:annotationRef/>
      </w:r>
      <w:r>
        <w:t>Agrre with Ian here.</w:t>
      </w:r>
    </w:p>
  </w:comment>
  <w:comment w:id="854" w:author="SIMON Gaelle" w:date="2024-11-29T18:59:00Z" w:initials="SG">
    <w:p w14:paraId="04F2741D" w14:textId="77777777" w:rsidR="00C0233D" w:rsidRDefault="00C0233D" w:rsidP="00C0233D">
      <w:pPr>
        <w:pStyle w:val="CommentText"/>
      </w:pPr>
      <w:r>
        <w:rPr>
          <w:rStyle w:val="CommentReference"/>
        </w:rPr>
        <w:annotationRef/>
      </w:r>
      <w:r>
        <w:t>Tell which ones?</w:t>
      </w:r>
    </w:p>
  </w:comment>
  <w:comment w:id="858" w:author="SIMON Gaelle" w:date="2024-11-29T18:59:00Z" w:initials="SG">
    <w:p w14:paraId="645D1FC0" w14:textId="77777777" w:rsidR="00C0233D" w:rsidRDefault="00C0233D" w:rsidP="00C0233D">
      <w:pPr>
        <w:pStyle w:val="CommentText"/>
      </w:pPr>
      <w:r>
        <w:rPr>
          <w:rStyle w:val="CommentReference"/>
        </w:rPr>
        <w:annotationRef/>
      </w:r>
      <w:r>
        <w:t>Which ones?</w:t>
      </w:r>
    </w:p>
  </w:comment>
  <w:comment w:id="864" w:author="SIMON Gaelle" w:date="2024-11-29T18:59:00Z" w:initials="SG">
    <w:p w14:paraId="6397F0D3" w14:textId="77777777" w:rsidR="00C0233D" w:rsidRPr="001E6226" w:rsidRDefault="00C0233D" w:rsidP="00C0233D">
      <w:pPr>
        <w:shd w:val="clear" w:color="auto" w:fill="FFFFFF"/>
        <w:spacing w:before="100" w:beforeAutospacing="1" w:after="100" w:afterAutospacing="1"/>
        <w:rPr>
          <w:rFonts w:ascii="Segoe UI" w:hAnsi="Segoe UI" w:cs="Segoe UI"/>
          <w:color w:val="212121"/>
          <w:lang w:eastAsia="fr-FR"/>
        </w:rPr>
      </w:pPr>
      <w:r>
        <w:rPr>
          <w:rStyle w:val="Hyperlink"/>
        </w:rPr>
        <w:annotationRef/>
      </w:r>
      <w:r>
        <w:t xml:space="preserve">We have reported escape of French 1C.2.4 strains here Deblanc et al., 2024 </w:t>
      </w:r>
      <w:r>
        <w:rPr>
          <w:rStyle w:val="id-label"/>
          <w:rFonts w:ascii="Segoe UI" w:hAnsi="Segoe UI" w:cs="Segoe UI"/>
          <w:color w:val="212121"/>
        </w:rPr>
        <w:t>DOI: </w:t>
      </w:r>
      <w:hyperlink r:id="rId5" w:tgtFrame="_blank" w:history="1">
        <w:r>
          <w:rPr>
            <w:rStyle w:val="Hyperlink"/>
            <w:rFonts w:ascii="Segoe UI" w:hAnsi="Segoe UI" w:cs="Segoe UI"/>
            <w:color w:val="205493"/>
          </w:rPr>
          <w:t>10.1186/s13567-024-01319-5</w:t>
        </w:r>
      </w:hyperlink>
    </w:p>
  </w:comment>
  <w:comment w:id="848" w:author="Ian Brown" w:date="2024-11-26T12:34:00Z" w:initials="IB">
    <w:p w14:paraId="56FEB3F4" w14:textId="77777777" w:rsidR="00C0233D" w:rsidRDefault="00C0233D" w:rsidP="00C0233D">
      <w:pPr>
        <w:pStyle w:val="CommentText"/>
      </w:pPr>
      <w:r>
        <w:rPr>
          <w:rStyle w:val="CommentReference"/>
        </w:rPr>
        <w:annotationRef/>
      </w:r>
      <w:r>
        <w:t xml:space="preserve">The study didn’t measure underlying rates of change in swine European viruses (not suggesting you do as would need assessing in each discrete population(closed v open v vacc v non vacc) but do wonder what if any correlation there might be with increased vaccine usage especially post 2009. I think we could add to last sentence that the impact of using poorly matched vaccine upon future virus evolution is unknown at population level and requires evaluation ie might protect against disease but not reduce shedding/within and between herd transmission and contribute to virus selection </w:t>
      </w:r>
    </w:p>
  </w:comment>
  <w:comment w:id="886" w:author="Kristien Van Reeth" w:date="2024-11-30T22:06:00Z" w:initials="KV">
    <w:p w14:paraId="1867F06C" w14:textId="77777777" w:rsidR="00831DB0" w:rsidRDefault="00831DB0" w:rsidP="00831DB0">
      <w:r>
        <w:rPr>
          <w:rStyle w:val="CommentReference"/>
        </w:rPr>
        <w:annotationRef/>
      </w:r>
      <w:r>
        <w:rPr>
          <w:rFonts w:asciiTheme="minorHAnsi" w:eastAsiaTheme="minorHAnsi" w:hAnsiTheme="minorHAnsi" w:cstheme="minorBidi"/>
          <w:color w:val="000000"/>
          <w:sz w:val="20"/>
          <w:szCs w:val="20"/>
          <w:lang w:eastAsia="en-US"/>
        </w:rPr>
        <w:t xml:space="preserve">This is an important finding. You may want to refer to one of our previous papers: </w:t>
      </w:r>
      <w:hyperlink r:id="rId6" w:history="1">
        <w:r w:rsidRPr="008A3878">
          <w:rPr>
            <w:rStyle w:val="Hyperlink"/>
            <w:rFonts w:ascii="MS Gothic" w:eastAsia="MS Gothic" w:hAnsi="MS Gothic" w:cs="MS Gothic" w:hint="eastAsia"/>
            <w:sz w:val="20"/>
            <w:szCs w:val="20"/>
            <w:lang w:eastAsia="en-US"/>
          </w:rPr>
          <w:t> </w:t>
        </w:r>
        <w:r w:rsidRPr="008A3878">
          <w:rPr>
            <w:rStyle w:val="Hyperlink"/>
            <w:rFonts w:asciiTheme="minorHAnsi" w:eastAsiaTheme="minorHAnsi" w:hAnsiTheme="minorHAnsi" w:cstheme="minorBidi"/>
            <w:sz w:val="20"/>
            <w:szCs w:val="20"/>
            <w:lang w:eastAsia="en-US"/>
          </w:rPr>
          <w:t>Detection of H1 Swine </w:t>
        </w:r>
      </w:hyperlink>
      <w:hyperlink r:id="rId7" w:history="1">
        <w:r w:rsidRPr="008A3878">
          <w:rPr>
            <w:rStyle w:val="Hyperlink"/>
            <w:rFonts w:asciiTheme="minorHAnsi" w:eastAsiaTheme="minorHAnsi" w:hAnsiTheme="minorHAnsi" w:cstheme="minorBidi"/>
            <w:b/>
            <w:bCs/>
            <w:sz w:val="20"/>
            <w:szCs w:val="20"/>
            <w:lang w:eastAsia="en-US"/>
          </w:rPr>
          <w:t>Influenza</w:t>
        </w:r>
      </w:hyperlink>
      <w:hyperlink r:id="rId8" w:history="1">
        <w:r w:rsidRPr="008A3878">
          <w:rPr>
            <w:rStyle w:val="Hyperlink"/>
            <w:rFonts w:asciiTheme="minorHAnsi" w:eastAsiaTheme="minorHAnsi" w:hAnsiTheme="minorHAnsi" w:cstheme="minorBidi"/>
            <w:sz w:val="20"/>
            <w:szCs w:val="20"/>
            <w:lang w:eastAsia="en-US"/>
          </w:rPr>
          <w:t> A Virus Antibodies in </w:t>
        </w:r>
      </w:hyperlink>
      <w:hyperlink r:id="rId9" w:history="1">
        <w:r w:rsidRPr="008A3878">
          <w:rPr>
            <w:rStyle w:val="Hyperlink"/>
            <w:rFonts w:asciiTheme="minorHAnsi" w:eastAsiaTheme="minorHAnsi" w:hAnsiTheme="minorHAnsi" w:cstheme="minorBidi"/>
            <w:b/>
            <w:bCs/>
            <w:sz w:val="20"/>
            <w:szCs w:val="20"/>
            <w:lang w:eastAsia="en-US"/>
          </w:rPr>
          <w:t>Human</w:t>
        </w:r>
      </w:hyperlink>
      <w:hyperlink r:id="rId10" w:history="1">
        <w:r w:rsidRPr="008A3878">
          <w:rPr>
            <w:rStyle w:val="Hyperlink"/>
            <w:rFonts w:asciiTheme="minorHAnsi" w:eastAsiaTheme="minorHAnsi" w:hAnsiTheme="minorHAnsi" w:cstheme="minorBidi"/>
            <w:sz w:val="20"/>
            <w:szCs w:val="20"/>
            <w:lang w:eastAsia="en-US"/>
          </w:rPr>
          <w:t> Serum Samples by Age Group.</w:t>
        </w:r>
      </w:hyperlink>
    </w:p>
    <w:p w14:paraId="667F3134" w14:textId="77777777" w:rsidR="00831DB0" w:rsidRDefault="00831DB0" w:rsidP="00831DB0">
      <w:r>
        <w:rPr>
          <w:rFonts w:asciiTheme="minorHAnsi" w:eastAsiaTheme="minorHAnsi" w:hAnsiTheme="minorHAnsi" w:cstheme="minorBidi"/>
          <w:color w:val="000000"/>
          <w:sz w:val="20"/>
          <w:szCs w:val="20"/>
          <w:lang w:eastAsia="en-US"/>
        </w:rPr>
        <w:t>Vandoorn E, Leroux-Roels I, Leroux-Roels G, Parys A, Vincent A, </w:t>
      </w:r>
      <w:r>
        <w:rPr>
          <w:rFonts w:asciiTheme="minorHAnsi" w:eastAsiaTheme="minorHAnsi" w:hAnsiTheme="minorHAnsi" w:cstheme="minorBidi"/>
          <w:b/>
          <w:bCs/>
          <w:color w:val="000000"/>
          <w:sz w:val="20"/>
          <w:szCs w:val="20"/>
          <w:lang w:eastAsia="en-US"/>
        </w:rPr>
        <w:t>Van Reeth K.</w:t>
      </w:r>
      <w:r>
        <w:rPr>
          <w:rFonts w:asciiTheme="minorHAnsi" w:eastAsiaTheme="minorHAnsi" w:hAnsiTheme="minorHAnsi" w:cstheme="minorBidi"/>
          <w:color w:val="000000"/>
          <w:sz w:val="20"/>
          <w:szCs w:val="20"/>
          <w:lang w:eastAsia="en-US"/>
        </w:rPr>
        <w:t>Emerg Infect Dis. 2020 Sep;26(9):2118-2128. doi: 10.3201/eid2609.191796.</w:t>
      </w:r>
    </w:p>
    <w:p w14:paraId="443F3DE4" w14:textId="77777777" w:rsidR="00831DB0" w:rsidRDefault="00831DB0" w:rsidP="00831DB0">
      <w:r>
        <w:rPr>
          <w:rFonts w:asciiTheme="minorHAnsi" w:eastAsiaTheme="minorHAnsi" w:hAnsiTheme="minorHAnsi" w:cstheme="minorBidi"/>
          <w:color w:val="000000"/>
          <w:sz w:val="20"/>
          <w:szCs w:val="20"/>
          <w:lang w:eastAsia="en-US"/>
        </w:rPr>
        <w:t>Based on the results (and approach) of that paper we thought human cross-reactive antibodies to swine strains were dependent on a) the swine H1 lineage and b) the age of humans</w:t>
      </w:r>
    </w:p>
  </w:comment>
  <w:comment w:id="908" w:author="Anderson, Tavis - REE-ARS" w:date="2024-11-14T13:21:00Z" w:initials="MOU">
    <w:p w14:paraId="63643D6D" w14:textId="77777777" w:rsidR="004300C9" w:rsidRDefault="004300C9" w:rsidP="00EE6564">
      <w:pPr>
        <w:pStyle w:val="CommentText"/>
      </w:pPr>
      <w:r>
        <w:rPr>
          <w:rStyle w:val="CommentReference"/>
        </w:rPr>
        <w:annotationRef/>
      </w:r>
      <w:r w:rsidRPr="00EE6564">
        <w:t>Penn contract # - need to add JHU, and potentially the old Mt Sinai one</w:t>
      </w:r>
    </w:p>
  </w:comment>
  <w:comment w:id="909" w:author="Pekosz, Andrew" w:date="2024-11-17T11:27:00Z" w:initials="AP">
    <w:p w14:paraId="2711EDE5" w14:textId="77777777" w:rsidR="0068779A" w:rsidRDefault="0068779A" w:rsidP="0068779A">
      <w:pPr>
        <w:pStyle w:val="CommentText"/>
      </w:pPr>
      <w:r>
        <w:rPr>
          <w:rStyle w:val="CommentReference"/>
        </w:rPr>
        <w:annotationRef/>
      </w:r>
      <w:r>
        <w:t>Added JH CEIRR contract number</w:t>
      </w:r>
    </w:p>
  </w:comment>
  <w:comment w:id="919" w:author="Ian Brown" w:date="2024-11-26T12:37:00Z" w:initials="IB">
    <w:p w14:paraId="1D539866" w14:textId="77777777" w:rsidR="00D1101E" w:rsidRDefault="00D1101E" w:rsidP="00D1101E">
      <w:pPr>
        <w:pStyle w:val="CommentText"/>
      </w:pPr>
      <w:r>
        <w:rPr>
          <w:rStyle w:val="CommentReference"/>
        </w:rPr>
        <w:annotationRef/>
      </w:r>
      <w:r>
        <w:t>Ben M please check</w:t>
      </w:r>
    </w:p>
  </w:comment>
  <w:comment w:id="922" w:author="CHIAPPONI CHIARA" w:date="2024-11-26T21:08:00Z" w:initials="CC">
    <w:p w14:paraId="7607EC1B" w14:textId="77777777" w:rsidR="00801E38" w:rsidRDefault="00801E38">
      <w:pPr>
        <w:pStyle w:val="CommentText"/>
        <w:rPr>
          <w:noProof/>
        </w:rPr>
      </w:pPr>
      <w:r>
        <w:rPr>
          <w:rStyle w:val="CommentReference"/>
        </w:rPr>
        <w:annotationRef/>
      </w:r>
      <w:r>
        <w:rPr>
          <w:noProof/>
        </w:rPr>
        <w:t>and Italian Ministry of Health grants Ricerca Corrente IZS LE 2018009, IZS LE 2020005.</w:t>
      </w:r>
    </w:p>
    <w:p w14:paraId="477DEC66" w14:textId="11C60DB1" w:rsidR="00801E38" w:rsidRDefault="00801E38">
      <w:pPr>
        <w:pStyle w:val="CommentText"/>
      </w:pPr>
    </w:p>
  </w:comment>
  <w:comment w:id="899" w:author="Coggon, Amelia Charlotte" w:date="2024-11-09T12:40:00Z" w:initials="AC">
    <w:p w14:paraId="081E9A67" w14:textId="028F7D5B" w:rsidR="00B110C9" w:rsidRDefault="00B110C9" w:rsidP="00B110C9">
      <w:r>
        <w:rPr>
          <w:rStyle w:val="CommentReference"/>
        </w:rPr>
        <w:annotationRef/>
      </w:r>
      <w:r>
        <w:rPr>
          <w:rFonts w:asciiTheme="minorHAnsi" w:eastAsiaTheme="minorHAnsi" w:hAnsiTheme="minorHAnsi" w:cstheme="minorBidi"/>
          <w:color w:val="000000"/>
          <w:sz w:val="20"/>
          <w:szCs w:val="20"/>
          <w:lang w:eastAsia="en-US"/>
        </w:rPr>
        <w:t>Please fill in/add?</w:t>
      </w:r>
    </w:p>
  </w:comment>
  <w:comment w:id="990" w:author="Pekosz, Andrew" w:date="2024-11-17T14:15:00Z" w:initials="AP">
    <w:p w14:paraId="70F09D8B" w14:textId="77777777" w:rsidR="00F229AF" w:rsidRDefault="00F229AF" w:rsidP="00F229AF">
      <w:pPr>
        <w:pStyle w:val="CommentText"/>
      </w:pPr>
      <w:r>
        <w:rPr>
          <w:rStyle w:val="CommentReference"/>
        </w:rPr>
        <w:annotationRef/>
      </w:r>
      <w:r>
        <w:t>Figure is blurry</w:t>
      </w:r>
    </w:p>
  </w:comment>
  <w:comment w:id="1000" w:author="HERVE Severine" w:date="2024-11-29T11:59:00Z" w:initials="HS">
    <w:p w14:paraId="578AE9EE" w14:textId="079A4E5E" w:rsidR="00681E27" w:rsidRDefault="00681E27">
      <w:pPr>
        <w:pStyle w:val="CommentText"/>
      </w:pPr>
      <w:r>
        <w:rPr>
          <w:rStyle w:val="CommentReference"/>
        </w:rPr>
        <w:annotationRef/>
      </w:r>
      <w:r>
        <w:t>In the legend the CVV/human seasonal vaccine strains is missing, in grey as in the figure 2? Could be written in the text</w:t>
      </w:r>
      <w:r w:rsidR="00DF1E01">
        <w:t xml:space="preserve"> </w:t>
      </w:r>
      <w:r>
        <w:t xml:space="preserve"> </w:t>
      </w:r>
    </w:p>
  </w:comment>
  <w:comment w:id="1008" w:author="Pekosz, Andrew" w:date="2024-11-17T14:15:00Z" w:initials="AP">
    <w:p w14:paraId="7B3F4812" w14:textId="77777777" w:rsidR="00D906C1" w:rsidRDefault="00F229AF" w:rsidP="00D906C1">
      <w:pPr>
        <w:pStyle w:val="CommentText"/>
      </w:pPr>
      <w:r>
        <w:rPr>
          <w:rStyle w:val="CommentReference"/>
        </w:rPr>
        <w:annotationRef/>
      </w:r>
      <w:r w:rsidR="00D906C1">
        <w:t>Map is blurry</w:t>
      </w:r>
    </w:p>
  </w:comment>
  <w:comment w:id="1009" w:author="Ian Brown" w:date="2024-11-25T16:17:00Z" w:initials="IB">
    <w:p w14:paraId="0B94ACFD" w14:textId="77777777" w:rsidR="00943708" w:rsidRDefault="00943708" w:rsidP="00943708">
      <w:pPr>
        <w:pStyle w:val="CommentText"/>
      </w:pPr>
      <w:r>
        <w:rPr>
          <w:rStyle w:val="CommentReference"/>
        </w:rPr>
        <w:annotationRef/>
      </w:r>
      <w:r>
        <w:t>The colour coding does not carry sufficient contrast in the tree in particular!</w:t>
      </w:r>
    </w:p>
  </w:comment>
  <w:comment w:id="1019" w:author="HERVE Severine" w:date="2024-11-29T09:00:00Z" w:initials="HS">
    <w:p w14:paraId="4548DBD8" w14:textId="0FA9F4B9" w:rsidR="00681E27" w:rsidRDefault="00681E27">
      <w:pPr>
        <w:pStyle w:val="CommentText"/>
      </w:pPr>
      <w:r>
        <w:rPr>
          <w:rStyle w:val="CommentReference"/>
        </w:rPr>
        <w:annotationRef/>
      </w:r>
      <w:r>
        <w:t>The vertical axis of the timeline is absent</w:t>
      </w:r>
    </w:p>
  </w:comment>
  <w:comment w:id="1024" w:author="Pekosz, Andrew" w:date="2024-11-17T14:15:00Z" w:initials="AP">
    <w:p w14:paraId="50355AC5" w14:textId="31CCDCF5" w:rsidR="00F229AF" w:rsidRDefault="00F229AF" w:rsidP="00F229AF">
      <w:pPr>
        <w:pStyle w:val="CommentText"/>
      </w:pPr>
      <w:r>
        <w:rPr>
          <w:rStyle w:val="CommentReference"/>
        </w:rPr>
        <w:annotationRef/>
      </w:r>
      <w:r>
        <w:t xml:space="preserve">Figure is blurry. </w:t>
      </w:r>
    </w:p>
  </w:comment>
  <w:comment w:id="1025" w:author="RICHARD Gautier" w:date="2024-11-29T14:42:00Z" w:initials="RG">
    <w:p w14:paraId="39C7776C" w14:textId="77777777" w:rsidR="00681E27" w:rsidRDefault="00681E27">
      <w:pPr>
        <w:pStyle w:val="CommentText"/>
      </w:pPr>
      <w:r>
        <w:rPr>
          <w:rStyle w:val="CommentReference"/>
        </w:rPr>
        <w:annotationRef/>
      </w:r>
      <w:r>
        <w:t>I am questioning if Racmacs 2D visualisation with bootstrap blobs computation wouldn’t yield a clearer picture? 3D plots are hard to read especially if there’s no Euclidian distance measures within the antigenic map space to support the antigenic map.</w:t>
      </w:r>
    </w:p>
    <w:p w14:paraId="343D44AD" w14:textId="77777777" w:rsidR="00681E27" w:rsidRDefault="00681E27">
      <w:pPr>
        <w:pStyle w:val="CommentText"/>
      </w:pPr>
      <w:r>
        <w:br/>
        <w:t>As per the current figure, it is impossible to tell how far the 1B are from the 1C or the 1A (1C and 1B seem confounded while it must just be the angle of the 3D plot that is used). Also the size of the spheres have a huge visual impact while I’m not sure they hold any statistical relevance.</w:t>
      </w:r>
      <w:r>
        <w:br/>
      </w:r>
      <w:r>
        <w:br/>
        <w:t>Providing the 3D plots as an online interactive visualization could help for sure, but they extremely rarely go well as static plots in a paper unless supported by tables and further statistical analyses describing them in detail.</w:t>
      </w:r>
      <w:r>
        <w:br/>
      </w:r>
      <w:r>
        <w:br/>
        <w:t>I can easily run the Racmacs bootstrap pipeline if I get the underlying antigenic results table (antigens x sera)</w:t>
      </w:r>
    </w:p>
  </w:comment>
  <w:comment w:id="1039" w:author="Pekosz, Andrew" w:date="2024-11-17T14:16:00Z" w:initials="AP">
    <w:p w14:paraId="41ECCCA0" w14:textId="77777777" w:rsidR="004E10C1" w:rsidRDefault="004E10C1" w:rsidP="004E10C1">
      <w:pPr>
        <w:pStyle w:val="CommentText"/>
      </w:pPr>
      <w:r>
        <w:rPr>
          <w:rStyle w:val="CommentReference"/>
        </w:rPr>
        <w:annotationRef/>
      </w:r>
      <w:r>
        <w:t>Figure is blurry</w:t>
      </w:r>
    </w:p>
  </w:comment>
  <w:comment w:id="1041" w:author="RICHARD Gautier" w:date="2024-11-29T14:51:00Z" w:initials="RG">
    <w:p w14:paraId="5FC9AA1F" w14:textId="3545FD04" w:rsidR="00681E27" w:rsidRDefault="00681E27">
      <w:pPr>
        <w:pStyle w:val="CommentText"/>
      </w:pPr>
      <w:r>
        <w:rPr>
          <w:rStyle w:val="CommentReference"/>
        </w:rPr>
        <w:annotationRef/>
      </w:r>
      <w:r>
        <w:t>Nice and clever representation, but since the antigenic maps were never shown in 2D, it is very hard to link this plot with the previous one.</w:t>
      </w:r>
      <w:r>
        <w:br/>
      </w:r>
      <w:r>
        <w:br/>
        <w:t>(and according to what I’m seeing, the 2D antigenic map seems rather clean with 3 groups corresponding to 1A, 1B and 1C ?)</w:t>
      </w:r>
    </w:p>
  </w:comment>
  <w:comment w:id="1044" w:author="RICHARD Gautier" w:date="2024-11-29T14:58:00Z" w:initials="RG">
    <w:p w14:paraId="0400EB9F" w14:textId="36CF7DC2" w:rsidR="00681E27" w:rsidRDefault="00681E27">
      <w:pPr>
        <w:pStyle w:val="CommentText"/>
      </w:pPr>
      <w:r>
        <w:rPr>
          <w:rStyle w:val="CommentReference"/>
        </w:rPr>
        <w:annotationRef/>
      </w:r>
      <w:r>
        <w:t>Linking the bars colors to the clade is hard. Bars should be grouped by clade and the clade name should be indicated in a box on top of the bars (ggplot facet style).</w:t>
      </w:r>
      <w:r>
        <w:br/>
      </w:r>
      <w:r>
        <w:br/>
        <w:t>Also a vertical lollipop plot with a vertical dotted line set at the threshold of 3 as well as the name of the antiserum the antigenic distances are measured to would help immensely to better group the bars, better read the strain names and better interpret the figure.</w:t>
      </w:r>
    </w:p>
  </w:comment>
  <w:comment w:id="1045" w:author="SIMON Gaelle" w:date="2024-11-29T19:25:00Z" w:initials="SG">
    <w:p w14:paraId="36185594" w14:textId="4FE5869F" w:rsidR="009B17F0" w:rsidRDefault="009B17F0">
      <w:pPr>
        <w:pStyle w:val="CommentText"/>
      </w:pPr>
      <w:r>
        <w:rPr>
          <w:rStyle w:val="CommentReference"/>
        </w:rPr>
        <w:annotationRef/>
      </w:r>
      <w:r>
        <w:t>Give their HA clade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D92200" w15:done="1"/>
  <w15:commentEx w15:paraId="7BE7CF7B" w15:done="0"/>
  <w15:commentEx w15:paraId="2CEDCDDA" w15:done="1"/>
  <w15:commentEx w15:paraId="340DC48B" w15:done="0"/>
  <w15:commentEx w15:paraId="33C1EE88" w15:done="1"/>
  <w15:commentEx w15:paraId="5EFD4EB4" w15:done="1"/>
  <w15:commentEx w15:paraId="33D66377" w15:done="1"/>
  <w15:commentEx w15:paraId="5DD81C70" w15:done="1"/>
  <w15:commentEx w15:paraId="443BF91A" w15:done="1"/>
  <w15:commentEx w15:paraId="11972AA2" w15:done="1"/>
  <w15:commentEx w15:paraId="329B881B" w15:done="0"/>
  <w15:commentEx w15:paraId="33076D1E" w15:done="1"/>
  <w15:commentEx w15:paraId="4EB5216B" w15:done="1"/>
  <w15:commentEx w15:paraId="70001A41" w15:done="0"/>
  <w15:commentEx w15:paraId="3EAB31A9" w15:done="1"/>
  <w15:commentEx w15:paraId="7A70C8D7" w15:done="1"/>
  <w15:commentEx w15:paraId="1E0D936D" w15:done="1"/>
  <w15:commentEx w15:paraId="2274B1C1" w15:done="1"/>
  <w15:commentEx w15:paraId="6B1573AD" w15:paraIdParent="2274B1C1" w15:done="1"/>
  <w15:commentEx w15:paraId="52D1F511" w15:done="1"/>
  <w15:commentEx w15:paraId="532D21A3" w15:done="1"/>
  <w15:commentEx w15:paraId="722D7AAE" w15:done="1"/>
  <w15:commentEx w15:paraId="4F06626E" w15:done="1"/>
  <w15:commentEx w15:paraId="385A1EAD" w15:done="1"/>
  <w15:commentEx w15:paraId="41AB8CFE" w15:paraIdParent="385A1EAD" w15:done="1"/>
  <w15:commentEx w15:paraId="466F950D" w15:done="1"/>
  <w15:commentEx w15:paraId="5034DE8E" w15:done="0"/>
  <w15:commentEx w15:paraId="388D0A13" w15:done="0"/>
  <w15:commentEx w15:paraId="323A3304" w15:paraIdParent="388D0A13" w15:done="0"/>
  <w15:commentEx w15:paraId="7F3129E1" w15:done="1"/>
  <w15:commentEx w15:paraId="10E5E09B" w15:done="1"/>
  <w15:commentEx w15:paraId="6E3314AF" w15:done="0"/>
  <w15:commentEx w15:paraId="681691DE" w15:done="0"/>
  <w15:commentEx w15:paraId="0B848D9F" w15:done="1"/>
  <w15:commentEx w15:paraId="43E29B53" w15:done="1"/>
  <w15:commentEx w15:paraId="1B47F0E0" w15:done="1"/>
  <w15:commentEx w15:paraId="1483EEAE" w15:done="1"/>
  <w15:commentEx w15:paraId="42365220" w15:done="1"/>
  <w15:commentEx w15:paraId="2CAEDA52" w15:done="1"/>
  <w15:commentEx w15:paraId="4AE551A6" w15:done="0"/>
  <w15:commentEx w15:paraId="6D903073" w15:done="1"/>
  <w15:commentEx w15:paraId="108190EE" w15:paraIdParent="6D903073" w15:done="1"/>
  <w15:commentEx w15:paraId="44D0FF32" w15:paraIdParent="6D903073" w15:done="1"/>
  <w15:commentEx w15:paraId="3A6C7816" w15:paraIdParent="6D903073" w15:done="1"/>
  <w15:commentEx w15:paraId="39A78236" w15:paraIdParent="6D903073" w15:done="1"/>
  <w15:commentEx w15:paraId="15E1FCD6" w15:paraIdParent="6D903073" w15:done="1"/>
  <w15:commentEx w15:paraId="2F4C1147" w15:done="0"/>
  <w15:commentEx w15:paraId="2C5E6EEA" w15:done="1"/>
  <w15:commentEx w15:paraId="54CBC6A9" w15:done="1"/>
  <w15:commentEx w15:paraId="28911A69" w15:done="0"/>
  <w15:commentEx w15:paraId="356B66E4" w15:done="1"/>
  <w15:commentEx w15:paraId="52B91AB9" w15:done="0"/>
  <w15:commentEx w15:paraId="0154FB2E" w15:done="0"/>
  <w15:commentEx w15:paraId="5CED2E40" w15:done="1"/>
  <w15:commentEx w15:paraId="3C665555" w15:done="1"/>
  <w15:commentEx w15:paraId="29AE6144" w15:paraIdParent="3C665555" w15:done="1"/>
  <w15:commentEx w15:paraId="1A0D776A" w15:done="1"/>
  <w15:commentEx w15:paraId="5BF20F59" w15:done="1"/>
  <w15:commentEx w15:paraId="7224A9B7" w15:paraIdParent="5BF20F59" w15:done="1"/>
  <w15:commentEx w15:paraId="34A2E404" w15:done="1"/>
  <w15:commentEx w15:paraId="7E5736EA" w15:done="0"/>
  <w15:commentEx w15:paraId="26DE324D" w15:paraIdParent="7E5736EA" w15:done="0"/>
  <w15:commentEx w15:paraId="4BD66203" w15:paraIdParent="7E5736EA" w15:done="0"/>
  <w15:commentEx w15:paraId="37FC040A" w15:done="1"/>
  <w15:commentEx w15:paraId="51ADFB3F" w15:done="1"/>
  <w15:commentEx w15:paraId="0E495630" w15:done="1"/>
  <w15:commentEx w15:paraId="25BD55FC" w15:done="1"/>
  <w15:commentEx w15:paraId="6B9878B0" w15:done="1"/>
  <w15:commentEx w15:paraId="178EE013" w15:done="0"/>
  <w15:commentEx w15:paraId="6E4075AD" w15:paraIdParent="178EE013" w15:done="0"/>
  <w15:commentEx w15:paraId="35403CDC" w15:done="1"/>
  <w15:commentEx w15:paraId="7C6B9E5B" w15:done="1"/>
  <w15:commentEx w15:paraId="47A7127A" w15:done="0"/>
  <w15:commentEx w15:paraId="2E02A4B1" w15:done="1"/>
  <w15:commentEx w15:paraId="44176FF0" w15:done="1"/>
  <w15:commentEx w15:paraId="244EC791" w15:done="1"/>
  <w15:commentEx w15:paraId="62A00EB5" w15:done="0"/>
  <w15:commentEx w15:paraId="6A3B1174" w15:done="0"/>
  <w15:commentEx w15:paraId="30BEF367" w15:done="0"/>
  <w15:commentEx w15:paraId="388F66B5" w15:done="0"/>
  <w15:commentEx w15:paraId="27AE1720" w15:done="0"/>
  <w15:commentEx w15:paraId="41BB9004" w15:done="0"/>
  <w15:commentEx w15:paraId="4F37D0CF" w15:done="0"/>
  <w15:commentEx w15:paraId="6B2CCE99" w15:done="1"/>
  <w15:commentEx w15:paraId="27260058" w15:done="0"/>
  <w15:commentEx w15:paraId="59F9E9E1" w15:done="0"/>
  <w15:commentEx w15:paraId="07B9790C" w15:done="0"/>
  <w15:commentEx w15:paraId="63C28DD1" w15:done="0"/>
  <w15:commentEx w15:paraId="0A43A9E2" w15:done="0"/>
  <w15:commentEx w15:paraId="2378CD9B" w15:done="0"/>
  <w15:commentEx w15:paraId="17751F44" w15:done="0"/>
  <w15:commentEx w15:paraId="2F9A79E1" w15:done="0"/>
  <w15:commentEx w15:paraId="1E52EF4B" w15:done="0"/>
  <w15:commentEx w15:paraId="6EDAE290" w15:done="0"/>
  <w15:commentEx w15:paraId="101617F2" w15:done="0"/>
  <w15:commentEx w15:paraId="279B2FF9" w15:done="0"/>
  <w15:commentEx w15:paraId="00935CC7" w15:done="1"/>
  <w15:commentEx w15:paraId="1C7F4272" w15:done="1"/>
  <w15:commentEx w15:paraId="405A548A" w15:done="0"/>
  <w15:commentEx w15:paraId="52078A76" w15:done="1"/>
  <w15:commentEx w15:paraId="7C4532F7" w15:done="0"/>
  <w15:commentEx w15:paraId="6404FE17" w15:done="1"/>
  <w15:commentEx w15:paraId="3418C11D" w15:done="1"/>
  <w15:commentEx w15:paraId="7235545A" w15:done="1"/>
  <w15:commentEx w15:paraId="4FD93542" w15:done="1"/>
  <w15:commentEx w15:paraId="3CB6F0A1" w15:done="1"/>
  <w15:commentEx w15:paraId="59A572F7" w15:done="0"/>
  <w15:commentEx w15:paraId="7719860C" w15:done="1"/>
  <w15:commentEx w15:paraId="6171FD84" w15:done="0"/>
  <w15:commentEx w15:paraId="2E2B84C6" w15:paraIdParent="6171FD84" w15:done="0"/>
  <w15:commentEx w15:paraId="1749EA7A" w15:done="0"/>
  <w15:commentEx w15:paraId="3648ABB1" w15:paraIdParent="1749EA7A" w15:done="0"/>
  <w15:commentEx w15:paraId="22BFD622" w15:done="0"/>
  <w15:commentEx w15:paraId="1D2BB5B7" w15:paraIdParent="22BFD622" w15:done="0"/>
  <w15:commentEx w15:paraId="0F24F6BE" w15:done="0"/>
  <w15:commentEx w15:paraId="6335FF13" w15:paraIdParent="0F24F6BE" w15:done="0"/>
  <w15:commentEx w15:paraId="3D3C4A29" w15:done="0"/>
  <w15:commentEx w15:paraId="5C1E1736" w15:paraIdParent="3D3C4A29" w15:done="0"/>
  <w15:commentEx w15:paraId="3A87F9A6" w15:done="1"/>
  <w15:commentEx w15:paraId="435C4923" w15:done="1"/>
  <w15:commentEx w15:paraId="7F650A98" w15:paraIdParent="435C4923" w15:done="1"/>
  <w15:commentEx w15:paraId="4A82AA84" w15:done="1"/>
  <w15:commentEx w15:paraId="0492083E" w15:paraIdParent="4A82AA84" w15:done="1"/>
  <w15:commentEx w15:paraId="422103DC" w15:done="1"/>
  <w15:commentEx w15:paraId="2AA98E72" w15:done="1"/>
  <w15:commentEx w15:paraId="4BB9DD43" w15:done="1"/>
  <w15:commentEx w15:paraId="5CCF4A35" w15:done="0"/>
  <w15:commentEx w15:paraId="293884AE" w15:done="0"/>
  <w15:commentEx w15:paraId="63C6BAAD" w15:done="0"/>
  <w15:commentEx w15:paraId="4A095668" w15:done="0"/>
  <w15:commentEx w15:paraId="109CAE7D" w15:paraIdParent="4A095668" w15:done="0"/>
  <w15:commentEx w15:paraId="70F95ED6" w15:done="1"/>
  <w15:commentEx w15:paraId="6FE2DCD3" w15:done="1"/>
  <w15:commentEx w15:paraId="14525B43" w15:done="1"/>
  <w15:commentEx w15:paraId="707BD090" w15:done="0"/>
  <w15:commentEx w15:paraId="7D0E5464" w15:paraIdParent="707BD090" w15:done="0"/>
  <w15:commentEx w15:paraId="74CAA0DE" w15:done="0"/>
  <w15:commentEx w15:paraId="42857403" w15:done="0"/>
  <w15:commentEx w15:paraId="03607B84" w15:done="0"/>
  <w15:commentEx w15:paraId="216016F0" w15:done="1"/>
  <w15:commentEx w15:paraId="1A39C54E" w15:done="1"/>
  <w15:commentEx w15:paraId="6B1F67CA" w15:done="1"/>
  <w15:commentEx w15:paraId="2EDD9038" w15:paraIdParent="6B1F67CA" w15:done="1"/>
  <w15:commentEx w15:paraId="04F2741D" w15:done="1"/>
  <w15:commentEx w15:paraId="645D1FC0" w15:done="1"/>
  <w15:commentEx w15:paraId="6397F0D3" w15:done="1"/>
  <w15:commentEx w15:paraId="56FEB3F4" w15:done="1"/>
  <w15:commentEx w15:paraId="443F3DE4" w15:done="1"/>
  <w15:commentEx w15:paraId="63643D6D" w15:done="0"/>
  <w15:commentEx w15:paraId="2711EDE5" w15:paraIdParent="63643D6D" w15:done="0"/>
  <w15:commentEx w15:paraId="1D539866" w15:done="0"/>
  <w15:commentEx w15:paraId="477DEC66" w15:done="1"/>
  <w15:commentEx w15:paraId="081E9A67" w15:done="0"/>
  <w15:commentEx w15:paraId="70F09D8B" w15:done="1"/>
  <w15:commentEx w15:paraId="578AE9EE" w15:done="1"/>
  <w15:commentEx w15:paraId="7B3F4812" w15:done="1"/>
  <w15:commentEx w15:paraId="0B94ACFD" w15:done="0"/>
  <w15:commentEx w15:paraId="4548DBD8" w15:done="1"/>
  <w15:commentEx w15:paraId="50355AC5" w15:done="1"/>
  <w15:commentEx w15:paraId="343D44AD" w15:done="0"/>
  <w15:commentEx w15:paraId="41ECCCA0" w15:done="1"/>
  <w15:commentEx w15:paraId="5FC9AA1F" w15:done="0"/>
  <w15:commentEx w15:paraId="0400EB9F" w15:done="1"/>
  <w15:commentEx w15:paraId="3618559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1A071E" w16cex:dateUtc="2024-11-25T15:25:00Z"/>
  <w16cex:commentExtensible w16cex:durableId="78DB6513" w16cex:dateUtc="2024-12-08T14:09:00Z"/>
  <w16cex:commentExtensible w16cex:durableId="4C185956" w16cex:dateUtc="2024-11-17T16:31:00Z"/>
  <w16cex:commentExtensible w16cex:durableId="4B0B8EBF" w16cex:dateUtc="2024-11-13T17:39:00Z"/>
  <w16cex:commentExtensible w16cex:durableId="57C5E3D6" w16cex:dateUtc="2024-11-13T17:40:00Z"/>
  <w16cex:commentExtensible w16cex:durableId="308E08E0" w16cex:dateUtc="2024-11-13T17:44:00Z"/>
  <w16cex:commentExtensible w16cex:durableId="10B63DAF" w16cex:dateUtc="2024-11-13T18:06:00Z"/>
  <w16cex:commentExtensible w16cex:durableId="59216E12" w16cex:dateUtc="2024-11-13T18:06:00Z"/>
  <w16cex:commentExtensible w16cex:durableId="4E48CC9E" w16cex:dateUtc="2024-11-13T18:09:00Z"/>
  <w16cex:commentExtensible w16cex:durableId="4496D939" w16cex:dateUtc="2024-11-13T18:11:00Z"/>
  <w16cex:commentExtensible w16cex:durableId="1ADA412C" w16cex:dateUtc="2024-11-13T18:21:00Z"/>
  <w16cex:commentExtensible w16cex:durableId="1C053723" w16cex:dateUtc="2024-11-13T18:35:00Z"/>
  <w16cex:commentExtensible w16cex:durableId="0FD8F0DA" w16cex:dateUtc="2024-11-13T18:35:00Z"/>
  <w16cex:commentExtensible w16cex:durableId="54EF70D9" w16cex:dateUtc="2024-11-25T15:18:00Z"/>
  <w16cex:commentExtensible w16cex:durableId="45BCBE0B" w16cex:dateUtc="2024-11-13T18:43:00Z"/>
  <w16cex:commentExtensible w16cex:durableId="2AF415ED" w16cex:dateUtc="2024-11-29T10:29:00Z"/>
  <w16cex:commentExtensible w16cex:durableId="0AC76E70" w16cex:dateUtc="2024-12-08T13:09:00Z"/>
  <w16cex:commentExtensible w16cex:durableId="67FE22B8" w16cex:dateUtc="2024-11-25T15:32:00Z"/>
  <w16cex:commentExtensible w16cex:durableId="24685FF1" w16cex:dateUtc="2024-11-13T18:57:00Z"/>
  <w16cex:commentExtensible w16cex:durableId="6B0C8EDE" w16cex:dateUtc="2024-11-13T19:08:00Z"/>
  <w16cex:commentExtensible w16cex:durableId="5C97E2BE" w16cex:dateUtc="2024-11-13T19:14:00Z"/>
  <w16cex:commentExtensible w16cex:durableId="6A34B343" w16cex:dateUtc="2024-11-13T19:20:00Z"/>
  <w16cex:commentExtensible w16cex:durableId="2C55C1EF" w16cex:dateUtc="2024-11-16T16:08:00Z"/>
  <w16cex:commentExtensible w16cex:durableId="2E764EF5" w16cex:dateUtc="2024-11-25T15:37:00Z"/>
  <w16cex:commentExtensible w16cex:durableId="460FBE4D" w16cex:dateUtc="2024-11-13T19:45:00Z"/>
  <w16cex:commentExtensible w16cex:durableId="1BE75429" w16cex:dateUtc="2024-11-13T19:45:00Z"/>
  <w16cex:commentExtensible w16cex:durableId="7CD55C64" w16cex:dateUtc="2024-12-10T22:36:00Z"/>
  <w16cex:commentExtensible w16cex:durableId="2A013020" w16cex:dateUtc="2024-12-15T15:09:00Z"/>
  <w16cex:commentExtensible w16cex:durableId="333A2AAD" w16cex:dateUtc="2024-11-13T19:49:00Z"/>
  <w16cex:commentExtensible w16cex:durableId="654A5D3F" w16cex:dateUtc="2024-11-25T15:42:00Z"/>
  <w16cex:commentExtensible w16cex:durableId="2D8CD9C3" w16cex:dateUtc="2024-12-08T13:19:00Z"/>
  <w16cex:commentExtensible w16cex:durableId="5C3671BE" w16cex:dateUtc="2024-11-17T19:13:00Z"/>
  <w16cex:commentExtensible w16cex:durableId="008E3352" w16cex:dateUtc="2024-12-08T13:36:00Z"/>
  <w16cex:commentExtensible w16cex:durableId="4632CAD7" w16cex:dateUtc="2024-11-13T19:50:00Z"/>
  <w16cex:commentExtensible w16cex:durableId="7B03A287" w16cex:dateUtc="2024-11-13T19:51:00Z">
    <w16cex:extLst>
      <w16:ext w16:uri="{CE6994B0-6A32-4C9F-8C6B-6E91EDA988CE}">
        <cr:reactions xmlns:cr="http://schemas.microsoft.com/office/comments/2020/reactions">
          <cr:reaction reactionType="1">
            <cr:reactionInfo dateUtc="2024-11-16T16:12:36Z">
              <cr:user userId="S::acoggon3@rvc.ac.uk::dd45e222-0fe6-4961-adb3-57c1be62a8f0" userProvider="AD" userName="Coggon, Amelia Charlotte"/>
            </cr:reactionInfo>
          </cr:reaction>
        </cr:reactions>
      </w16:ext>
    </w16cex:extLst>
  </w16cex:commentExtensible>
  <w16cex:commentExtensible w16cex:durableId="668C0550" w16cex:dateUtc="2024-11-29T10:37:00Z"/>
  <w16cex:commentExtensible w16cex:durableId="2ED37588" w16cex:dateUtc="2024-11-25T16:21:00Z"/>
  <w16cex:commentExtensible w16cex:durableId="2AF417F1" w16cex:dateUtc="2024-11-29T10:37:00Z"/>
  <w16cex:commentExtensible w16cex:durableId="48553BF7" w16cex:dateUtc="2024-08-20T18:54:00Z"/>
  <w16cex:commentExtensible w16cex:durableId="5DE01219" w16cex:dateUtc="2024-11-17T14:28:00Z"/>
  <w16cex:commentExtensible w16cex:durableId="1477FAEC" w16cex:dateUtc="2024-11-14T18:49:00Z"/>
  <w16cex:commentExtensible w16cex:durableId="4B7CCC5F" w16cex:dateUtc="2024-11-14T18:51:00Z"/>
  <w16cex:commentExtensible w16cex:durableId="3461DA7F" w16cex:dateUtc="2024-11-26T12:46:00Z"/>
  <w16cex:commentExtensible w16cex:durableId="0BBC0E25" w16cex:dateUtc="2024-11-26T10:52:00Z"/>
  <w16cex:commentExtensible w16cex:durableId="0BB572A6" w16cex:dateUtc="2024-12-09T14:07:00Z"/>
  <w16cex:commentExtensible w16cex:durableId="4AA27640" w16cex:dateUtc="2024-11-26T10:48:00Z"/>
  <w16cex:commentExtensible w16cex:durableId="155403AE" w16cex:dateUtc="2024-12-09T14:06:00Z"/>
  <w16cex:commentExtensible w16cex:durableId="30EF8F21" w16cex:dateUtc="2024-12-09T14:11:00Z"/>
  <w16cex:commentExtensible w16cex:durableId="126987FF" w16cex:dateUtc="2024-12-09T14:11:00Z"/>
  <w16cex:commentExtensible w16cex:durableId="1E35E715" w16cex:dateUtc="2024-12-09T14:11:00Z"/>
  <w16cex:commentExtensible w16cex:durableId="0D996051" w16cex:dateUtc="2024-12-09T14:12:00Z"/>
  <w16cex:commentExtensible w16cex:durableId="4374DC8A" w16cex:dateUtc="2024-11-07T09:41:00Z"/>
  <w16cex:commentExtensible w16cex:durableId="43C37004" w16cex:dateUtc="2024-11-14T18:54:00Z"/>
  <w16cex:commentExtensible w16cex:durableId="25B6FE68" w16cex:dateUtc="2024-11-26T14:51:00Z"/>
  <w16cex:commentExtensible w16cex:durableId="6D3A2A8A" w16cex:dateUtc="2024-11-26T12:21:00Z"/>
  <w16cex:commentExtensible w16cex:durableId="747C874F" w16cex:dateUtc="2024-11-26T12:34:00Z"/>
  <w16cex:commentExtensible w16cex:durableId="070D2D9C" w16cex:dateUtc="2024-11-14T19:13:00Z"/>
  <w16cex:commentExtensible w16cex:durableId="76989EFA" w16cex:dateUtc="2024-11-26T12:21:00Z"/>
  <w16cex:commentExtensible w16cex:durableId="434A8B2F" w16cex:dateUtc="2024-11-26T12:34:00Z"/>
  <w16cex:commentExtensible w16cex:durableId="1E06FE69" w16cex:dateUtc="2024-11-30T21:06:00Z"/>
  <w16cex:commentExtensible w16cex:durableId="106A7F5A" w16cex:dateUtc="2024-11-14T19:21:00Z"/>
  <w16cex:commentExtensible w16cex:durableId="7009E568" w16cex:dateUtc="2024-11-17T16:27:00Z"/>
  <w16cex:commentExtensible w16cex:durableId="096B7B74" w16cex:dateUtc="2024-11-26T12:37:00Z"/>
  <w16cex:commentExtensible w16cex:durableId="0FFD053F" w16cex:dateUtc="2024-11-09T11:40:00Z"/>
  <w16cex:commentExtensible w16cex:durableId="7E90BED4" w16cex:dateUtc="2024-11-17T19:15:00Z"/>
  <w16cex:commentExtensible w16cex:durableId="2548D805" w16cex:dateUtc="2024-11-17T19:15:00Z"/>
  <w16cex:commentExtensible w16cex:durableId="7DC0291D" w16cex:dateUtc="2024-11-25T16:17:00Z"/>
  <w16cex:commentExtensible w16cex:durableId="68C641D1" w16cex:dateUtc="2024-11-17T19:15:00Z"/>
  <w16cex:commentExtensible w16cex:durableId="02C51DC1" w16cex:dateUtc="2024-11-17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D92200" w16cid:durableId="4B1A071E"/>
  <w16cid:commentId w16cid:paraId="7BE7CF7B" w16cid:durableId="78DB6513"/>
  <w16cid:commentId w16cid:paraId="2CEDCDDA" w16cid:durableId="2CEDCDDA"/>
  <w16cid:commentId w16cid:paraId="340DC48B" w16cid:durableId="2AF01A36"/>
  <w16cid:commentId w16cid:paraId="33C1EE88" w16cid:durableId="4C185956"/>
  <w16cid:commentId w16cid:paraId="5EFD4EB4" w16cid:durableId="5EFD4EB4"/>
  <w16cid:commentId w16cid:paraId="33D66377" w16cid:durableId="4B0B8EBF"/>
  <w16cid:commentId w16cid:paraId="5DD81C70" w16cid:durableId="57C5E3D6"/>
  <w16cid:commentId w16cid:paraId="443BF91A" w16cid:durableId="308E08E0"/>
  <w16cid:commentId w16cid:paraId="11972AA2" w16cid:durableId="10B63DAF"/>
  <w16cid:commentId w16cid:paraId="329B881B" w16cid:durableId="7F91BFF2"/>
  <w16cid:commentId w16cid:paraId="33076D1E" w16cid:durableId="33076D1E"/>
  <w16cid:commentId w16cid:paraId="4EB5216B" w16cid:durableId="59216E12"/>
  <w16cid:commentId w16cid:paraId="70001A41" w16cid:durableId="70001A41"/>
  <w16cid:commentId w16cid:paraId="3EAB31A9" w16cid:durableId="4E48CC9E"/>
  <w16cid:commentId w16cid:paraId="7A70C8D7" w16cid:durableId="4496D939"/>
  <w16cid:commentId w16cid:paraId="1E0D936D" w16cid:durableId="1ADA412C"/>
  <w16cid:commentId w16cid:paraId="2274B1C1" w16cid:durableId="1C053723"/>
  <w16cid:commentId w16cid:paraId="6B1573AD" w16cid:durableId="0FD8F0DA"/>
  <w16cid:commentId w16cid:paraId="52D1F511" w16cid:durableId="54EF70D9"/>
  <w16cid:commentId w16cid:paraId="532D21A3" w16cid:durableId="532D21A3"/>
  <w16cid:commentId w16cid:paraId="722D7AAE" w16cid:durableId="722D7AAE"/>
  <w16cid:commentId w16cid:paraId="4F06626E" w16cid:durableId="4F06626E"/>
  <w16cid:commentId w16cid:paraId="385A1EAD" w16cid:durableId="385A1EAD"/>
  <w16cid:commentId w16cid:paraId="41AB8CFE" w16cid:durableId="41AB8CFE"/>
  <w16cid:commentId w16cid:paraId="466F950D" w16cid:durableId="45BCBE0B"/>
  <w16cid:commentId w16cid:paraId="5034DE8E" w16cid:durableId="5034DE8E"/>
  <w16cid:commentId w16cid:paraId="388D0A13" w16cid:durableId="2AF415ED"/>
  <w16cid:commentId w16cid:paraId="323A3304" w16cid:durableId="0AC76E70"/>
  <w16cid:commentId w16cid:paraId="7F3129E1" w16cid:durableId="67FE22B8"/>
  <w16cid:commentId w16cid:paraId="10E5E09B" w16cid:durableId="24685FF1"/>
  <w16cid:commentId w16cid:paraId="6E3314AF" w16cid:durableId="6E3314AF"/>
  <w16cid:commentId w16cid:paraId="681691DE" w16cid:durableId="2AF01C4F"/>
  <w16cid:commentId w16cid:paraId="0B848D9F" w16cid:durableId="2AF01BF5"/>
  <w16cid:commentId w16cid:paraId="43E29B53" w16cid:durableId="6B0C8EDE"/>
  <w16cid:commentId w16cid:paraId="1B47F0E0" w16cid:durableId="1B47F0E0"/>
  <w16cid:commentId w16cid:paraId="1483EEAE" w16cid:durableId="1483EEAE"/>
  <w16cid:commentId w16cid:paraId="42365220" w16cid:durableId="42365220"/>
  <w16cid:commentId w16cid:paraId="2CAEDA52" w16cid:durableId="2CAEDA52"/>
  <w16cid:commentId w16cid:paraId="4AE551A6" w16cid:durableId="4AE551A6"/>
  <w16cid:commentId w16cid:paraId="6D903073" w16cid:durableId="5C97E2BE"/>
  <w16cid:commentId w16cid:paraId="108190EE" w16cid:durableId="6A34B343"/>
  <w16cid:commentId w16cid:paraId="44D0FF32" w16cid:durableId="2C55C1EF"/>
  <w16cid:commentId w16cid:paraId="3A6C7816" w16cid:durableId="2E764EF5"/>
  <w16cid:commentId w16cid:paraId="39A78236" w16cid:durableId="4CFBC797"/>
  <w16cid:commentId w16cid:paraId="15E1FCD6" w16cid:durableId="15E1FCD6"/>
  <w16cid:commentId w16cid:paraId="2F4C1147" w16cid:durableId="2F4C1147"/>
  <w16cid:commentId w16cid:paraId="2C5E6EEA" w16cid:durableId="460FBE4D"/>
  <w16cid:commentId w16cid:paraId="54CBC6A9" w16cid:durableId="1BE75429"/>
  <w16cid:commentId w16cid:paraId="28911A69" w16cid:durableId="7CD55C64"/>
  <w16cid:commentId w16cid:paraId="356B66E4" w16cid:durableId="356B66E4"/>
  <w16cid:commentId w16cid:paraId="52B91AB9" w16cid:durableId="2AF0AA15"/>
  <w16cid:commentId w16cid:paraId="0154FB2E" w16cid:durableId="2A013020"/>
  <w16cid:commentId w16cid:paraId="5CED2E40" w16cid:durableId="333A2AAD"/>
  <w16cid:commentId w16cid:paraId="3C665555" w16cid:durableId="654A5D3F"/>
  <w16cid:commentId w16cid:paraId="29AE6144" w16cid:durableId="2D8CD9C3"/>
  <w16cid:commentId w16cid:paraId="1A0D776A" w16cid:durableId="5C3671BE"/>
  <w16cid:commentId w16cid:paraId="5BF20F59" w16cid:durableId="5BF20F59"/>
  <w16cid:commentId w16cid:paraId="7224A9B7" w16cid:durableId="7224A9B7"/>
  <w16cid:commentId w16cid:paraId="34A2E404" w16cid:durableId="34A2E404"/>
  <w16cid:commentId w16cid:paraId="7E5736EA" w16cid:durableId="7E5736EA"/>
  <w16cid:commentId w16cid:paraId="26DE324D" w16cid:durableId="26DE324D"/>
  <w16cid:commentId w16cid:paraId="4BD66203" w16cid:durableId="008E3352"/>
  <w16cid:commentId w16cid:paraId="37FC040A" w16cid:durableId="4632CAD7"/>
  <w16cid:commentId w16cid:paraId="51ADFB3F" w16cid:durableId="7B03A287"/>
  <w16cid:commentId w16cid:paraId="0E495630" w16cid:durableId="668C0550"/>
  <w16cid:commentId w16cid:paraId="25BD55FC" w16cid:durableId="3FA6AA37"/>
  <w16cid:commentId w16cid:paraId="6B9878B0" w16cid:durableId="158A9AFE"/>
  <w16cid:commentId w16cid:paraId="178EE013" w16cid:durableId="178EE013"/>
  <w16cid:commentId w16cid:paraId="6E4075AD" w16cid:durableId="6E4075AD"/>
  <w16cid:commentId w16cid:paraId="35403CDC" w16cid:durableId="48899EF9"/>
  <w16cid:commentId w16cid:paraId="7C6B9E5B" w16cid:durableId="5C6EBCC4"/>
  <w16cid:commentId w16cid:paraId="47A7127A" w16cid:durableId="064D0BB0"/>
  <w16cid:commentId w16cid:paraId="2E02A4B1" w16cid:durableId="2E02A4B1"/>
  <w16cid:commentId w16cid:paraId="44176FF0" w16cid:durableId="44176FF0"/>
  <w16cid:commentId w16cid:paraId="244EC791" w16cid:durableId="3F578CF6"/>
  <w16cid:commentId w16cid:paraId="62A00EB5" w16cid:durableId="62A00EB5"/>
  <w16cid:commentId w16cid:paraId="6A3B1174" w16cid:durableId="2ED37588"/>
  <w16cid:commentId w16cid:paraId="30BEF367" w16cid:durableId="30BEF367"/>
  <w16cid:commentId w16cid:paraId="388F66B5" w16cid:durableId="388F66B5"/>
  <w16cid:commentId w16cid:paraId="27AE1720" w16cid:durableId="27AE1720"/>
  <w16cid:commentId w16cid:paraId="41BB9004" w16cid:durableId="2AF417F1"/>
  <w16cid:commentId w16cid:paraId="4F37D0CF" w16cid:durableId="4F37D0CF"/>
  <w16cid:commentId w16cid:paraId="6B2CCE99" w16cid:durableId="48553BF7"/>
  <w16cid:commentId w16cid:paraId="27260058" w16cid:durableId="27260058"/>
  <w16cid:commentId w16cid:paraId="59F9E9E1" w16cid:durableId="59F9E9E1"/>
  <w16cid:commentId w16cid:paraId="07B9790C" w16cid:durableId="5DE01219"/>
  <w16cid:commentId w16cid:paraId="63C28DD1" w16cid:durableId="06274789"/>
  <w16cid:commentId w16cid:paraId="0A43A9E2" w16cid:durableId="0A43A9E2"/>
  <w16cid:commentId w16cid:paraId="2378CD9B" w16cid:durableId="2378CD9B"/>
  <w16cid:commentId w16cid:paraId="17751F44" w16cid:durableId="17751F44"/>
  <w16cid:commentId w16cid:paraId="2F9A79E1" w16cid:durableId="2F9A79E1"/>
  <w16cid:commentId w16cid:paraId="1E52EF4B" w16cid:durableId="1E52EF4B"/>
  <w16cid:commentId w16cid:paraId="6EDAE290" w16cid:durableId="6EDAE290"/>
  <w16cid:commentId w16cid:paraId="101617F2" w16cid:durableId="101617F2"/>
  <w16cid:commentId w16cid:paraId="279B2FF9" w16cid:durableId="279B2FF9"/>
  <w16cid:commentId w16cid:paraId="00935CC7" w16cid:durableId="00935CC7"/>
  <w16cid:commentId w16cid:paraId="1C7F4272" w16cid:durableId="1C7F4272"/>
  <w16cid:commentId w16cid:paraId="405A548A" w16cid:durableId="405A548A"/>
  <w16cid:commentId w16cid:paraId="52078A76" w16cid:durableId="52078A76"/>
  <w16cid:commentId w16cid:paraId="7C4532F7" w16cid:durableId="7C4532F7"/>
  <w16cid:commentId w16cid:paraId="6404FE17" w16cid:durableId="6404FE17"/>
  <w16cid:commentId w16cid:paraId="3418C11D" w16cid:durableId="3418C11D"/>
  <w16cid:commentId w16cid:paraId="7235545A" w16cid:durableId="7235545A"/>
  <w16cid:commentId w16cid:paraId="4FD93542" w16cid:durableId="1477FAEC"/>
  <w16cid:commentId w16cid:paraId="3CB6F0A1" w16cid:durableId="4B7CCC5F"/>
  <w16cid:commentId w16cid:paraId="59A572F7" w16cid:durableId="59A572F7"/>
  <w16cid:commentId w16cid:paraId="7719860C" w16cid:durableId="3461DA7F"/>
  <w16cid:commentId w16cid:paraId="6171FD84" w16cid:durableId="0BBC0E25"/>
  <w16cid:commentId w16cid:paraId="2E2B84C6" w16cid:durableId="0BB572A6"/>
  <w16cid:commentId w16cid:paraId="1749EA7A" w16cid:durableId="4AA27640"/>
  <w16cid:commentId w16cid:paraId="3648ABB1" w16cid:durableId="155403AE"/>
  <w16cid:commentId w16cid:paraId="22BFD622" w16cid:durableId="22BFD622"/>
  <w16cid:commentId w16cid:paraId="1D2BB5B7" w16cid:durableId="30EF8F21"/>
  <w16cid:commentId w16cid:paraId="0F24F6BE" w16cid:durableId="0F24F6BE"/>
  <w16cid:commentId w16cid:paraId="6335FF13" w16cid:durableId="126987FF"/>
  <w16cid:commentId w16cid:paraId="3D3C4A29" w16cid:durableId="3D3C4A29"/>
  <w16cid:commentId w16cid:paraId="5C1E1736" w16cid:durableId="1E35E715"/>
  <w16cid:commentId w16cid:paraId="3A87F9A6" w16cid:durableId="3A87F9A6"/>
  <w16cid:commentId w16cid:paraId="435C4923" w16cid:durableId="435C4923"/>
  <w16cid:commentId w16cid:paraId="7F650A98" w16cid:durableId="0D996051"/>
  <w16cid:commentId w16cid:paraId="4A82AA84" w16cid:durableId="4374DC8A"/>
  <w16cid:commentId w16cid:paraId="0492083E" w16cid:durableId="43C37004"/>
  <w16cid:commentId w16cid:paraId="422103DC" w16cid:durableId="422103DC"/>
  <w16cid:commentId w16cid:paraId="2AA98E72" w16cid:durableId="2AF0B375"/>
  <w16cid:commentId w16cid:paraId="4BB9DD43" w16cid:durableId="2AF0B380"/>
  <w16cid:commentId w16cid:paraId="5CCF4A35" w16cid:durableId="5CCF4A35"/>
  <w16cid:commentId w16cid:paraId="293884AE" w16cid:durableId="25B6FE68"/>
  <w16cid:commentId w16cid:paraId="63C6BAAD" w16cid:durableId="02CD63BE"/>
  <w16cid:commentId w16cid:paraId="4A095668" w16cid:durableId="4A095668"/>
  <w16cid:commentId w16cid:paraId="109CAE7D" w16cid:durableId="109CAE7D"/>
  <w16cid:commentId w16cid:paraId="70F95ED6" w16cid:durableId="0E472CBB"/>
  <w16cid:commentId w16cid:paraId="6FE2DCD3" w16cid:durableId="2373A7ED"/>
  <w16cid:commentId w16cid:paraId="14525B43" w16cid:durableId="7F0E8017"/>
  <w16cid:commentId w16cid:paraId="707BD090" w16cid:durableId="6D3A2A8A"/>
  <w16cid:commentId w16cid:paraId="7D0E5464" w16cid:durableId="2AF989E2"/>
  <w16cid:commentId w16cid:paraId="74CAA0DE" w16cid:durableId="74CAA0DE"/>
  <w16cid:commentId w16cid:paraId="42857403" w16cid:durableId="42857403"/>
  <w16cid:commentId w16cid:paraId="03607B84" w16cid:durableId="03607B84"/>
  <w16cid:commentId w16cid:paraId="216016F0" w16cid:durableId="747C874F"/>
  <w16cid:commentId w16cid:paraId="1A39C54E" w16cid:durableId="070D2D9C"/>
  <w16cid:commentId w16cid:paraId="6B1F67CA" w16cid:durableId="76989EFA"/>
  <w16cid:commentId w16cid:paraId="2EDD9038" w16cid:durableId="1026BB36"/>
  <w16cid:commentId w16cid:paraId="04F2741D" w16cid:durableId="2599D1B5"/>
  <w16cid:commentId w16cid:paraId="645D1FC0" w16cid:durableId="657E92F0"/>
  <w16cid:commentId w16cid:paraId="6397F0D3" w16cid:durableId="75048244"/>
  <w16cid:commentId w16cid:paraId="56FEB3F4" w16cid:durableId="434A8B2F"/>
  <w16cid:commentId w16cid:paraId="443F3DE4" w16cid:durableId="1E06FE69"/>
  <w16cid:commentId w16cid:paraId="63643D6D" w16cid:durableId="106A7F5A"/>
  <w16cid:commentId w16cid:paraId="2711EDE5" w16cid:durableId="7009E568"/>
  <w16cid:commentId w16cid:paraId="1D539866" w16cid:durableId="096B7B74"/>
  <w16cid:commentId w16cid:paraId="477DEC66" w16cid:durableId="2AF0B74D"/>
  <w16cid:commentId w16cid:paraId="081E9A67" w16cid:durableId="0FFD053F"/>
  <w16cid:commentId w16cid:paraId="70F09D8B" w16cid:durableId="7E90BED4"/>
  <w16cid:commentId w16cid:paraId="578AE9EE" w16cid:durableId="578AE9EE"/>
  <w16cid:commentId w16cid:paraId="7B3F4812" w16cid:durableId="2548D805"/>
  <w16cid:commentId w16cid:paraId="0B94ACFD" w16cid:durableId="7DC0291D"/>
  <w16cid:commentId w16cid:paraId="4548DBD8" w16cid:durableId="4548DBD8"/>
  <w16cid:commentId w16cid:paraId="50355AC5" w16cid:durableId="68C641D1"/>
  <w16cid:commentId w16cid:paraId="343D44AD" w16cid:durableId="76859B43"/>
  <w16cid:commentId w16cid:paraId="41ECCCA0" w16cid:durableId="02C51DC1"/>
  <w16cid:commentId w16cid:paraId="5FC9AA1F" w16cid:durableId="5FC9AA1F"/>
  <w16cid:commentId w16cid:paraId="0400EB9F" w16cid:durableId="0400EB9F"/>
  <w16cid:commentId w16cid:paraId="36185594" w16cid:durableId="361855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F3BFB"/>
    <w:multiLevelType w:val="multilevel"/>
    <w:tmpl w:val="8CCAB9AA"/>
    <w:styleLink w:val="Style1"/>
    <w:lvl w:ilvl="0">
      <w:start w:val="1"/>
      <w:numFmt w:val="decimal"/>
      <w:lvlText w:val="%1."/>
      <w:lvlJc w:val="righ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083A3A2E"/>
    <w:multiLevelType w:val="hybridMultilevel"/>
    <w:tmpl w:val="DE14558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C92D21"/>
    <w:multiLevelType w:val="multilevel"/>
    <w:tmpl w:val="13B4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720AB"/>
    <w:multiLevelType w:val="multilevel"/>
    <w:tmpl w:val="DC0E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E2DBD"/>
    <w:multiLevelType w:val="multilevel"/>
    <w:tmpl w:val="C56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A4ED2"/>
    <w:multiLevelType w:val="hybridMultilevel"/>
    <w:tmpl w:val="C8529A2A"/>
    <w:lvl w:ilvl="0" w:tplc="041276B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196E2E"/>
    <w:multiLevelType w:val="multilevel"/>
    <w:tmpl w:val="5C60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366E0E"/>
    <w:multiLevelType w:val="multilevel"/>
    <w:tmpl w:val="9884A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82008E"/>
    <w:multiLevelType w:val="hybridMultilevel"/>
    <w:tmpl w:val="59B01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F44164"/>
    <w:multiLevelType w:val="multilevel"/>
    <w:tmpl w:val="8CCAB9AA"/>
    <w:numStyleLink w:val="Style1"/>
  </w:abstractNum>
  <w:num w:numId="1" w16cid:durableId="905726454">
    <w:abstractNumId w:val="8"/>
  </w:num>
  <w:num w:numId="2" w16cid:durableId="1068696815">
    <w:abstractNumId w:val="1"/>
  </w:num>
  <w:num w:numId="3" w16cid:durableId="546377415">
    <w:abstractNumId w:val="7"/>
  </w:num>
  <w:num w:numId="4" w16cid:durableId="8795801">
    <w:abstractNumId w:val="2"/>
  </w:num>
  <w:num w:numId="5" w16cid:durableId="1328947311">
    <w:abstractNumId w:val="5"/>
  </w:num>
  <w:num w:numId="6" w16cid:durableId="1029453647">
    <w:abstractNumId w:val="0"/>
  </w:num>
  <w:num w:numId="7" w16cid:durableId="2024361409">
    <w:abstractNumId w:val="9"/>
    <w:lvlOverride w:ilvl="0">
      <w:lvl w:ilvl="0">
        <w:start w:val="1"/>
        <w:numFmt w:val="decimal"/>
        <w:lvlText w:val="%1."/>
        <w:lvlJc w:val="right"/>
        <w:pPr>
          <w:tabs>
            <w:tab w:val="num" w:pos="720"/>
          </w:tabs>
          <w:ind w:left="720" w:hanging="360"/>
        </w:pPr>
        <w:rPr>
          <w:rFonts w:ascii="Arial" w:hAnsi="Arial" w:cs="Arial" w:hint="default"/>
          <w:b w:val="0"/>
          <w:i w:val="0"/>
          <w:iCs w:val="0"/>
          <w:sz w:val="20"/>
          <w:szCs w:val="2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 w16cid:durableId="505679089">
    <w:abstractNumId w:val="4"/>
  </w:num>
  <w:num w:numId="9" w16cid:durableId="1802916688">
    <w:abstractNumId w:val="3"/>
  </w:num>
  <w:num w:numId="10" w16cid:durableId="12163534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ggon, Amelia Charlotte">
    <w15:presenceInfo w15:providerId="AD" w15:userId="S::acoggon3@rvc.ac.uk::dd45e222-0fe6-4961-adb3-57c1be62a8f0"/>
  </w15:person>
  <w15:person w15:author="SIMON Gaelle">
    <w15:presenceInfo w15:providerId="AD" w15:userId="S-1-5-21-1482476501-1993962763-1801674531-14810"/>
  </w15:person>
  <w15:person w15:author="Ian Brown">
    <w15:presenceInfo w15:providerId="AD" w15:userId="S::ian.brown@pirbright.ac.uk::4adf40f7-c2e9-405c-85c1-0a90535ed2e3"/>
  </w15:person>
  <w15:person w15:author="CHIAPPONI CHIARA">
    <w15:presenceInfo w15:providerId="AD" w15:userId="S-1-5-21-1103342626-332192112-2469105178-10079"/>
  </w15:person>
  <w15:person w15:author="Mollett, Ben">
    <w15:presenceInfo w15:providerId="AD" w15:userId="S::Benjamin.Mollett@apha.gov.uk::1ab0a17c-c3f2-4b76-b019-8491d641a80d"/>
  </w15:person>
  <w15:person w15:author="Pekosz, Andrew">
    <w15:presenceInfo w15:providerId="None" w15:userId="Pekosz, Andrew"/>
  </w15:person>
  <w15:person w15:author="Kristien Van Reeth">
    <w15:presenceInfo w15:providerId="AD" w15:userId="S::Kristien.VanReeth@UGent.be::93a35c7d-bb47-43b8-a601-4e3fac50239a"/>
  </w15:person>
  <w15:person w15:author="Anderson, Tavis - REE-ARS">
    <w15:presenceInfo w15:providerId="AD" w15:userId="S::tavis.anderson@usda.gov::764b8894-55ba-42b0-83c9-391c305b88ff"/>
  </w15:person>
  <w15:person w15:author="RICHARD Gautier">
    <w15:presenceInfo w15:providerId="AD" w15:userId="S-1-5-21-1482476501-1993962763-1801674531-61672"/>
  </w15:person>
  <w15:person w15:author="HERVE Severine">
    <w15:presenceInfo w15:providerId="AD" w15:userId="S-1-5-21-1482476501-1993962763-1801674531-20619"/>
  </w15:person>
  <w15:person w15:author="Harder, Timm">
    <w15:presenceInfo w15:providerId="AD" w15:userId="S-1-5-21-2597374786-366973396-1954725452-1720"/>
  </w15:person>
  <w15:person w15:author="Baker, Amy - REE-ARS">
    <w15:presenceInfo w15:providerId="AD" w15:userId="S::Amy.L.Baker@usda.gov::fe634e79-8398-414b-a6c5-5e730fdf6f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D35"/>
    <w:rsid w:val="00000D8C"/>
    <w:rsid w:val="00001550"/>
    <w:rsid w:val="00001E33"/>
    <w:rsid w:val="0000431E"/>
    <w:rsid w:val="00005653"/>
    <w:rsid w:val="00006997"/>
    <w:rsid w:val="000075F8"/>
    <w:rsid w:val="00007640"/>
    <w:rsid w:val="00010E22"/>
    <w:rsid w:val="000120FB"/>
    <w:rsid w:val="0001345A"/>
    <w:rsid w:val="00013F35"/>
    <w:rsid w:val="000156F4"/>
    <w:rsid w:val="00016405"/>
    <w:rsid w:val="0001789C"/>
    <w:rsid w:val="00023310"/>
    <w:rsid w:val="0002345C"/>
    <w:rsid w:val="00023F14"/>
    <w:rsid w:val="00026088"/>
    <w:rsid w:val="00031555"/>
    <w:rsid w:val="0003455C"/>
    <w:rsid w:val="000345B7"/>
    <w:rsid w:val="000367FD"/>
    <w:rsid w:val="00042A76"/>
    <w:rsid w:val="000435CC"/>
    <w:rsid w:val="00047821"/>
    <w:rsid w:val="000521A1"/>
    <w:rsid w:val="000522DA"/>
    <w:rsid w:val="00053400"/>
    <w:rsid w:val="00054E6D"/>
    <w:rsid w:val="00061465"/>
    <w:rsid w:val="00063E20"/>
    <w:rsid w:val="00072A2B"/>
    <w:rsid w:val="00074A15"/>
    <w:rsid w:val="00077539"/>
    <w:rsid w:val="000812A7"/>
    <w:rsid w:val="0008143D"/>
    <w:rsid w:val="00083138"/>
    <w:rsid w:val="00083362"/>
    <w:rsid w:val="00084484"/>
    <w:rsid w:val="000872DE"/>
    <w:rsid w:val="00087EC0"/>
    <w:rsid w:val="000904EB"/>
    <w:rsid w:val="00094A85"/>
    <w:rsid w:val="000953BC"/>
    <w:rsid w:val="000A0F7A"/>
    <w:rsid w:val="000A197E"/>
    <w:rsid w:val="000A596D"/>
    <w:rsid w:val="000B09B0"/>
    <w:rsid w:val="000B1339"/>
    <w:rsid w:val="000B1A7F"/>
    <w:rsid w:val="000B32F3"/>
    <w:rsid w:val="000B4D4F"/>
    <w:rsid w:val="000C03B3"/>
    <w:rsid w:val="000C20C7"/>
    <w:rsid w:val="000C6A7E"/>
    <w:rsid w:val="000D1B65"/>
    <w:rsid w:val="000D1EFC"/>
    <w:rsid w:val="000D4C65"/>
    <w:rsid w:val="000D523C"/>
    <w:rsid w:val="000D6576"/>
    <w:rsid w:val="000D66C0"/>
    <w:rsid w:val="000E0FC8"/>
    <w:rsid w:val="000E2F9F"/>
    <w:rsid w:val="000E5747"/>
    <w:rsid w:val="000E77BE"/>
    <w:rsid w:val="000F03D5"/>
    <w:rsid w:val="000F2B1F"/>
    <w:rsid w:val="000F4C73"/>
    <w:rsid w:val="000F7B08"/>
    <w:rsid w:val="000F7BB9"/>
    <w:rsid w:val="001012E9"/>
    <w:rsid w:val="0010419D"/>
    <w:rsid w:val="00107028"/>
    <w:rsid w:val="00114CEA"/>
    <w:rsid w:val="001175D9"/>
    <w:rsid w:val="00117C7F"/>
    <w:rsid w:val="0012103B"/>
    <w:rsid w:val="001262C0"/>
    <w:rsid w:val="001322BD"/>
    <w:rsid w:val="00133B62"/>
    <w:rsid w:val="001355E7"/>
    <w:rsid w:val="00141340"/>
    <w:rsid w:val="00144B12"/>
    <w:rsid w:val="0015076E"/>
    <w:rsid w:val="00153101"/>
    <w:rsid w:val="00154195"/>
    <w:rsid w:val="00154F96"/>
    <w:rsid w:val="00155872"/>
    <w:rsid w:val="00162A0E"/>
    <w:rsid w:val="00166C35"/>
    <w:rsid w:val="00170464"/>
    <w:rsid w:val="00170526"/>
    <w:rsid w:val="00171049"/>
    <w:rsid w:val="0017382B"/>
    <w:rsid w:val="00174436"/>
    <w:rsid w:val="001754BE"/>
    <w:rsid w:val="00175C2A"/>
    <w:rsid w:val="00176D8D"/>
    <w:rsid w:val="001801ED"/>
    <w:rsid w:val="00181014"/>
    <w:rsid w:val="00181EFA"/>
    <w:rsid w:val="00183DDB"/>
    <w:rsid w:val="0018485F"/>
    <w:rsid w:val="0018540D"/>
    <w:rsid w:val="00190CD0"/>
    <w:rsid w:val="0019193A"/>
    <w:rsid w:val="00192683"/>
    <w:rsid w:val="00192F90"/>
    <w:rsid w:val="001945CB"/>
    <w:rsid w:val="00194F14"/>
    <w:rsid w:val="00197954"/>
    <w:rsid w:val="001A2A5F"/>
    <w:rsid w:val="001A328F"/>
    <w:rsid w:val="001A4154"/>
    <w:rsid w:val="001A4722"/>
    <w:rsid w:val="001A4925"/>
    <w:rsid w:val="001A5CAC"/>
    <w:rsid w:val="001A7F8E"/>
    <w:rsid w:val="001B2083"/>
    <w:rsid w:val="001B3C96"/>
    <w:rsid w:val="001B43E5"/>
    <w:rsid w:val="001B6013"/>
    <w:rsid w:val="001B619F"/>
    <w:rsid w:val="001C0663"/>
    <w:rsid w:val="001C07F9"/>
    <w:rsid w:val="001C0AE3"/>
    <w:rsid w:val="001C1655"/>
    <w:rsid w:val="001C4FDA"/>
    <w:rsid w:val="001C5603"/>
    <w:rsid w:val="001C757B"/>
    <w:rsid w:val="001D0984"/>
    <w:rsid w:val="001D55AF"/>
    <w:rsid w:val="001D5E9D"/>
    <w:rsid w:val="001D6725"/>
    <w:rsid w:val="001D6E68"/>
    <w:rsid w:val="001D7764"/>
    <w:rsid w:val="001D7C66"/>
    <w:rsid w:val="001E15A0"/>
    <w:rsid w:val="001E254F"/>
    <w:rsid w:val="001E4630"/>
    <w:rsid w:val="001E47A7"/>
    <w:rsid w:val="001E6226"/>
    <w:rsid w:val="001F009B"/>
    <w:rsid w:val="001F07B1"/>
    <w:rsid w:val="001F10EB"/>
    <w:rsid w:val="001F3A95"/>
    <w:rsid w:val="001F4771"/>
    <w:rsid w:val="001F6291"/>
    <w:rsid w:val="001F69A9"/>
    <w:rsid w:val="001F6EB8"/>
    <w:rsid w:val="001F799B"/>
    <w:rsid w:val="0020099D"/>
    <w:rsid w:val="00201458"/>
    <w:rsid w:val="00201CEB"/>
    <w:rsid w:val="00201E50"/>
    <w:rsid w:val="002021B0"/>
    <w:rsid w:val="00203949"/>
    <w:rsid w:val="0020567D"/>
    <w:rsid w:val="002057B0"/>
    <w:rsid w:val="00205952"/>
    <w:rsid w:val="00205F68"/>
    <w:rsid w:val="00207CD7"/>
    <w:rsid w:val="00207E41"/>
    <w:rsid w:val="002113AD"/>
    <w:rsid w:val="00212760"/>
    <w:rsid w:val="00212A16"/>
    <w:rsid w:val="00212AA3"/>
    <w:rsid w:val="00213A66"/>
    <w:rsid w:val="00214705"/>
    <w:rsid w:val="002147B5"/>
    <w:rsid w:val="002154F4"/>
    <w:rsid w:val="0021550F"/>
    <w:rsid w:val="002240E9"/>
    <w:rsid w:val="00224117"/>
    <w:rsid w:val="00224FAC"/>
    <w:rsid w:val="00225879"/>
    <w:rsid w:val="00227C40"/>
    <w:rsid w:val="00233E37"/>
    <w:rsid w:val="00234306"/>
    <w:rsid w:val="00240192"/>
    <w:rsid w:val="002403BA"/>
    <w:rsid w:val="00240C34"/>
    <w:rsid w:val="00244641"/>
    <w:rsid w:val="002452A1"/>
    <w:rsid w:val="00250463"/>
    <w:rsid w:val="00250A69"/>
    <w:rsid w:val="002513C5"/>
    <w:rsid w:val="00252AF7"/>
    <w:rsid w:val="00255411"/>
    <w:rsid w:val="00257679"/>
    <w:rsid w:val="0026060A"/>
    <w:rsid w:val="00260D59"/>
    <w:rsid w:val="00261079"/>
    <w:rsid w:val="002622B1"/>
    <w:rsid w:val="00267666"/>
    <w:rsid w:val="00271F5E"/>
    <w:rsid w:val="00273721"/>
    <w:rsid w:val="00274F2E"/>
    <w:rsid w:val="002767A1"/>
    <w:rsid w:val="002804AE"/>
    <w:rsid w:val="00282317"/>
    <w:rsid w:val="0028362D"/>
    <w:rsid w:val="0028463D"/>
    <w:rsid w:val="00285E8E"/>
    <w:rsid w:val="00286098"/>
    <w:rsid w:val="00290A2D"/>
    <w:rsid w:val="0029162E"/>
    <w:rsid w:val="002960DF"/>
    <w:rsid w:val="002A394A"/>
    <w:rsid w:val="002A3A34"/>
    <w:rsid w:val="002A473B"/>
    <w:rsid w:val="002A52D9"/>
    <w:rsid w:val="002B08CC"/>
    <w:rsid w:val="002B2CBE"/>
    <w:rsid w:val="002B2E06"/>
    <w:rsid w:val="002B3A8F"/>
    <w:rsid w:val="002B4CEE"/>
    <w:rsid w:val="002B5DAA"/>
    <w:rsid w:val="002B6468"/>
    <w:rsid w:val="002B6A98"/>
    <w:rsid w:val="002C5265"/>
    <w:rsid w:val="002C6C75"/>
    <w:rsid w:val="002C77DE"/>
    <w:rsid w:val="002C7923"/>
    <w:rsid w:val="002D19EA"/>
    <w:rsid w:val="002D2464"/>
    <w:rsid w:val="002D2E38"/>
    <w:rsid w:val="002D4136"/>
    <w:rsid w:val="002D4B44"/>
    <w:rsid w:val="002D62BF"/>
    <w:rsid w:val="002D7B90"/>
    <w:rsid w:val="002E1868"/>
    <w:rsid w:val="002E52EA"/>
    <w:rsid w:val="002E5D7C"/>
    <w:rsid w:val="002E7C7D"/>
    <w:rsid w:val="002F02DD"/>
    <w:rsid w:val="002F054D"/>
    <w:rsid w:val="002F26AB"/>
    <w:rsid w:val="002F4774"/>
    <w:rsid w:val="003042AE"/>
    <w:rsid w:val="00313C5D"/>
    <w:rsid w:val="003144FE"/>
    <w:rsid w:val="00314D2B"/>
    <w:rsid w:val="00314DBE"/>
    <w:rsid w:val="00314EF2"/>
    <w:rsid w:val="00315244"/>
    <w:rsid w:val="00315A5E"/>
    <w:rsid w:val="00315BD0"/>
    <w:rsid w:val="00315C7B"/>
    <w:rsid w:val="00321821"/>
    <w:rsid w:val="0032323B"/>
    <w:rsid w:val="00323282"/>
    <w:rsid w:val="0032349C"/>
    <w:rsid w:val="00324912"/>
    <w:rsid w:val="003266AB"/>
    <w:rsid w:val="00327457"/>
    <w:rsid w:val="00330ACB"/>
    <w:rsid w:val="00335C4B"/>
    <w:rsid w:val="00336076"/>
    <w:rsid w:val="003414E2"/>
    <w:rsid w:val="0034189D"/>
    <w:rsid w:val="00343E42"/>
    <w:rsid w:val="0034418F"/>
    <w:rsid w:val="00345002"/>
    <w:rsid w:val="00346709"/>
    <w:rsid w:val="003472AF"/>
    <w:rsid w:val="003506B5"/>
    <w:rsid w:val="0035520A"/>
    <w:rsid w:val="00355613"/>
    <w:rsid w:val="003578E3"/>
    <w:rsid w:val="00362713"/>
    <w:rsid w:val="00365301"/>
    <w:rsid w:val="0037003F"/>
    <w:rsid w:val="00370DE8"/>
    <w:rsid w:val="00370EE9"/>
    <w:rsid w:val="003725CE"/>
    <w:rsid w:val="00372BF7"/>
    <w:rsid w:val="00376F3C"/>
    <w:rsid w:val="00377580"/>
    <w:rsid w:val="003812E8"/>
    <w:rsid w:val="003856A1"/>
    <w:rsid w:val="00387AAA"/>
    <w:rsid w:val="00391335"/>
    <w:rsid w:val="0039360A"/>
    <w:rsid w:val="00394211"/>
    <w:rsid w:val="003950DD"/>
    <w:rsid w:val="003964A1"/>
    <w:rsid w:val="003A2DA1"/>
    <w:rsid w:val="003A4A6D"/>
    <w:rsid w:val="003A53A6"/>
    <w:rsid w:val="003A53AB"/>
    <w:rsid w:val="003A5D07"/>
    <w:rsid w:val="003A7716"/>
    <w:rsid w:val="003A778A"/>
    <w:rsid w:val="003B01A9"/>
    <w:rsid w:val="003B084B"/>
    <w:rsid w:val="003B2752"/>
    <w:rsid w:val="003B3994"/>
    <w:rsid w:val="003B4CF4"/>
    <w:rsid w:val="003B5C72"/>
    <w:rsid w:val="003B6765"/>
    <w:rsid w:val="003C085F"/>
    <w:rsid w:val="003C0EDD"/>
    <w:rsid w:val="003C187F"/>
    <w:rsid w:val="003C5027"/>
    <w:rsid w:val="003C6B5B"/>
    <w:rsid w:val="003C7751"/>
    <w:rsid w:val="003D005C"/>
    <w:rsid w:val="003D22B5"/>
    <w:rsid w:val="003D2DE3"/>
    <w:rsid w:val="003D46A2"/>
    <w:rsid w:val="003D58B9"/>
    <w:rsid w:val="003D5DC7"/>
    <w:rsid w:val="003D5FE8"/>
    <w:rsid w:val="003D6491"/>
    <w:rsid w:val="003E10E9"/>
    <w:rsid w:val="003E189F"/>
    <w:rsid w:val="003E352E"/>
    <w:rsid w:val="003E4888"/>
    <w:rsid w:val="003E709B"/>
    <w:rsid w:val="003F076F"/>
    <w:rsid w:val="003F475E"/>
    <w:rsid w:val="003F692E"/>
    <w:rsid w:val="0040126A"/>
    <w:rsid w:val="004049CD"/>
    <w:rsid w:val="00404A95"/>
    <w:rsid w:val="00406FC1"/>
    <w:rsid w:val="00407A32"/>
    <w:rsid w:val="00412B8E"/>
    <w:rsid w:val="00415878"/>
    <w:rsid w:val="00417728"/>
    <w:rsid w:val="00420698"/>
    <w:rsid w:val="00421227"/>
    <w:rsid w:val="0042178C"/>
    <w:rsid w:val="004239FE"/>
    <w:rsid w:val="00423BAD"/>
    <w:rsid w:val="00424B5C"/>
    <w:rsid w:val="00424D08"/>
    <w:rsid w:val="00425B00"/>
    <w:rsid w:val="004300C9"/>
    <w:rsid w:val="0043047B"/>
    <w:rsid w:val="004325A1"/>
    <w:rsid w:val="00433EB3"/>
    <w:rsid w:val="0043738B"/>
    <w:rsid w:val="00437DF8"/>
    <w:rsid w:val="00437FB1"/>
    <w:rsid w:val="004407E0"/>
    <w:rsid w:val="00443EEC"/>
    <w:rsid w:val="00444575"/>
    <w:rsid w:val="00445196"/>
    <w:rsid w:val="00447915"/>
    <w:rsid w:val="00447AA6"/>
    <w:rsid w:val="00447CA7"/>
    <w:rsid w:val="00451096"/>
    <w:rsid w:val="0045335C"/>
    <w:rsid w:val="0046214D"/>
    <w:rsid w:val="004661B6"/>
    <w:rsid w:val="0046742F"/>
    <w:rsid w:val="004676CB"/>
    <w:rsid w:val="00467F7D"/>
    <w:rsid w:val="004750FC"/>
    <w:rsid w:val="00477B00"/>
    <w:rsid w:val="00477FED"/>
    <w:rsid w:val="004815A3"/>
    <w:rsid w:val="00482135"/>
    <w:rsid w:val="00482267"/>
    <w:rsid w:val="00483367"/>
    <w:rsid w:val="00484FB9"/>
    <w:rsid w:val="00487155"/>
    <w:rsid w:val="0049097B"/>
    <w:rsid w:val="00492A97"/>
    <w:rsid w:val="00494E52"/>
    <w:rsid w:val="00496D79"/>
    <w:rsid w:val="00497992"/>
    <w:rsid w:val="004A2368"/>
    <w:rsid w:val="004A315A"/>
    <w:rsid w:val="004A495E"/>
    <w:rsid w:val="004A62D2"/>
    <w:rsid w:val="004B0A26"/>
    <w:rsid w:val="004B0BB1"/>
    <w:rsid w:val="004B21EB"/>
    <w:rsid w:val="004B2D60"/>
    <w:rsid w:val="004B591D"/>
    <w:rsid w:val="004B6165"/>
    <w:rsid w:val="004B6466"/>
    <w:rsid w:val="004B678F"/>
    <w:rsid w:val="004B6961"/>
    <w:rsid w:val="004C00E6"/>
    <w:rsid w:val="004C0D34"/>
    <w:rsid w:val="004C0F63"/>
    <w:rsid w:val="004C1B5E"/>
    <w:rsid w:val="004C1F3D"/>
    <w:rsid w:val="004C25B5"/>
    <w:rsid w:val="004C3AD2"/>
    <w:rsid w:val="004C4DF0"/>
    <w:rsid w:val="004C5E80"/>
    <w:rsid w:val="004C72F4"/>
    <w:rsid w:val="004D0C6E"/>
    <w:rsid w:val="004D10CC"/>
    <w:rsid w:val="004D196F"/>
    <w:rsid w:val="004D19DD"/>
    <w:rsid w:val="004D2921"/>
    <w:rsid w:val="004D2B6C"/>
    <w:rsid w:val="004D38A1"/>
    <w:rsid w:val="004D5077"/>
    <w:rsid w:val="004D5E4C"/>
    <w:rsid w:val="004D6FCB"/>
    <w:rsid w:val="004E10C1"/>
    <w:rsid w:val="004E17B6"/>
    <w:rsid w:val="004E1EAB"/>
    <w:rsid w:val="004E44C5"/>
    <w:rsid w:val="004E5547"/>
    <w:rsid w:val="004E5DB7"/>
    <w:rsid w:val="004E5E8C"/>
    <w:rsid w:val="004E6C3F"/>
    <w:rsid w:val="004E6DB9"/>
    <w:rsid w:val="004F033B"/>
    <w:rsid w:val="004F2A54"/>
    <w:rsid w:val="004F367C"/>
    <w:rsid w:val="004F4CA0"/>
    <w:rsid w:val="004F563C"/>
    <w:rsid w:val="004F6239"/>
    <w:rsid w:val="004F7BCB"/>
    <w:rsid w:val="005019F1"/>
    <w:rsid w:val="00501AA9"/>
    <w:rsid w:val="00501D1C"/>
    <w:rsid w:val="005020F8"/>
    <w:rsid w:val="00502321"/>
    <w:rsid w:val="0050356A"/>
    <w:rsid w:val="00503755"/>
    <w:rsid w:val="00506619"/>
    <w:rsid w:val="005071F0"/>
    <w:rsid w:val="00511139"/>
    <w:rsid w:val="00512A25"/>
    <w:rsid w:val="00520BEE"/>
    <w:rsid w:val="00524BD5"/>
    <w:rsid w:val="005261AD"/>
    <w:rsid w:val="00526ED0"/>
    <w:rsid w:val="0052781B"/>
    <w:rsid w:val="00533AE5"/>
    <w:rsid w:val="00542E6E"/>
    <w:rsid w:val="0055231D"/>
    <w:rsid w:val="00553B13"/>
    <w:rsid w:val="00554025"/>
    <w:rsid w:val="005543B4"/>
    <w:rsid w:val="00554E62"/>
    <w:rsid w:val="00555998"/>
    <w:rsid w:val="005563CC"/>
    <w:rsid w:val="00556579"/>
    <w:rsid w:val="00556C4F"/>
    <w:rsid w:val="005620A5"/>
    <w:rsid w:val="005638B0"/>
    <w:rsid w:val="00564B33"/>
    <w:rsid w:val="00567685"/>
    <w:rsid w:val="0057289E"/>
    <w:rsid w:val="00574679"/>
    <w:rsid w:val="00581042"/>
    <w:rsid w:val="0058106C"/>
    <w:rsid w:val="005821A7"/>
    <w:rsid w:val="0058718A"/>
    <w:rsid w:val="005875A1"/>
    <w:rsid w:val="005877DF"/>
    <w:rsid w:val="005947D2"/>
    <w:rsid w:val="005953A0"/>
    <w:rsid w:val="00595411"/>
    <w:rsid w:val="005963CF"/>
    <w:rsid w:val="0059642C"/>
    <w:rsid w:val="00596E10"/>
    <w:rsid w:val="005A2083"/>
    <w:rsid w:val="005A25F9"/>
    <w:rsid w:val="005A2C62"/>
    <w:rsid w:val="005A5B84"/>
    <w:rsid w:val="005A5E74"/>
    <w:rsid w:val="005A5F08"/>
    <w:rsid w:val="005A6381"/>
    <w:rsid w:val="005A7CDC"/>
    <w:rsid w:val="005A7F6A"/>
    <w:rsid w:val="005B211E"/>
    <w:rsid w:val="005B23CE"/>
    <w:rsid w:val="005B328D"/>
    <w:rsid w:val="005B40E8"/>
    <w:rsid w:val="005B63F9"/>
    <w:rsid w:val="005C03C7"/>
    <w:rsid w:val="005C06AA"/>
    <w:rsid w:val="005C11A7"/>
    <w:rsid w:val="005C15CD"/>
    <w:rsid w:val="005C5777"/>
    <w:rsid w:val="005C62D6"/>
    <w:rsid w:val="005C6583"/>
    <w:rsid w:val="005C7A31"/>
    <w:rsid w:val="005C7D3B"/>
    <w:rsid w:val="005D0D90"/>
    <w:rsid w:val="005D2569"/>
    <w:rsid w:val="005D6AC8"/>
    <w:rsid w:val="005E1031"/>
    <w:rsid w:val="005E1FCC"/>
    <w:rsid w:val="005E3188"/>
    <w:rsid w:val="005E52C5"/>
    <w:rsid w:val="005F33F5"/>
    <w:rsid w:val="005F4255"/>
    <w:rsid w:val="005F4CB6"/>
    <w:rsid w:val="005F53B9"/>
    <w:rsid w:val="005F7858"/>
    <w:rsid w:val="00601615"/>
    <w:rsid w:val="0060451A"/>
    <w:rsid w:val="006054A5"/>
    <w:rsid w:val="00607906"/>
    <w:rsid w:val="00610195"/>
    <w:rsid w:val="0061204F"/>
    <w:rsid w:val="006132A3"/>
    <w:rsid w:val="006224D0"/>
    <w:rsid w:val="0062258C"/>
    <w:rsid w:val="00623F1A"/>
    <w:rsid w:val="0062492F"/>
    <w:rsid w:val="0062591F"/>
    <w:rsid w:val="006264E1"/>
    <w:rsid w:val="00630420"/>
    <w:rsid w:val="006319D2"/>
    <w:rsid w:val="00636C46"/>
    <w:rsid w:val="0064315B"/>
    <w:rsid w:val="0064409D"/>
    <w:rsid w:val="006460FE"/>
    <w:rsid w:val="0064730C"/>
    <w:rsid w:val="00647F3C"/>
    <w:rsid w:val="0065011D"/>
    <w:rsid w:val="00652821"/>
    <w:rsid w:val="00654D5B"/>
    <w:rsid w:val="00656998"/>
    <w:rsid w:val="006577A2"/>
    <w:rsid w:val="00657E20"/>
    <w:rsid w:val="00663982"/>
    <w:rsid w:val="00664A95"/>
    <w:rsid w:val="00664F87"/>
    <w:rsid w:val="00670014"/>
    <w:rsid w:val="00671658"/>
    <w:rsid w:val="00671A2C"/>
    <w:rsid w:val="00671D95"/>
    <w:rsid w:val="00671DB7"/>
    <w:rsid w:val="00673D8D"/>
    <w:rsid w:val="00675DD8"/>
    <w:rsid w:val="00676284"/>
    <w:rsid w:val="006762EE"/>
    <w:rsid w:val="00677100"/>
    <w:rsid w:val="00677921"/>
    <w:rsid w:val="0067795B"/>
    <w:rsid w:val="00680B78"/>
    <w:rsid w:val="00681E27"/>
    <w:rsid w:val="00683054"/>
    <w:rsid w:val="0068779A"/>
    <w:rsid w:val="00690395"/>
    <w:rsid w:val="00694DBD"/>
    <w:rsid w:val="00694DCE"/>
    <w:rsid w:val="00695E00"/>
    <w:rsid w:val="00696931"/>
    <w:rsid w:val="006A2007"/>
    <w:rsid w:val="006A375D"/>
    <w:rsid w:val="006A59CE"/>
    <w:rsid w:val="006A6EC0"/>
    <w:rsid w:val="006A7FF4"/>
    <w:rsid w:val="006B0A9B"/>
    <w:rsid w:val="006B0BD0"/>
    <w:rsid w:val="006B7130"/>
    <w:rsid w:val="006C0075"/>
    <w:rsid w:val="006C1D0A"/>
    <w:rsid w:val="006D1047"/>
    <w:rsid w:val="006D1527"/>
    <w:rsid w:val="006D2B7E"/>
    <w:rsid w:val="006D5454"/>
    <w:rsid w:val="006D674C"/>
    <w:rsid w:val="006E023C"/>
    <w:rsid w:val="006E175C"/>
    <w:rsid w:val="006E347D"/>
    <w:rsid w:val="006E51A7"/>
    <w:rsid w:val="006E61A1"/>
    <w:rsid w:val="006E6323"/>
    <w:rsid w:val="006E7896"/>
    <w:rsid w:val="006F5A78"/>
    <w:rsid w:val="006F5FC9"/>
    <w:rsid w:val="006F60EF"/>
    <w:rsid w:val="00701180"/>
    <w:rsid w:val="00701219"/>
    <w:rsid w:val="007023E7"/>
    <w:rsid w:val="0070298D"/>
    <w:rsid w:val="00704455"/>
    <w:rsid w:val="0070452C"/>
    <w:rsid w:val="007045BD"/>
    <w:rsid w:val="00704808"/>
    <w:rsid w:val="00705435"/>
    <w:rsid w:val="00705C6F"/>
    <w:rsid w:val="007061CD"/>
    <w:rsid w:val="007077BA"/>
    <w:rsid w:val="0071063A"/>
    <w:rsid w:val="00710B36"/>
    <w:rsid w:val="00713245"/>
    <w:rsid w:val="007135D9"/>
    <w:rsid w:val="007139B2"/>
    <w:rsid w:val="00713D1F"/>
    <w:rsid w:val="00715476"/>
    <w:rsid w:val="007166FB"/>
    <w:rsid w:val="007224A8"/>
    <w:rsid w:val="00724B68"/>
    <w:rsid w:val="00725171"/>
    <w:rsid w:val="00725A0D"/>
    <w:rsid w:val="00727FCA"/>
    <w:rsid w:val="007313F2"/>
    <w:rsid w:val="0073427B"/>
    <w:rsid w:val="00734ACE"/>
    <w:rsid w:val="007407AE"/>
    <w:rsid w:val="00741BBC"/>
    <w:rsid w:val="007425BD"/>
    <w:rsid w:val="007442BE"/>
    <w:rsid w:val="00750D5F"/>
    <w:rsid w:val="0075304A"/>
    <w:rsid w:val="007542D9"/>
    <w:rsid w:val="007552A6"/>
    <w:rsid w:val="00756944"/>
    <w:rsid w:val="0075699C"/>
    <w:rsid w:val="00756E61"/>
    <w:rsid w:val="007571BB"/>
    <w:rsid w:val="007574F9"/>
    <w:rsid w:val="00761F34"/>
    <w:rsid w:val="00762E6A"/>
    <w:rsid w:val="007642B4"/>
    <w:rsid w:val="00767D28"/>
    <w:rsid w:val="00767F34"/>
    <w:rsid w:val="00770011"/>
    <w:rsid w:val="007724E2"/>
    <w:rsid w:val="00773F04"/>
    <w:rsid w:val="00776F28"/>
    <w:rsid w:val="00781321"/>
    <w:rsid w:val="00781BBF"/>
    <w:rsid w:val="00790EE8"/>
    <w:rsid w:val="00795538"/>
    <w:rsid w:val="00795C86"/>
    <w:rsid w:val="00797713"/>
    <w:rsid w:val="007A2800"/>
    <w:rsid w:val="007A301C"/>
    <w:rsid w:val="007A512A"/>
    <w:rsid w:val="007A64EB"/>
    <w:rsid w:val="007A69CD"/>
    <w:rsid w:val="007A6CB4"/>
    <w:rsid w:val="007A7DEF"/>
    <w:rsid w:val="007B4840"/>
    <w:rsid w:val="007B4D35"/>
    <w:rsid w:val="007B5E3B"/>
    <w:rsid w:val="007B6A8B"/>
    <w:rsid w:val="007C4FC7"/>
    <w:rsid w:val="007C6127"/>
    <w:rsid w:val="007D0F5E"/>
    <w:rsid w:val="007D29E0"/>
    <w:rsid w:val="007D5289"/>
    <w:rsid w:val="007E1540"/>
    <w:rsid w:val="007E2A14"/>
    <w:rsid w:val="007E48AB"/>
    <w:rsid w:val="007E4EE7"/>
    <w:rsid w:val="007E585B"/>
    <w:rsid w:val="007E6CEB"/>
    <w:rsid w:val="007E7374"/>
    <w:rsid w:val="007F0824"/>
    <w:rsid w:val="007F117A"/>
    <w:rsid w:val="007F17F4"/>
    <w:rsid w:val="007F229C"/>
    <w:rsid w:val="007F4AD0"/>
    <w:rsid w:val="007F4F2A"/>
    <w:rsid w:val="00800140"/>
    <w:rsid w:val="00800331"/>
    <w:rsid w:val="008005D2"/>
    <w:rsid w:val="00801E38"/>
    <w:rsid w:val="00802623"/>
    <w:rsid w:val="00804160"/>
    <w:rsid w:val="00805A65"/>
    <w:rsid w:val="00811201"/>
    <w:rsid w:val="00814516"/>
    <w:rsid w:val="008156C9"/>
    <w:rsid w:val="00816882"/>
    <w:rsid w:val="00824C5D"/>
    <w:rsid w:val="00825D89"/>
    <w:rsid w:val="00825E7D"/>
    <w:rsid w:val="00830353"/>
    <w:rsid w:val="00831DB0"/>
    <w:rsid w:val="008325BF"/>
    <w:rsid w:val="00832EDC"/>
    <w:rsid w:val="00832F57"/>
    <w:rsid w:val="00833339"/>
    <w:rsid w:val="0083341A"/>
    <w:rsid w:val="00834BC0"/>
    <w:rsid w:val="0083549E"/>
    <w:rsid w:val="008357D6"/>
    <w:rsid w:val="00841B2C"/>
    <w:rsid w:val="0084295F"/>
    <w:rsid w:val="008447AA"/>
    <w:rsid w:val="00845BE2"/>
    <w:rsid w:val="00846CCD"/>
    <w:rsid w:val="008501F0"/>
    <w:rsid w:val="00851993"/>
    <w:rsid w:val="0085268D"/>
    <w:rsid w:val="008533D3"/>
    <w:rsid w:val="00853B7E"/>
    <w:rsid w:val="0085559B"/>
    <w:rsid w:val="00860060"/>
    <w:rsid w:val="008639CB"/>
    <w:rsid w:val="00864F57"/>
    <w:rsid w:val="0086581F"/>
    <w:rsid w:val="008668E8"/>
    <w:rsid w:val="008701B1"/>
    <w:rsid w:val="0087069C"/>
    <w:rsid w:val="008714F4"/>
    <w:rsid w:val="008734BC"/>
    <w:rsid w:val="00874BA7"/>
    <w:rsid w:val="00874EF7"/>
    <w:rsid w:val="008756E0"/>
    <w:rsid w:val="00877572"/>
    <w:rsid w:val="00881E32"/>
    <w:rsid w:val="0088258B"/>
    <w:rsid w:val="00885CAD"/>
    <w:rsid w:val="00890570"/>
    <w:rsid w:val="0089197C"/>
    <w:rsid w:val="00891BB6"/>
    <w:rsid w:val="0089258A"/>
    <w:rsid w:val="008933AB"/>
    <w:rsid w:val="008936F4"/>
    <w:rsid w:val="008974CA"/>
    <w:rsid w:val="008A0F83"/>
    <w:rsid w:val="008A2AAA"/>
    <w:rsid w:val="008A3DB1"/>
    <w:rsid w:val="008A4315"/>
    <w:rsid w:val="008A52B9"/>
    <w:rsid w:val="008B05A6"/>
    <w:rsid w:val="008B6D30"/>
    <w:rsid w:val="008B7A54"/>
    <w:rsid w:val="008B7B3F"/>
    <w:rsid w:val="008C069C"/>
    <w:rsid w:val="008C08FD"/>
    <w:rsid w:val="008C0CB0"/>
    <w:rsid w:val="008C0CCD"/>
    <w:rsid w:val="008C1F6E"/>
    <w:rsid w:val="008C39E6"/>
    <w:rsid w:val="008C5130"/>
    <w:rsid w:val="008C755C"/>
    <w:rsid w:val="008C7687"/>
    <w:rsid w:val="008C7B4C"/>
    <w:rsid w:val="008D148F"/>
    <w:rsid w:val="008D1CBB"/>
    <w:rsid w:val="008D4974"/>
    <w:rsid w:val="008D7174"/>
    <w:rsid w:val="008E28E5"/>
    <w:rsid w:val="008E3717"/>
    <w:rsid w:val="008E5015"/>
    <w:rsid w:val="008E5079"/>
    <w:rsid w:val="008E5256"/>
    <w:rsid w:val="008E66EA"/>
    <w:rsid w:val="008F00A6"/>
    <w:rsid w:val="008F02AC"/>
    <w:rsid w:val="008F2A2D"/>
    <w:rsid w:val="008F2F38"/>
    <w:rsid w:val="008F5621"/>
    <w:rsid w:val="00900774"/>
    <w:rsid w:val="00903EC3"/>
    <w:rsid w:val="00905D80"/>
    <w:rsid w:val="00907199"/>
    <w:rsid w:val="00911D49"/>
    <w:rsid w:val="00916DA2"/>
    <w:rsid w:val="0092072B"/>
    <w:rsid w:val="00925635"/>
    <w:rsid w:val="009323A9"/>
    <w:rsid w:val="009331EA"/>
    <w:rsid w:val="00933983"/>
    <w:rsid w:val="00934DA2"/>
    <w:rsid w:val="00937FB5"/>
    <w:rsid w:val="00941236"/>
    <w:rsid w:val="00942541"/>
    <w:rsid w:val="009429FB"/>
    <w:rsid w:val="00942B16"/>
    <w:rsid w:val="00942D5E"/>
    <w:rsid w:val="00943708"/>
    <w:rsid w:val="00944D74"/>
    <w:rsid w:val="00945220"/>
    <w:rsid w:val="0094566A"/>
    <w:rsid w:val="00946D02"/>
    <w:rsid w:val="00946EA7"/>
    <w:rsid w:val="00950434"/>
    <w:rsid w:val="00951FE8"/>
    <w:rsid w:val="00953DB2"/>
    <w:rsid w:val="00954B44"/>
    <w:rsid w:val="00956243"/>
    <w:rsid w:val="00957100"/>
    <w:rsid w:val="00957472"/>
    <w:rsid w:val="00957D72"/>
    <w:rsid w:val="009603A4"/>
    <w:rsid w:val="00960A46"/>
    <w:rsid w:val="00960E60"/>
    <w:rsid w:val="00961FA8"/>
    <w:rsid w:val="00962588"/>
    <w:rsid w:val="009633DA"/>
    <w:rsid w:val="00963BD2"/>
    <w:rsid w:val="00963C3E"/>
    <w:rsid w:val="00963E91"/>
    <w:rsid w:val="00963ECA"/>
    <w:rsid w:val="00965778"/>
    <w:rsid w:val="00966B9B"/>
    <w:rsid w:val="00966DC8"/>
    <w:rsid w:val="00971257"/>
    <w:rsid w:val="00972812"/>
    <w:rsid w:val="009742C9"/>
    <w:rsid w:val="00974AC7"/>
    <w:rsid w:val="00974BA7"/>
    <w:rsid w:val="00975397"/>
    <w:rsid w:val="00975933"/>
    <w:rsid w:val="00976927"/>
    <w:rsid w:val="00983D96"/>
    <w:rsid w:val="00985823"/>
    <w:rsid w:val="00985894"/>
    <w:rsid w:val="00985E25"/>
    <w:rsid w:val="00986D70"/>
    <w:rsid w:val="009919BD"/>
    <w:rsid w:val="009923C6"/>
    <w:rsid w:val="00992FD4"/>
    <w:rsid w:val="00995EF8"/>
    <w:rsid w:val="009A096A"/>
    <w:rsid w:val="009A3AA9"/>
    <w:rsid w:val="009A4C53"/>
    <w:rsid w:val="009A704F"/>
    <w:rsid w:val="009B0EB9"/>
    <w:rsid w:val="009B17F0"/>
    <w:rsid w:val="009B210C"/>
    <w:rsid w:val="009C139C"/>
    <w:rsid w:val="009C256D"/>
    <w:rsid w:val="009C2A68"/>
    <w:rsid w:val="009C48ED"/>
    <w:rsid w:val="009C616E"/>
    <w:rsid w:val="009C697E"/>
    <w:rsid w:val="009C7491"/>
    <w:rsid w:val="009C76E8"/>
    <w:rsid w:val="009D0712"/>
    <w:rsid w:val="009D1CA7"/>
    <w:rsid w:val="009D23B6"/>
    <w:rsid w:val="009D2A04"/>
    <w:rsid w:val="009D3326"/>
    <w:rsid w:val="009D4AD8"/>
    <w:rsid w:val="009D4C7E"/>
    <w:rsid w:val="009D570D"/>
    <w:rsid w:val="009D7ED4"/>
    <w:rsid w:val="009D7EEF"/>
    <w:rsid w:val="009E2606"/>
    <w:rsid w:val="009E421D"/>
    <w:rsid w:val="009E46B2"/>
    <w:rsid w:val="009F02BB"/>
    <w:rsid w:val="009F067A"/>
    <w:rsid w:val="009F2D41"/>
    <w:rsid w:val="009F349B"/>
    <w:rsid w:val="009F4D7A"/>
    <w:rsid w:val="00A01483"/>
    <w:rsid w:val="00A025FA"/>
    <w:rsid w:val="00A03C11"/>
    <w:rsid w:val="00A05E47"/>
    <w:rsid w:val="00A06649"/>
    <w:rsid w:val="00A114B5"/>
    <w:rsid w:val="00A12361"/>
    <w:rsid w:val="00A124ED"/>
    <w:rsid w:val="00A137AF"/>
    <w:rsid w:val="00A1489C"/>
    <w:rsid w:val="00A14A16"/>
    <w:rsid w:val="00A1595E"/>
    <w:rsid w:val="00A15C08"/>
    <w:rsid w:val="00A171B7"/>
    <w:rsid w:val="00A177A1"/>
    <w:rsid w:val="00A22608"/>
    <w:rsid w:val="00A24ACC"/>
    <w:rsid w:val="00A24FD8"/>
    <w:rsid w:val="00A26434"/>
    <w:rsid w:val="00A2666E"/>
    <w:rsid w:val="00A3000D"/>
    <w:rsid w:val="00A322FA"/>
    <w:rsid w:val="00A360A8"/>
    <w:rsid w:val="00A36C5B"/>
    <w:rsid w:val="00A37667"/>
    <w:rsid w:val="00A37702"/>
    <w:rsid w:val="00A4221B"/>
    <w:rsid w:val="00A509A4"/>
    <w:rsid w:val="00A51080"/>
    <w:rsid w:val="00A55B0D"/>
    <w:rsid w:val="00A5632D"/>
    <w:rsid w:val="00A56DF5"/>
    <w:rsid w:val="00A5728D"/>
    <w:rsid w:val="00A60313"/>
    <w:rsid w:val="00A61603"/>
    <w:rsid w:val="00A61962"/>
    <w:rsid w:val="00A65676"/>
    <w:rsid w:val="00A703FA"/>
    <w:rsid w:val="00A70CFD"/>
    <w:rsid w:val="00A76C34"/>
    <w:rsid w:val="00A8086B"/>
    <w:rsid w:val="00A8112C"/>
    <w:rsid w:val="00A834FE"/>
    <w:rsid w:val="00A8589F"/>
    <w:rsid w:val="00A86148"/>
    <w:rsid w:val="00A946E4"/>
    <w:rsid w:val="00A96076"/>
    <w:rsid w:val="00A97FDA"/>
    <w:rsid w:val="00AA0A9F"/>
    <w:rsid w:val="00AA2E98"/>
    <w:rsid w:val="00AB00B0"/>
    <w:rsid w:val="00AB3ABD"/>
    <w:rsid w:val="00AB5F45"/>
    <w:rsid w:val="00AC0473"/>
    <w:rsid w:val="00AC4734"/>
    <w:rsid w:val="00AC6722"/>
    <w:rsid w:val="00AC69D4"/>
    <w:rsid w:val="00AD0814"/>
    <w:rsid w:val="00AD0A9F"/>
    <w:rsid w:val="00AD4A04"/>
    <w:rsid w:val="00AD76C3"/>
    <w:rsid w:val="00AF0B44"/>
    <w:rsid w:val="00AF18A0"/>
    <w:rsid w:val="00AF3521"/>
    <w:rsid w:val="00AF56EF"/>
    <w:rsid w:val="00AF61A6"/>
    <w:rsid w:val="00B0060D"/>
    <w:rsid w:val="00B0105E"/>
    <w:rsid w:val="00B02640"/>
    <w:rsid w:val="00B02AF7"/>
    <w:rsid w:val="00B02C51"/>
    <w:rsid w:val="00B05357"/>
    <w:rsid w:val="00B058FB"/>
    <w:rsid w:val="00B0719E"/>
    <w:rsid w:val="00B10A2E"/>
    <w:rsid w:val="00B110C9"/>
    <w:rsid w:val="00B11C2F"/>
    <w:rsid w:val="00B1301B"/>
    <w:rsid w:val="00B135FB"/>
    <w:rsid w:val="00B16F4D"/>
    <w:rsid w:val="00B1724D"/>
    <w:rsid w:val="00B17A75"/>
    <w:rsid w:val="00B21409"/>
    <w:rsid w:val="00B21588"/>
    <w:rsid w:val="00B21E27"/>
    <w:rsid w:val="00B22B3D"/>
    <w:rsid w:val="00B245E7"/>
    <w:rsid w:val="00B24770"/>
    <w:rsid w:val="00B2756E"/>
    <w:rsid w:val="00B30115"/>
    <w:rsid w:val="00B32509"/>
    <w:rsid w:val="00B3263C"/>
    <w:rsid w:val="00B32EEF"/>
    <w:rsid w:val="00B33E37"/>
    <w:rsid w:val="00B36C95"/>
    <w:rsid w:val="00B406BD"/>
    <w:rsid w:val="00B4403C"/>
    <w:rsid w:val="00B45014"/>
    <w:rsid w:val="00B47843"/>
    <w:rsid w:val="00B513CF"/>
    <w:rsid w:val="00B556DF"/>
    <w:rsid w:val="00B565F5"/>
    <w:rsid w:val="00B57239"/>
    <w:rsid w:val="00B573FD"/>
    <w:rsid w:val="00B6070D"/>
    <w:rsid w:val="00B61451"/>
    <w:rsid w:val="00B646B5"/>
    <w:rsid w:val="00B65996"/>
    <w:rsid w:val="00B66550"/>
    <w:rsid w:val="00B66C7E"/>
    <w:rsid w:val="00B66DE6"/>
    <w:rsid w:val="00B70B2C"/>
    <w:rsid w:val="00B7281E"/>
    <w:rsid w:val="00B73930"/>
    <w:rsid w:val="00B740D3"/>
    <w:rsid w:val="00B74F3C"/>
    <w:rsid w:val="00B74F85"/>
    <w:rsid w:val="00B76880"/>
    <w:rsid w:val="00B76CDC"/>
    <w:rsid w:val="00B80851"/>
    <w:rsid w:val="00B84136"/>
    <w:rsid w:val="00B91203"/>
    <w:rsid w:val="00B94417"/>
    <w:rsid w:val="00BA151F"/>
    <w:rsid w:val="00BA2869"/>
    <w:rsid w:val="00BA4317"/>
    <w:rsid w:val="00BA484A"/>
    <w:rsid w:val="00BA498C"/>
    <w:rsid w:val="00BA6222"/>
    <w:rsid w:val="00BA6337"/>
    <w:rsid w:val="00BB0CD8"/>
    <w:rsid w:val="00BB18A6"/>
    <w:rsid w:val="00BB1BEB"/>
    <w:rsid w:val="00BB423B"/>
    <w:rsid w:val="00BB45AB"/>
    <w:rsid w:val="00BB729E"/>
    <w:rsid w:val="00BB7BAC"/>
    <w:rsid w:val="00BC00B9"/>
    <w:rsid w:val="00BC0C25"/>
    <w:rsid w:val="00BC22A1"/>
    <w:rsid w:val="00BC5CFC"/>
    <w:rsid w:val="00BD3F62"/>
    <w:rsid w:val="00BD4133"/>
    <w:rsid w:val="00BD772C"/>
    <w:rsid w:val="00BE018C"/>
    <w:rsid w:val="00BE1A97"/>
    <w:rsid w:val="00BE2DC1"/>
    <w:rsid w:val="00BE3BC8"/>
    <w:rsid w:val="00BE4770"/>
    <w:rsid w:val="00BE4A83"/>
    <w:rsid w:val="00BE565E"/>
    <w:rsid w:val="00BE6D92"/>
    <w:rsid w:val="00BE6ECC"/>
    <w:rsid w:val="00BE78D9"/>
    <w:rsid w:val="00BF0BD5"/>
    <w:rsid w:val="00BF3F7E"/>
    <w:rsid w:val="00BF5E4B"/>
    <w:rsid w:val="00C005DC"/>
    <w:rsid w:val="00C01746"/>
    <w:rsid w:val="00C0233D"/>
    <w:rsid w:val="00C02DD1"/>
    <w:rsid w:val="00C0518D"/>
    <w:rsid w:val="00C054E4"/>
    <w:rsid w:val="00C055B0"/>
    <w:rsid w:val="00C057EB"/>
    <w:rsid w:val="00C05E46"/>
    <w:rsid w:val="00C05F7B"/>
    <w:rsid w:val="00C07ED3"/>
    <w:rsid w:val="00C10B79"/>
    <w:rsid w:val="00C13E8E"/>
    <w:rsid w:val="00C147DE"/>
    <w:rsid w:val="00C232DA"/>
    <w:rsid w:val="00C2331E"/>
    <w:rsid w:val="00C24E52"/>
    <w:rsid w:val="00C25103"/>
    <w:rsid w:val="00C254DE"/>
    <w:rsid w:val="00C26379"/>
    <w:rsid w:val="00C35482"/>
    <w:rsid w:val="00C36EF9"/>
    <w:rsid w:val="00C40075"/>
    <w:rsid w:val="00C421AA"/>
    <w:rsid w:val="00C4450A"/>
    <w:rsid w:val="00C45831"/>
    <w:rsid w:val="00C46411"/>
    <w:rsid w:val="00C4663C"/>
    <w:rsid w:val="00C46BF0"/>
    <w:rsid w:val="00C47FE2"/>
    <w:rsid w:val="00C50F5B"/>
    <w:rsid w:val="00C541BD"/>
    <w:rsid w:val="00C54553"/>
    <w:rsid w:val="00C56BE3"/>
    <w:rsid w:val="00C56D2A"/>
    <w:rsid w:val="00C60262"/>
    <w:rsid w:val="00C62990"/>
    <w:rsid w:val="00C63F61"/>
    <w:rsid w:val="00C64865"/>
    <w:rsid w:val="00C64B2D"/>
    <w:rsid w:val="00C658D9"/>
    <w:rsid w:val="00C65AEA"/>
    <w:rsid w:val="00C673B7"/>
    <w:rsid w:val="00C70B7F"/>
    <w:rsid w:val="00C72498"/>
    <w:rsid w:val="00C73389"/>
    <w:rsid w:val="00C73927"/>
    <w:rsid w:val="00C74B7F"/>
    <w:rsid w:val="00C77C3D"/>
    <w:rsid w:val="00C812C8"/>
    <w:rsid w:val="00C83BAC"/>
    <w:rsid w:val="00C85A3F"/>
    <w:rsid w:val="00C86ADF"/>
    <w:rsid w:val="00C86B39"/>
    <w:rsid w:val="00C90147"/>
    <w:rsid w:val="00C9176A"/>
    <w:rsid w:val="00C93411"/>
    <w:rsid w:val="00C93CE9"/>
    <w:rsid w:val="00C945E9"/>
    <w:rsid w:val="00CA1684"/>
    <w:rsid w:val="00CA376B"/>
    <w:rsid w:val="00CA7299"/>
    <w:rsid w:val="00CA77E2"/>
    <w:rsid w:val="00CA7E77"/>
    <w:rsid w:val="00CB069B"/>
    <w:rsid w:val="00CB1F9D"/>
    <w:rsid w:val="00CB23B5"/>
    <w:rsid w:val="00CB2823"/>
    <w:rsid w:val="00CB4592"/>
    <w:rsid w:val="00CB47D7"/>
    <w:rsid w:val="00CB6146"/>
    <w:rsid w:val="00CC2701"/>
    <w:rsid w:val="00CC41F0"/>
    <w:rsid w:val="00CC484B"/>
    <w:rsid w:val="00CC5809"/>
    <w:rsid w:val="00CD0274"/>
    <w:rsid w:val="00CD18C5"/>
    <w:rsid w:val="00CD6705"/>
    <w:rsid w:val="00CD674F"/>
    <w:rsid w:val="00CD70E8"/>
    <w:rsid w:val="00CE0BA4"/>
    <w:rsid w:val="00CE3FCA"/>
    <w:rsid w:val="00CE48BA"/>
    <w:rsid w:val="00CE70AF"/>
    <w:rsid w:val="00CF00FB"/>
    <w:rsid w:val="00CF0D7B"/>
    <w:rsid w:val="00CF2158"/>
    <w:rsid w:val="00CF292C"/>
    <w:rsid w:val="00CF4400"/>
    <w:rsid w:val="00CF51D8"/>
    <w:rsid w:val="00CF7113"/>
    <w:rsid w:val="00CF74ED"/>
    <w:rsid w:val="00CF76D0"/>
    <w:rsid w:val="00D015FD"/>
    <w:rsid w:val="00D0255B"/>
    <w:rsid w:val="00D02917"/>
    <w:rsid w:val="00D034D6"/>
    <w:rsid w:val="00D03CA4"/>
    <w:rsid w:val="00D056C1"/>
    <w:rsid w:val="00D1101E"/>
    <w:rsid w:val="00D11AC1"/>
    <w:rsid w:val="00D11FF6"/>
    <w:rsid w:val="00D12445"/>
    <w:rsid w:val="00D1280F"/>
    <w:rsid w:val="00D13292"/>
    <w:rsid w:val="00D13B6D"/>
    <w:rsid w:val="00D14FC7"/>
    <w:rsid w:val="00D1532E"/>
    <w:rsid w:val="00D153F2"/>
    <w:rsid w:val="00D1594E"/>
    <w:rsid w:val="00D15E77"/>
    <w:rsid w:val="00D160EB"/>
    <w:rsid w:val="00D21624"/>
    <w:rsid w:val="00D24312"/>
    <w:rsid w:val="00D26C66"/>
    <w:rsid w:val="00D3143D"/>
    <w:rsid w:val="00D32C1F"/>
    <w:rsid w:val="00D347B9"/>
    <w:rsid w:val="00D34D6E"/>
    <w:rsid w:val="00D3763D"/>
    <w:rsid w:val="00D40D0D"/>
    <w:rsid w:val="00D41F20"/>
    <w:rsid w:val="00D4603E"/>
    <w:rsid w:val="00D517A8"/>
    <w:rsid w:val="00D5258E"/>
    <w:rsid w:val="00D52BC8"/>
    <w:rsid w:val="00D53FD5"/>
    <w:rsid w:val="00D5447A"/>
    <w:rsid w:val="00D567B3"/>
    <w:rsid w:val="00D569E4"/>
    <w:rsid w:val="00D56AF3"/>
    <w:rsid w:val="00D56F1D"/>
    <w:rsid w:val="00D56FA7"/>
    <w:rsid w:val="00D63433"/>
    <w:rsid w:val="00D635DF"/>
    <w:rsid w:val="00D637A3"/>
    <w:rsid w:val="00D63E91"/>
    <w:rsid w:val="00D64717"/>
    <w:rsid w:val="00D64FFD"/>
    <w:rsid w:val="00D6574A"/>
    <w:rsid w:val="00D661A7"/>
    <w:rsid w:val="00D70465"/>
    <w:rsid w:val="00D7172D"/>
    <w:rsid w:val="00D7212C"/>
    <w:rsid w:val="00D72A60"/>
    <w:rsid w:val="00D7389C"/>
    <w:rsid w:val="00D75586"/>
    <w:rsid w:val="00D7665E"/>
    <w:rsid w:val="00D7798F"/>
    <w:rsid w:val="00D81355"/>
    <w:rsid w:val="00D83F6D"/>
    <w:rsid w:val="00D906C1"/>
    <w:rsid w:val="00D90D1A"/>
    <w:rsid w:val="00D9190E"/>
    <w:rsid w:val="00D929CB"/>
    <w:rsid w:val="00D943FC"/>
    <w:rsid w:val="00D94564"/>
    <w:rsid w:val="00D96D08"/>
    <w:rsid w:val="00D97D8C"/>
    <w:rsid w:val="00DA0B9F"/>
    <w:rsid w:val="00DA64C7"/>
    <w:rsid w:val="00DB121F"/>
    <w:rsid w:val="00DB2D6C"/>
    <w:rsid w:val="00DB57BC"/>
    <w:rsid w:val="00DB652B"/>
    <w:rsid w:val="00DC1A93"/>
    <w:rsid w:val="00DC2DD0"/>
    <w:rsid w:val="00DC37F6"/>
    <w:rsid w:val="00DC4BC9"/>
    <w:rsid w:val="00DD1573"/>
    <w:rsid w:val="00DD16A6"/>
    <w:rsid w:val="00DD174E"/>
    <w:rsid w:val="00DD183B"/>
    <w:rsid w:val="00DD36A0"/>
    <w:rsid w:val="00DD672C"/>
    <w:rsid w:val="00DD7945"/>
    <w:rsid w:val="00DE0CC4"/>
    <w:rsid w:val="00DE3021"/>
    <w:rsid w:val="00DE364E"/>
    <w:rsid w:val="00DE3C41"/>
    <w:rsid w:val="00DE3C7B"/>
    <w:rsid w:val="00DE3D23"/>
    <w:rsid w:val="00DE59A9"/>
    <w:rsid w:val="00DF0212"/>
    <w:rsid w:val="00DF1E01"/>
    <w:rsid w:val="00DF3118"/>
    <w:rsid w:val="00DF4A82"/>
    <w:rsid w:val="00DF67EC"/>
    <w:rsid w:val="00E01BE6"/>
    <w:rsid w:val="00E07745"/>
    <w:rsid w:val="00E10EA0"/>
    <w:rsid w:val="00E1166B"/>
    <w:rsid w:val="00E11A64"/>
    <w:rsid w:val="00E12807"/>
    <w:rsid w:val="00E12D72"/>
    <w:rsid w:val="00E132BE"/>
    <w:rsid w:val="00E132F6"/>
    <w:rsid w:val="00E15013"/>
    <w:rsid w:val="00E16ECA"/>
    <w:rsid w:val="00E1758F"/>
    <w:rsid w:val="00E240AD"/>
    <w:rsid w:val="00E25101"/>
    <w:rsid w:val="00E316C7"/>
    <w:rsid w:val="00E316DB"/>
    <w:rsid w:val="00E340BE"/>
    <w:rsid w:val="00E3501C"/>
    <w:rsid w:val="00E41EDC"/>
    <w:rsid w:val="00E44304"/>
    <w:rsid w:val="00E453C2"/>
    <w:rsid w:val="00E457E0"/>
    <w:rsid w:val="00E476AF"/>
    <w:rsid w:val="00E51044"/>
    <w:rsid w:val="00E5262C"/>
    <w:rsid w:val="00E53624"/>
    <w:rsid w:val="00E56E1E"/>
    <w:rsid w:val="00E57A59"/>
    <w:rsid w:val="00E626E2"/>
    <w:rsid w:val="00E62A80"/>
    <w:rsid w:val="00E641FD"/>
    <w:rsid w:val="00E64336"/>
    <w:rsid w:val="00E643BE"/>
    <w:rsid w:val="00E64E57"/>
    <w:rsid w:val="00E6717E"/>
    <w:rsid w:val="00E70259"/>
    <w:rsid w:val="00E721D7"/>
    <w:rsid w:val="00E73B74"/>
    <w:rsid w:val="00E7458A"/>
    <w:rsid w:val="00E76B39"/>
    <w:rsid w:val="00E7762A"/>
    <w:rsid w:val="00E8012C"/>
    <w:rsid w:val="00E81F0B"/>
    <w:rsid w:val="00E83078"/>
    <w:rsid w:val="00E836C4"/>
    <w:rsid w:val="00E90CD5"/>
    <w:rsid w:val="00E91467"/>
    <w:rsid w:val="00E91CDB"/>
    <w:rsid w:val="00E92815"/>
    <w:rsid w:val="00E94959"/>
    <w:rsid w:val="00E97017"/>
    <w:rsid w:val="00EA2F17"/>
    <w:rsid w:val="00EA44F4"/>
    <w:rsid w:val="00EA4C48"/>
    <w:rsid w:val="00EA713C"/>
    <w:rsid w:val="00EA74A0"/>
    <w:rsid w:val="00EA76D1"/>
    <w:rsid w:val="00EA7DB3"/>
    <w:rsid w:val="00EB1AFD"/>
    <w:rsid w:val="00EB1F24"/>
    <w:rsid w:val="00EB25B9"/>
    <w:rsid w:val="00EB2AA2"/>
    <w:rsid w:val="00EB2D8F"/>
    <w:rsid w:val="00EB2FB4"/>
    <w:rsid w:val="00EB3454"/>
    <w:rsid w:val="00EB435D"/>
    <w:rsid w:val="00EB5690"/>
    <w:rsid w:val="00EB6FED"/>
    <w:rsid w:val="00EC05E9"/>
    <w:rsid w:val="00EC0C02"/>
    <w:rsid w:val="00EC2BD1"/>
    <w:rsid w:val="00EC3017"/>
    <w:rsid w:val="00EC6276"/>
    <w:rsid w:val="00EC68B9"/>
    <w:rsid w:val="00EC7281"/>
    <w:rsid w:val="00ED6B1D"/>
    <w:rsid w:val="00ED7480"/>
    <w:rsid w:val="00ED74C6"/>
    <w:rsid w:val="00ED767E"/>
    <w:rsid w:val="00ED76AA"/>
    <w:rsid w:val="00EE1889"/>
    <w:rsid w:val="00EE6564"/>
    <w:rsid w:val="00EE7A38"/>
    <w:rsid w:val="00EF059B"/>
    <w:rsid w:val="00EF36E7"/>
    <w:rsid w:val="00EF44E2"/>
    <w:rsid w:val="00EF5657"/>
    <w:rsid w:val="00EF5E9C"/>
    <w:rsid w:val="00F0172F"/>
    <w:rsid w:val="00F01B22"/>
    <w:rsid w:val="00F03A7B"/>
    <w:rsid w:val="00F046F3"/>
    <w:rsid w:val="00F07919"/>
    <w:rsid w:val="00F11D3A"/>
    <w:rsid w:val="00F13FE4"/>
    <w:rsid w:val="00F14C34"/>
    <w:rsid w:val="00F15D29"/>
    <w:rsid w:val="00F21FD5"/>
    <w:rsid w:val="00F229AF"/>
    <w:rsid w:val="00F26EDF"/>
    <w:rsid w:val="00F30676"/>
    <w:rsid w:val="00F34947"/>
    <w:rsid w:val="00F35B9E"/>
    <w:rsid w:val="00F4280B"/>
    <w:rsid w:val="00F45D85"/>
    <w:rsid w:val="00F476B7"/>
    <w:rsid w:val="00F503E6"/>
    <w:rsid w:val="00F51304"/>
    <w:rsid w:val="00F5193C"/>
    <w:rsid w:val="00F52C88"/>
    <w:rsid w:val="00F53149"/>
    <w:rsid w:val="00F531A7"/>
    <w:rsid w:val="00F552B0"/>
    <w:rsid w:val="00F557AD"/>
    <w:rsid w:val="00F56A32"/>
    <w:rsid w:val="00F606AE"/>
    <w:rsid w:val="00F61F38"/>
    <w:rsid w:val="00F654F7"/>
    <w:rsid w:val="00F65864"/>
    <w:rsid w:val="00F71DC7"/>
    <w:rsid w:val="00F73226"/>
    <w:rsid w:val="00F73BF0"/>
    <w:rsid w:val="00F77F35"/>
    <w:rsid w:val="00F8367C"/>
    <w:rsid w:val="00F85EEF"/>
    <w:rsid w:val="00F85FA1"/>
    <w:rsid w:val="00F860D8"/>
    <w:rsid w:val="00F94367"/>
    <w:rsid w:val="00F94C86"/>
    <w:rsid w:val="00F9606F"/>
    <w:rsid w:val="00F97762"/>
    <w:rsid w:val="00F977BE"/>
    <w:rsid w:val="00FA04E9"/>
    <w:rsid w:val="00FA11FA"/>
    <w:rsid w:val="00FA2555"/>
    <w:rsid w:val="00FA2598"/>
    <w:rsid w:val="00FA2908"/>
    <w:rsid w:val="00FA4CA7"/>
    <w:rsid w:val="00FA6B92"/>
    <w:rsid w:val="00FB29BA"/>
    <w:rsid w:val="00FB7B36"/>
    <w:rsid w:val="00FC5E2C"/>
    <w:rsid w:val="00FC60A7"/>
    <w:rsid w:val="00FC7816"/>
    <w:rsid w:val="00FC7D44"/>
    <w:rsid w:val="00FD1216"/>
    <w:rsid w:val="00FD211E"/>
    <w:rsid w:val="00FD26E2"/>
    <w:rsid w:val="00FD276F"/>
    <w:rsid w:val="00FD3F33"/>
    <w:rsid w:val="00FD4A51"/>
    <w:rsid w:val="00FD6057"/>
    <w:rsid w:val="00FD7A9D"/>
    <w:rsid w:val="00FE511C"/>
    <w:rsid w:val="00FE5715"/>
    <w:rsid w:val="00FE5CD9"/>
    <w:rsid w:val="00FE6B8D"/>
    <w:rsid w:val="00FE7129"/>
    <w:rsid w:val="00FE75E9"/>
    <w:rsid w:val="00FE76AA"/>
    <w:rsid w:val="00FE780F"/>
    <w:rsid w:val="00FF0DEB"/>
    <w:rsid w:val="00FF1652"/>
    <w:rsid w:val="00FF2079"/>
    <w:rsid w:val="00FF2CF4"/>
    <w:rsid w:val="00FF56F8"/>
    <w:rsid w:val="00FF62FE"/>
    <w:rsid w:val="00FF65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717A3"/>
  <w15:chartTrackingRefBased/>
  <w15:docId w15:val="{0D545DF4-43C1-7746-B9F3-75E4BD4F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E10E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63CC"/>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5563C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1E254F"/>
    <w:rPr>
      <w:sz w:val="16"/>
      <w:szCs w:val="16"/>
    </w:rPr>
  </w:style>
  <w:style w:type="paragraph" w:styleId="CommentText">
    <w:name w:val="annotation text"/>
    <w:basedOn w:val="Normal"/>
    <w:link w:val="CommentTextChar"/>
    <w:uiPriority w:val="99"/>
    <w:unhideWhenUsed/>
    <w:rsid w:val="00FD211E"/>
    <w:pPr>
      <w:pPrChange w:id="0" w:author="Coggon, Amelia Charlotte" w:date="2024-12-08T13:37:00Z">
        <w:pPr/>
      </w:pPrChange>
    </w:pPr>
    <w:rPr>
      <w:rFonts w:asciiTheme="minorHAnsi" w:eastAsiaTheme="minorHAnsi" w:hAnsiTheme="minorHAnsi" w:cstheme="minorBidi"/>
      <w:sz w:val="20"/>
      <w:szCs w:val="20"/>
      <w:lang w:eastAsia="en-US"/>
      <w:rPrChange w:id="0" w:author="Coggon, Amelia Charlotte" w:date="2024-12-08T13:37:00Z">
        <w:rPr>
          <w:rFonts w:asciiTheme="minorHAnsi" w:eastAsiaTheme="minorHAnsi" w:hAnsiTheme="minorHAnsi" w:cstheme="minorBidi"/>
          <w:lang w:val="en-GB" w:eastAsia="en-US" w:bidi="ar-SA"/>
        </w:rPr>
      </w:rPrChange>
    </w:rPr>
  </w:style>
  <w:style w:type="character" w:customStyle="1" w:styleId="CommentTextChar">
    <w:name w:val="Comment Text Char"/>
    <w:basedOn w:val="DefaultParagraphFont"/>
    <w:link w:val="CommentText"/>
    <w:uiPriority w:val="99"/>
    <w:rsid w:val="001E254F"/>
    <w:rPr>
      <w:sz w:val="20"/>
      <w:szCs w:val="20"/>
    </w:rPr>
  </w:style>
  <w:style w:type="paragraph" w:styleId="CommentSubject">
    <w:name w:val="annotation subject"/>
    <w:basedOn w:val="CommentText"/>
    <w:next w:val="CommentText"/>
    <w:link w:val="CommentSubjectChar"/>
    <w:uiPriority w:val="99"/>
    <w:semiHidden/>
    <w:unhideWhenUsed/>
    <w:rsid w:val="001E254F"/>
    <w:rPr>
      <w:b/>
      <w:bCs/>
    </w:rPr>
  </w:style>
  <w:style w:type="character" w:customStyle="1" w:styleId="CommentSubjectChar">
    <w:name w:val="Comment Subject Char"/>
    <w:basedOn w:val="CommentTextChar"/>
    <w:link w:val="CommentSubject"/>
    <w:uiPriority w:val="99"/>
    <w:semiHidden/>
    <w:rsid w:val="001E254F"/>
    <w:rPr>
      <w:b/>
      <w:bCs/>
      <w:sz w:val="20"/>
      <w:szCs w:val="20"/>
    </w:rPr>
  </w:style>
  <w:style w:type="paragraph" w:styleId="NormalWeb">
    <w:name w:val="Normal (Web)"/>
    <w:basedOn w:val="Normal"/>
    <w:uiPriority w:val="99"/>
    <w:semiHidden/>
    <w:unhideWhenUsed/>
    <w:rsid w:val="00D90D1A"/>
    <w:pPr>
      <w:spacing w:before="100" w:beforeAutospacing="1" w:after="100" w:afterAutospacing="1"/>
    </w:pPr>
  </w:style>
  <w:style w:type="paragraph" w:styleId="Revision">
    <w:name w:val="Revision"/>
    <w:hidden/>
    <w:uiPriority w:val="99"/>
    <w:semiHidden/>
    <w:rsid w:val="00201458"/>
  </w:style>
  <w:style w:type="character" w:styleId="Hyperlink">
    <w:name w:val="Hyperlink"/>
    <w:basedOn w:val="DefaultParagraphFont"/>
    <w:uiPriority w:val="99"/>
    <w:unhideWhenUsed/>
    <w:rsid w:val="00B24770"/>
    <w:rPr>
      <w:color w:val="0000FF"/>
      <w:u w:val="single"/>
    </w:rPr>
  </w:style>
  <w:style w:type="character" w:styleId="Emphasis">
    <w:name w:val="Emphasis"/>
    <w:basedOn w:val="DefaultParagraphFont"/>
    <w:uiPriority w:val="20"/>
    <w:qFormat/>
    <w:rsid w:val="00802623"/>
    <w:rPr>
      <w:i/>
      <w:iCs/>
    </w:rPr>
  </w:style>
  <w:style w:type="paragraph" w:styleId="Bibliography">
    <w:name w:val="Bibliography"/>
    <w:basedOn w:val="Normal"/>
    <w:next w:val="Normal"/>
    <w:uiPriority w:val="37"/>
    <w:unhideWhenUsed/>
    <w:rsid w:val="003144FE"/>
    <w:pPr>
      <w:tabs>
        <w:tab w:val="left" w:pos="500"/>
      </w:tabs>
      <w:spacing w:after="240"/>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8C1F6E"/>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8C1F6E"/>
    <w:rPr>
      <w:sz w:val="20"/>
      <w:szCs w:val="20"/>
    </w:rPr>
  </w:style>
  <w:style w:type="character" w:styleId="FootnoteReference">
    <w:name w:val="footnote reference"/>
    <w:basedOn w:val="DefaultParagraphFont"/>
    <w:uiPriority w:val="99"/>
    <w:semiHidden/>
    <w:unhideWhenUsed/>
    <w:rsid w:val="008C1F6E"/>
    <w:rPr>
      <w:vertAlign w:val="superscript"/>
    </w:rPr>
  </w:style>
  <w:style w:type="paragraph" w:styleId="ListParagraph">
    <w:name w:val="List Paragraph"/>
    <w:basedOn w:val="Normal"/>
    <w:uiPriority w:val="34"/>
    <w:qFormat/>
    <w:rsid w:val="008C1F6E"/>
    <w:pPr>
      <w:ind w:left="720"/>
      <w:contextualSpacing/>
    </w:pPr>
    <w:rPr>
      <w:rFonts w:asciiTheme="minorHAnsi" w:eastAsiaTheme="minorHAnsi" w:hAnsiTheme="minorHAnsi" w:cstheme="minorBidi"/>
      <w:lang w:eastAsia="en-US"/>
    </w:rPr>
  </w:style>
  <w:style w:type="character" w:styleId="UnresolvedMention">
    <w:name w:val="Unresolved Mention"/>
    <w:basedOn w:val="DefaultParagraphFont"/>
    <w:uiPriority w:val="99"/>
    <w:rsid w:val="002154F4"/>
    <w:rPr>
      <w:color w:val="605E5C"/>
      <w:shd w:val="clear" w:color="auto" w:fill="E1DFDD"/>
    </w:rPr>
  </w:style>
  <w:style w:type="character" w:styleId="LineNumber">
    <w:name w:val="line number"/>
    <w:basedOn w:val="DefaultParagraphFont"/>
    <w:uiPriority w:val="99"/>
    <w:unhideWhenUsed/>
    <w:rsid w:val="004B6466"/>
  </w:style>
  <w:style w:type="numbering" w:customStyle="1" w:styleId="Style1">
    <w:name w:val="Style1"/>
    <w:rsid w:val="004D0C6E"/>
    <w:pPr>
      <w:numPr>
        <w:numId w:val="6"/>
      </w:numPr>
    </w:pPr>
  </w:style>
  <w:style w:type="character" w:customStyle="1" w:styleId="UnresolvedMention1">
    <w:name w:val="Unresolved Mention1"/>
    <w:basedOn w:val="DefaultParagraphFont"/>
    <w:uiPriority w:val="99"/>
    <w:rsid w:val="00AA2E98"/>
    <w:rPr>
      <w:color w:val="605E5C"/>
      <w:shd w:val="clear" w:color="auto" w:fill="E1DFDD"/>
    </w:rPr>
  </w:style>
  <w:style w:type="character" w:customStyle="1" w:styleId="identifier">
    <w:name w:val="identifier"/>
    <w:basedOn w:val="DefaultParagraphFont"/>
    <w:rsid w:val="00AA2E98"/>
  </w:style>
  <w:style w:type="character" w:customStyle="1" w:styleId="id-label">
    <w:name w:val="id-label"/>
    <w:basedOn w:val="DefaultParagraphFont"/>
    <w:rsid w:val="00AA2E98"/>
  </w:style>
  <w:style w:type="character" w:styleId="Strong">
    <w:name w:val="Strong"/>
    <w:uiPriority w:val="22"/>
    <w:qFormat/>
    <w:rsid w:val="00AA2E98"/>
    <w:rPr>
      <w:b/>
      <w:bCs/>
    </w:rPr>
  </w:style>
  <w:style w:type="paragraph" w:customStyle="1" w:styleId="JRPresumetitre">
    <w:name w:val="JRP_resume_titre"/>
    <w:basedOn w:val="Normal"/>
    <w:qFormat/>
    <w:rsid w:val="00AA2E98"/>
    <w:pPr>
      <w:widowControl w:val="0"/>
      <w:tabs>
        <w:tab w:val="left" w:pos="369"/>
      </w:tabs>
      <w:autoSpaceDE w:val="0"/>
      <w:autoSpaceDN w:val="0"/>
      <w:adjustRightInd w:val="0"/>
      <w:spacing w:before="454" w:after="170" w:line="230" w:lineRule="atLeast"/>
    </w:pPr>
    <w:rPr>
      <w:rFonts w:ascii="Calibri" w:hAnsi="Calibri"/>
      <w:b/>
      <w:color w:val="000000"/>
      <w:sz w:val="19"/>
      <w:szCs w:val="20"/>
      <w:lang w:val="fr-FR" w:eastAsia="fr-FR"/>
    </w:rPr>
  </w:style>
  <w:style w:type="character" w:styleId="FollowedHyperlink">
    <w:name w:val="FollowedHyperlink"/>
    <w:basedOn w:val="DefaultParagraphFont"/>
    <w:uiPriority w:val="99"/>
    <w:semiHidden/>
    <w:unhideWhenUsed/>
    <w:rsid w:val="003E10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7056">
      <w:bodyDiv w:val="1"/>
      <w:marLeft w:val="0"/>
      <w:marRight w:val="0"/>
      <w:marTop w:val="0"/>
      <w:marBottom w:val="0"/>
      <w:divBdr>
        <w:top w:val="none" w:sz="0" w:space="0" w:color="auto"/>
        <w:left w:val="none" w:sz="0" w:space="0" w:color="auto"/>
        <w:bottom w:val="none" w:sz="0" w:space="0" w:color="auto"/>
        <w:right w:val="none" w:sz="0" w:space="0" w:color="auto"/>
      </w:divBdr>
      <w:divsChild>
        <w:div w:id="1667436378">
          <w:marLeft w:val="0"/>
          <w:marRight w:val="0"/>
          <w:marTop w:val="0"/>
          <w:marBottom w:val="0"/>
          <w:divBdr>
            <w:top w:val="none" w:sz="0" w:space="0" w:color="auto"/>
            <w:left w:val="none" w:sz="0" w:space="0" w:color="auto"/>
            <w:bottom w:val="none" w:sz="0" w:space="0" w:color="auto"/>
            <w:right w:val="none" w:sz="0" w:space="0" w:color="auto"/>
          </w:divBdr>
          <w:divsChild>
            <w:div w:id="610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436">
      <w:bodyDiv w:val="1"/>
      <w:marLeft w:val="0"/>
      <w:marRight w:val="0"/>
      <w:marTop w:val="0"/>
      <w:marBottom w:val="0"/>
      <w:divBdr>
        <w:top w:val="none" w:sz="0" w:space="0" w:color="auto"/>
        <w:left w:val="none" w:sz="0" w:space="0" w:color="auto"/>
        <w:bottom w:val="none" w:sz="0" w:space="0" w:color="auto"/>
        <w:right w:val="none" w:sz="0" w:space="0" w:color="auto"/>
      </w:divBdr>
    </w:div>
    <w:div w:id="19210413">
      <w:bodyDiv w:val="1"/>
      <w:marLeft w:val="0"/>
      <w:marRight w:val="0"/>
      <w:marTop w:val="0"/>
      <w:marBottom w:val="0"/>
      <w:divBdr>
        <w:top w:val="none" w:sz="0" w:space="0" w:color="auto"/>
        <w:left w:val="none" w:sz="0" w:space="0" w:color="auto"/>
        <w:bottom w:val="none" w:sz="0" w:space="0" w:color="auto"/>
        <w:right w:val="none" w:sz="0" w:space="0" w:color="auto"/>
      </w:divBdr>
    </w:div>
    <w:div w:id="22370888">
      <w:bodyDiv w:val="1"/>
      <w:marLeft w:val="0"/>
      <w:marRight w:val="0"/>
      <w:marTop w:val="0"/>
      <w:marBottom w:val="0"/>
      <w:divBdr>
        <w:top w:val="none" w:sz="0" w:space="0" w:color="auto"/>
        <w:left w:val="none" w:sz="0" w:space="0" w:color="auto"/>
        <w:bottom w:val="none" w:sz="0" w:space="0" w:color="auto"/>
        <w:right w:val="none" w:sz="0" w:space="0" w:color="auto"/>
      </w:divBdr>
      <w:divsChild>
        <w:div w:id="1717193446">
          <w:marLeft w:val="0"/>
          <w:marRight w:val="0"/>
          <w:marTop w:val="0"/>
          <w:marBottom w:val="0"/>
          <w:divBdr>
            <w:top w:val="none" w:sz="0" w:space="0" w:color="auto"/>
            <w:left w:val="none" w:sz="0" w:space="0" w:color="auto"/>
            <w:bottom w:val="none" w:sz="0" w:space="0" w:color="auto"/>
            <w:right w:val="none" w:sz="0" w:space="0" w:color="auto"/>
          </w:divBdr>
          <w:divsChild>
            <w:div w:id="1213076521">
              <w:marLeft w:val="0"/>
              <w:marRight w:val="0"/>
              <w:marTop w:val="0"/>
              <w:marBottom w:val="0"/>
              <w:divBdr>
                <w:top w:val="none" w:sz="0" w:space="0" w:color="auto"/>
                <w:left w:val="none" w:sz="0" w:space="0" w:color="auto"/>
                <w:bottom w:val="none" w:sz="0" w:space="0" w:color="auto"/>
                <w:right w:val="none" w:sz="0" w:space="0" w:color="auto"/>
              </w:divBdr>
              <w:divsChild>
                <w:div w:id="20851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1050">
      <w:bodyDiv w:val="1"/>
      <w:marLeft w:val="0"/>
      <w:marRight w:val="0"/>
      <w:marTop w:val="0"/>
      <w:marBottom w:val="0"/>
      <w:divBdr>
        <w:top w:val="none" w:sz="0" w:space="0" w:color="auto"/>
        <w:left w:val="none" w:sz="0" w:space="0" w:color="auto"/>
        <w:bottom w:val="none" w:sz="0" w:space="0" w:color="auto"/>
        <w:right w:val="none" w:sz="0" w:space="0" w:color="auto"/>
      </w:divBdr>
      <w:divsChild>
        <w:div w:id="1881700637">
          <w:marLeft w:val="0"/>
          <w:marRight w:val="0"/>
          <w:marTop w:val="0"/>
          <w:marBottom w:val="0"/>
          <w:divBdr>
            <w:top w:val="none" w:sz="0" w:space="0" w:color="auto"/>
            <w:left w:val="none" w:sz="0" w:space="0" w:color="auto"/>
            <w:bottom w:val="none" w:sz="0" w:space="0" w:color="auto"/>
            <w:right w:val="none" w:sz="0" w:space="0" w:color="auto"/>
          </w:divBdr>
          <w:divsChild>
            <w:div w:id="12266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1035">
      <w:bodyDiv w:val="1"/>
      <w:marLeft w:val="0"/>
      <w:marRight w:val="0"/>
      <w:marTop w:val="0"/>
      <w:marBottom w:val="0"/>
      <w:divBdr>
        <w:top w:val="none" w:sz="0" w:space="0" w:color="auto"/>
        <w:left w:val="none" w:sz="0" w:space="0" w:color="auto"/>
        <w:bottom w:val="none" w:sz="0" w:space="0" w:color="auto"/>
        <w:right w:val="none" w:sz="0" w:space="0" w:color="auto"/>
      </w:divBdr>
    </w:div>
    <w:div w:id="103430090">
      <w:bodyDiv w:val="1"/>
      <w:marLeft w:val="0"/>
      <w:marRight w:val="0"/>
      <w:marTop w:val="0"/>
      <w:marBottom w:val="0"/>
      <w:divBdr>
        <w:top w:val="none" w:sz="0" w:space="0" w:color="auto"/>
        <w:left w:val="none" w:sz="0" w:space="0" w:color="auto"/>
        <w:bottom w:val="none" w:sz="0" w:space="0" w:color="auto"/>
        <w:right w:val="none" w:sz="0" w:space="0" w:color="auto"/>
      </w:divBdr>
    </w:div>
    <w:div w:id="141849116">
      <w:bodyDiv w:val="1"/>
      <w:marLeft w:val="0"/>
      <w:marRight w:val="0"/>
      <w:marTop w:val="0"/>
      <w:marBottom w:val="0"/>
      <w:divBdr>
        <w:top w:val="none" w:sz="0" w:space="0" w:color="auto"/>
        <w:left w:val="none" w:sz="0" w:space="0" w:color="auto"/>
        <w:bottom w:val="none" w:sz="0" w:space="0" w:color="auto"/>
        <w:right w:val="none" w:sz="0" w:space="0" w:color="auto"/>
      </w:divBdr>
    </w:div>
    <w:div w:id="179509057">
      <w:bodyDiv w:val="1"/>
      <w:marLeft w:val="0"/>
      <w:marRight w:val="0"/>
      <w:marTop w:val="0"/>
      <w:marBottom w:val="0"/>
      <w:divBdr>
        <w:top w:val="none" w:sz="0" w:space="0" w:color="auto"/>
        <w:left w:val="none" w:sz="0" w:space="0" w:color="auto"/>
        <w:bottom w:val="none" w:sz="0" w:space="0" w:color="auto"/>
        <w:right w:val="none" w:sz="0" w:space="0" w:color="auto"/>
      </w:divBdr>
    </w:div>
    <w:div w:id="271058608">
      <w:bodyDiv w:val="1"/>
      <w:marLeft w:val="0"/>
      <w:marRight w:val="0"/>
      <w:marTop w:val="0"/>
      <w:marBottom w:val="0"/>
      <w:divBdr>
        <w:top w:val="none" w:sz="0" w:space="0" w:color="auto"/>
        <w:left w:val="none" w:sz="0" w:space="0" w:color="auto"/>
        <w:bottom w:val="none" w:sz="0" w:space="0" w:color="auto"/>
        <w:right w:val="none" w:sz="0" w:space="0" w:color="auto"/>
      </w:divBdr>
    </w:div>
    <w:div w:id="313416517">
      <w:bodyDiv w:val="1"/>
      <w:marLeft w:val="0"/>
      <w:marRight w:val="0"/>
      <w:marTop w:val="0"/>
      <w:marBottom w:val="0"/>
      <w:divBdr>
        <w:top w:val="none" w:sz="0" w:space="0" w:color="auto"/>
        <w:left w:val="none" w:sz="0" w:space="0" w:color="auto"/>
        <w:bottom w:val="none" w:sz="0" w:space="0" w:color="auto"/>
        <w:right w:val="none" w:sz="0" w:space="0" w:color="auto"/>
      </w:divBdr>
    </w:div>
    <w:div w:id="362438575">
      <w:bodyDiv w:val="1"/>
      <w:marLeft w:val="0"/>
      <w:marRight w:val="0"/>
      <w:marTop w:val="0"/>
      <w:marBottom w:val="0"/>
      <w:divBdr>
        <w:top w:val="none" w:sz="0" w:space="0" w:color="auto"/>
        <w:left w:val="none" w:sz="0" w:space="0" w:color="auto"/>
        <w:bottom w:val="none" w:sz="0" w:space="0" w:color="auto"/>
        <w:right w:val="none" w:sz="0" w:space="0" w:color="auto"/>
      </w:divBdr>
      <w:divsChild>
        <w:div w:id="1200973968">
          <w:marLeft w:val="480"/>
          <w:marRight w:val="0"/>
          <w:marTop w:val="0"/>
          <w:marBottom w:val="0"/>
          <w:divBdr>
            <w:top w:val="none" w:sz="0" w:space="0" w:color="auto"/>
            <w:left w:val="none" w:sz="0" w:space="0" w:color="auto"/>
            <w:bottom w:val="none" w:sz="0" w:space="0" w:color="auto"/>
            <w:right w:val="none" w:sz="0" w:space="0" w:color="auto"/>
          </w:divBdr>
          <w:divsChild>
            <w:div w:id="16749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6646">
      <w:bodyDiv w:val="1"/>
      <w:marLeft w:val="0"/>
      <w:marRight w:val="0"/>
      <w:marTop w:val="0"/>
      <w:marBottom w:val="0"/>
      <w:divBdr>
        <w:top w:val="none" w:sz="0" w:space="0" w:color="auto"/>
        <w:left w:val="none" w:sz="0" w:space="0" w:color="auto"/>
        <w:bottom w:val="none" w:sz="0" w:space="0" w:color="auto"/>
        <w:right w:val="none" w:sz="0" w:space="0" w:color="auto"/>
      </w:divBdr>
      <w:divsChild>
        <w:div w:id="1655405317">
          <w:marLeft w:val="0"/>
          <w:marRight w:val="0"/>
          <w:marTop w:val="0"/>
          <w:marBottom w:val="0"/>
          <w:divBdr>
            <w:top w:val="none" w:sz="0" w:space="0" w:color="auto"/>
            <w:left w:val="none" w:sz="0" w:space="0" w:color="auto"/>
            <w:bottom w:val="none" w:sz="0" w:space="0" w:color="auto"/>
            <w:right w:val="none" w:sz="0" w:space="0" w:color="auto"/>
          </w:divBdr>
          <w:divsChild>
            <w:div w:id="5859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503">
      <w:bodyDiv w:val="1"/>
      <w:marLeft w:val="0"/>
      <w:marRight w:val="0"/>
      <w:marTop w:val="0"/>
      <w:marBottom w:val="0"/>
      <w:divBdr>
        <w:top w:val="none" w:sz="0" w:space="0" w:color="auto"/>
        <w:left w:val="none" w:sz="0" w:space="0" w:color="auto"/>
        <w:bottom w:val="none" w:sz="0" w:space="0" w:color="auto"/>
        <w:right w:val="none" w:sz="0" w:space="0" w:color="auto"/>
      </w:divBdr>
      <w:divsChild>
        <w:div w:id="1200509812">
          <w:marLeft w:val="0"/>
          <w:marRight w:val="0"/>
          <w:marTop w:val="0"/>
          <w:marBottom w:val="0"/>
          <w:divBdr>
            <w:top w:val="none" w:sz="0" w:space="0" w:color="auto"/>
            <w:left w:val="none" w:sz="0" w:space="0" w:color="auto"/>
            <w:bottom w:val="none" w:sz="0" w:space="0" w:color="auto"/>
            <w:right w:val="none" w:sz="0" w:space="0" w:color="auto"/>
          </w:divBdr>
          <w:divsChild>
            <w:div w:id="211693480">
              <w:marLeft w:val="0"/>
              <w:marRight w:val="0"/>
              <w:marTop w:val="0"/>
              <w:marBottom w:val="0"/>
              <w:divBdr>
                <w:top w:val="none" w:sz="0" w:space="0" w:color="auto"/>
                <w:left w:val="none" w:sz="0" w:space="0" w:color="auto"/>
                <w:bottom w:val="none" w:sz="0" w:space="0" w:color="auto"/>
                <w:right w:val="none" w:sz="0" w:space="0" w:color="auto"/>
              </w:divBdr>
              <w:divsChild>
                <w:div w:id="21277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00031">
      <w:bodyDiv w:val="1"/>
      <w:marLeft w:val="0"/>
      <w:marRight w:val="0"/>
      <w:marTop w:val="0"/>
      <w:marBottom w:val="0"/>
      <w:divBdr>
        <w:top w:val="none" w:sz="0" w:space="0" w:color="auto"/>
        <w:left w:val="none" w:sz="0" w:space="0" w:color="auto"/>
        <w:bottom w:val="none" w:sz="0" w:space="0" w:color="auto"/>
        <w:right w:val="none" w:sz="0" w:space="0" w:color="auto"/>
      </w:divBdr>
    </w:div>
    <w:div w:id="394089542">
      <w:bodyDiv w:val="1"/>
      <w:marLeft w:val="0"/>
      <w:marRight w:val="0"/>
      <w:marTop w:val="0"/>
      <w:marBottom w:val="0"/>
      <w:divBdr>
        <w:top w:val="none" w:sz="0" w:space="0" w:color="auto"/>
        <w:left w:val="none" w:sz="0" w:space="0" w:color="auto"/>
        <w:bottom w:val="none" w:sz="0" w:space="0" w:color="auto"/>
        <w:right w:val="none" w:sz="0" w:space="0" w:color="auto"/>
      </w:divBdr>
    </w:div>
    <w:div w:id="436751419">
      <w:bodyDiv w:val="1"/>
      <w:marLeft w:val="0"/>
      <w:marRight w:val="0"/>
      <w:marTop w:val="0"/>
      <w:marBottom w:val="0"/>
      <w:divBdr>
        <w:top w:val="none" w:sz="0" w:space="0" w:color="auto"/>
        <w:left w:val="none" w:sz="0" w:space="0" w:color="auto"/>
        <w:bottom w:val="none" w:sz="0" w:space="0" w:color="auto"/>
        <w:right w:val="none" w:sz="0" w:space="0" w:color="auto"/>
      </w:divBdr>
    </w:div>
    <w:div w:id="469834565">
      <w:bodyDiv w:val="1"/>
      <w:marLeft w:val="0"/>
      <w:marRight w:val="0"/>
      <w:marTop w:val="0"/>
      <w:marBottom w:val="0"/>
      <w:divBdr>
        <w:top w:val="none" w:sz="0" w:space="0" w:color="auto"/>
        <w:left w:val="none" w:sz="0" w:space="0" w:color="auto"/>
        <w:bottom w:val="none" w:sz="0" w:space="0" w:color="auto"/>
        <w:right w:val="none" w:sz="0" w:space="0" w:color="auto"/>
      </w:divBdr>
    </w:div>
    <w:div w:id="471796801">
      <w:bodyDiv w:val="1"/>
      <w:marLeft w:val="0"/>
      <w:marRight w:val="0"/>
      <w:marTop w:val="0"/>
      <w:marBottom w:val="0"/>
      <w:divBdr>
        <w:top w:val="none" w:sz="0" w:space="0" w:color="auto"/>
        <w:left w:val="none" w:sz="0" w:space="0" w:color="auto"/>
        <w:bottom w:val="none" w:sz="0" w:space="0" w:color="auto"/>
        <w:right w:val="none" w:sz="0" w:space="0" w:color="auto"/>
      </w:divBdr>
    </w:div>
    <w:div w:id="544681861">
      <w:bodyDiv w:val="1"/>
      <w:marLeft w:val="0"/>
      <w:marRight w:val="0"/>
      <w:marTop w:val="0"/>
      <w:marBottom w:val="0"/>
      <w:divBdr>
        <w:top w:val="none" w:sz="0" w:space="0" w:color="auto"/>
        <w:left w:val="none" w:sz="0" w:space="0" w:color="auto"/>
        <w:bottom w:val="none" w:sz="0" w:space="0" w:color="auto"/>
        <w:right w:val="none" w:sz="0" w:space="0" w:color="auto"/>
      </w:divBdr>
      <w:divsChild>
        <w:div w:id="2114394411">
          <w:marLeft w:val="0"/>
          <w:marRight w:val="0"/>
          <w:marTop w:val="0"/>
          <w:marBottom w:val="0"/>
          <w:divBdr>
            <w:top w:val="none" w:sz="0" w:space="0" w:color="auto"/>
            <w:left w:val="none" w:sz="0" w:space="0" w:color="auto"/>
            <w:bottom w:val="none" w:sz="0" w:space="0" w:color="auto"/>
            <w:right w:val="none" w:sz="0" w:space="0" w:color="auto"/>
          </w:divBdr>
          <w:divsChild>
            <w:div w:id="466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487">
      <w:bodyDiv w:val="1"/>
      <w:marLeft w:val="0"/>
      <w:marRight w:val="0"/>
      <w:marTop w:val="0"/>
      <w:marBottom w:val="0"/>
      <w:divBdr>
        <w:top w:val="none" w:sz="0" w:space="0" w:color="auto"/>
        <w:left w:val="none" w:sz="0" w:space="0" w:color="auto"/>
        <w:bottom w:val="none" w:sz="0" w:space="0" w:color="auto"/>
        <w:right w:val="none" w:sz="0" w:space="0" w:color="auto"/>
      </w:divBdr>
    </w:div>
    <w:div w:id="666590302">
      <w:bodyDiv w:val="1"/>
      <w:marLeft w:val="0"/>
      <w:marRight w:val="0"/>
      <w:marTop w:val="0"/>
      <w:marBottom w:val="0"/>
      <w:divBdr>
        <w:top w:val="none" w:sz="0" w:space="0" w:color="auto"/>
        <w:left w:val="none" w:sz="0" w:space="0" w:color="auto"/>
        <w:bottom w:val="none" w:sz="0" w:space="0" w:color="auto"/>
        <w:right w:val="none" w:sz="0" w:space="0" w:color="auto"/>
      </w:divBdr>
      <w:divsChild>
        <w:div w:id="1770588608">
          <w:marLeft w:val="0"/>
          <w:marRight w:val="0"/>
          <w:marTop w:val="0"/>
          <w:marBottom w:val="0"/>
          <w:divBdr>
            <w:top w:val="none" w:sz="0" w:space="0" w:color="auto"/>
            <w:left w:val="none" w:sz="0" w:space="0" w:color="auto"/>
            <w:bottom w:val="none" w:sz="0" w:space="0" w:color="auto"/>
            <w:right w:val="none" w:sz="0" w:space="0" w:color="auto"/>
          </w:divBdr>
        </w:div>
      </w:divsChild>
    </w:div>
    <w:div w:id="712340485">
      <w:bodyDiv w:val="1"/>
      <w:marLeft w:val="0"/>
      <w:marRight w:val="0"/>
      <w:marTop w:val="0"/>
      <w:marBottom w:val="0"/>
      <w:divBdr>
        <w:top w:val="none" w:sz="0" w:space="0" w:color="auto"/>
        <w:left w:val="none" w:sz="0" w:space="0" w:color="auto"/>
        <w:bottom w:val="none" w:sz="0" w:space="0" w:color="auto"/>
        <w:right w:val="none" w:sz="0" w:space="0" w:color="auto"/>
      </w:divBdr>
    </w:div>
    <w:div w:id="746193707">
      <w:bodyDiv w:val="1"/>
      <w:marLeft w:val="0"/>
      <w:marRight w:val="0"/>
      <w:marTop w:val="0"/>
      <w:marBottom w:val="0"/>
      <w:divBdr>
        <w:top w:val="none" w:sz="0" w:space="0" w:color="auto"/>
        <w:left w:val="none" w:sz="0" w:space="0" w:color="auto"/>
        <w:bottom w:val="none" w:sz="0" w:space="0" w:color="auto"/>
        <w:right w:val="none" w:sz="0" w:space="0" w:color="auto"/>
      </w:divBdr>
    </w:div>
    <w:div w:id="872886166">
      <w:bodyDiv w:val="1"/>
      <w:marLeft w:val="0"/>
      <w:marRight w:val="0"/>
      <w:marTop w:val="0"/>
      <w:marBottom w:val="0"/>
      <w:divBdr>
        <w:top w:val="none" w:sz="0" w:space="0" w:color="auto"/>
        <w:left w:val="none" w:sz="0" w:space="0" w:color="auto"/>
        <w:bottom w:val="none" w:sz="0" w:space="0" w:color="auto"/>
        <w:right w:val="none" w:sz="0" w:space="0" w:color="auto"/>
      </w:divBdr>
    </w:div>
    <w:div w:id="1084960967">
      <w:bodyDiv w:val="1"/>
      <w:marLeft w:val="0"/>
      <w:marRight w:val="0"/>
      <w:marTop w:val="0"/>
      <w:marBottom w:val="0"/>
      <w:divBdr>
        <w:top w:val="none" w:sz="0" w:space="0" w:color="auto"/>
        <w:left w:val="none" w:sz="0" w:space="0" w:color="auto"/>
        <w:bottom w:val="none" w:sz="0" w:space="0" w:color="auto"/>
        <w:right w:val="none" w:sz="0" w:space="0" w:color="auto"/>
      </w:divBdr>
      <w:divsChild>
        <w:div w:id="1997613257">
          <w:marLeft w:val="0"/>
          <w:marRight w:val="0"/>
          <w:marTop w:val="0"/>
          <w:marBottom w:val="0"/>
          <w:divBdr>
            <w:top w:val="none" w:sz="0" w:space="0" w:color="auto"/>
            <w:left w:val="none" w:sz="0" w:space="0" w:color="auto"/>
            <w:bottom w:val="none" w:sz="0" w:space="0" w:color="auto"/>
            <w:right w:val="none" w:sz="0" w:space="0" w:color="auto"/>
          </w:divBdr>
          <w:divsChild>
            <w:div w:id="738793140">
              <w:marLeft w:val="0"/>
              <w:marRight w:val="0"/>
              <w:marTop w:val="0"/>
              <w:marBottom w:val="0"/>
              <w:divBdr>
                <w:top w:val="none" w:sz="0" w:space="0" w:color="auto"/>
                <w:left w:val="none" w:sz="0" w:space="0" w:color="auto"/>
                <w:bottom w:val="none" w:sz="0" w:space="0" w:color="auto"/>
                <w:right w:val="none" w:sz="0" w:space="0" w:color="auto"/>
              </w:divBdr>
              <w:divsChild>
                <w:div w:id="6770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5816">
      <w:bodyDiv w:val="1"/>
      <w:marLeft w:val="0"/>
      <w:marRight w:val="0"/>
      <w:marTop w:val="0"/>
      <w:marBottom w:val="0"/>
      <w:divBdr>
        <w:top w:val="none" w:sz="0" w:space="0" w:color="auto"/>
        <w:left w:val="none" w:sz="0" w:space="0" w:color="auto"/>
        <w:bottom w:val="none" w:sz="0" w:space="0" w:color="auto"/>
        <w:right w:val="none" w:sz="0" w:space="0" w:color="auto"/>
      </w:divBdr>
    </w:div>
    <w:div w:id="1199395452">
      <w:bodyDiv w:val="1"/>
      <w:marLeft w:val="0"/>
      <w:marRight w:val="0"/>
      <w:marTop w:val="0"/>
      <w:marBottom w:val="0"/>
      <w:divBdr>
        <w:top w:val="none" w:sz="0" w:space="0" w:color="auto"/>
        <w:left w:val="none" w:sz="0" w:space="0" w:color="auto"/>
        <w:bottom w:val="none" w:sz="0" w:space="0" w:color="auto"/>
        <w:right w:val="none" w:sz="0" w:space="0" w:color="auto"/>
      </w:divBdr>
    </w:div>
    <w:div w:id="1234117876">
      <w:bodyDiv w:val="1"/>
      <w:marLeft w:val="0"/>
      <w:marRight w:val="0"/>
      <w:marTop w:val="0"/>
      <w:marBottom w:val="0"/>
      <w:divBdr>
        <w:top w:val="none" w:sz="0" w:space="0" w:color="auto"/>
        <w:left w:val="none" w:sz="0" w:space="0" w:color="auto"/>
        <w:bottom w:val="none" w:sz="0" w:space="0" w:color="auto"/>
        <w:right w:val="none" w:sz="0" w:space="0" w:color="auto"/>
      </w:divBdr>
    </w:div>
    <w:div w:id="1307122964">
      <w:bodyDiv w:val="1"/>
      <w:marLeft w:val="0"/>
      <w:marRight w:val="0"/>
      <w:marTop w:val="0"/>
      <w:marBottom w:val="0"/>
      <w:divBdr>
        <w:top w:val="none" w:sz="0" w:space="0" w:color="auto"/>
        <w:left w:val="none" w:sz="0" w:space="0" w:color="auto"/>
        <w:bottom w:val="none" w:sz="0" w:space="0" w:color="auto"/>
        <w:right w:val="none" w:sz="0" w:space="0" w:color="auto"/>
      </w:divBdr>
    </w:div>
    <w:div w:id="1311254431">
      <w:bodyDiv w:val="1"/>
      <w:marLeft w:val="0"/>
      <w:marRight w:val="0"/>
      <w:marTop w:val="0"/>
      <w:marBottom w:val="0"/>
      <w:divBdr>
        <w:top w:val="none" w:sz="0" w:space="0" w:color="auto"/>
        <w:left w:val="none" w:sz="0" w:space="0" w:color="auto"/>
        <w:bottom w:val="none" w:sz="0" w:space="0" w:color="auto"/>
        <w:right w:val="none" w:sz="0" w:space="0" w:color="auto"/>
      </w:divBdr>
    </w:div>
    <w:div w:id="1320035403">
      <w:bodyDiv w:val="1"/>
      <w:marLeft w:val="0"/>
      <w:marRight w:val="0"/>
      <w:marTop w:val="0"/>
      <w:marBottom w:val="0"/>
      <w:divBdr>
        <w:top w:val="none" w:sz="0" w:space="0" w:color="auto"/>
        <w:left w:val="none" w:sz="0" w:space="0" w:color="auto"/>
        <w:bottom w:val="none" w:sz="0" w:space="0" w:color="auto"/>
        <w:right w:val="none" w:sz="0" w:space="0" w:color="auto"/>
      </w:divBdr>
      <w:divsChild>
        <w:div w:id="1004937897">
          <w:marLeft w:val="0"/>
          <w:marRight w:val="0"/>
          <w:marTop w:val="0"/>
          <w:marBottom w:val="0"/>
          <w:divBdr>
            <w:top w:val="none" w:sz="0" w:space="0" w:color="auto"/>
            <w:left w:val="none" w:sz="0" w:space="0" w:color="auto"/>
            <w:bottom w:val="none" w:sz="0" w:space="0" w:color="auto"/>
            <w:right w:val="none" w:sz="0" w:space="0" w:color="auto"/>
          </w:divBdr>
          <w:divsChild>
            <w:div w:id="1978029594">
              <w:marLeft w:val="0"/>
              <w:marRight w:val="0"/>
              <w:marTop w:val="0"/>
              <w:marBottom w:val="0"/>
              <w:divBdr>
                <w:top w:val="none" w:sz="0" w:space="0" w:color="auto"/>
                <w:left w:val="none" w:sz="0" w:space="0" w:color="auto"/>
                <w:bottom w:val="none" w:sz="0" w:space="0" w:color="auto"/>
                <w:right w:val="none" w:sz="0" w:space="0" w:color="auto"/>
              </w:divBdr>
              <w:divsChild>
                <w:div w:id="829446790">
                  <w:marLeft w:val="0"/>
                  <w:marRight w:val="0"/>
                  <w:marTop w:val="0"/>
                  <w:marBottom w:val="0"/>
                  <w:divBdr>
                    <w:top w:val="none" w:sz="0" w:space="0" w:color="auto"/>
                    <w:left w:val="none" w:sz="0" w:space="0" w:color="auto"/>
                    <w:bottom w:val="none" w:sz="0" w:space="0" w:color="auto"/>
                    <w:right w:val="none" w:sz="0" w:space="0" w:color="auto"/>
                  </w:divBdr>
                  <w:divsChild>
                    <w:div w:id="12837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97686">
      <w:bodyDiv w:val="1"/>
      <w:marLeft w:val="0"/>
      <w:marRight w:val="0"/>
      <w:marTop w:val="0"/>
      <w:marBottom w:val="0"/>
      <w:divBdr>
        <w:top w:val="none" w:sz="0" w:space="0" w:color="auto"/>
        <w:left w:val="none" w:sz="0" w:space="0" w:color="auto"/>
        <w:bottom w:val="none" w:sz="0" w:space="0" w:color="auto"/>
        <w:right w:val="none" w:sz="0" w:space="0" w:color="auto"/>
      </w:divBdr>
      <w:divsChild>
        <w:div w:id="1523204313">
          <w:marLeft w:val="0"/>
          <w:marRight w:val="0"/>
          <w:marTop w:val="0"/>
          <w:marBottom w:val="0"/>
          <w:divBdr>
            <w:top w:val="none" w:sz="0" w:space="0" w:color="auto"/>
            <w:left w:val="none" w:sz="0" w:space="0" w:color="auto"/>
            <w:bottom w:val="none" w:sz="0" w:space="0" w:color="auto"/>
            <w:right w:val="none" w:sz="0" w:space="0" w:color="auto"/>
          </w:divBdr>
          <w:divsChild>
            <w:div w:id="1024477622">
              <w:marLeft w:val="0"/>
              <w:marRight w:val="0"/>
              <w:marTop w:val="0"/>
              <w:marBottom w:val="0"/>
              <w:divBdr>
                <w:top w:val="none" w:sz="0" w:space="0" w:color="auto"/>
                <w:left w:val="none" w:sz="0" w:space="0" w:color="auto"/>
                <w:bottom w:val="none" w:sz="0" w:space="0" w:color="auto"/>
                <w:right w:val="none" w:sz="0" w:space="0" w:color="auto"/>
              </w:divBdr>
              <w:divsChild>
                <w:div w:id="1939020650">
                  <w:marLeft w:val="0"/>
                  <w:marRight w:val="0"/>
                  <w:marTop w:val="0"/>
                  <w:marBottom w:val="0"/>
                  <w:divBdr>
                    <w:top w:val="none" w:sz="0" w:space="0" w:color="auto"/>
                    <w:left w:val="none" w:sz="0" w:space="0" w:color="auto"/>
                    <w:bottom w:val="none" w:sz="0" w:space="0" w:color="auto"/>
                    <w:right w:val="none" w:sz="0" w:space="0" w:color="auto"/>
                  </w:divBdr>
                  <w:divsChild>
                    <w:div w:id="17395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4986">
      <w:bodyDiv w:val="1"/>
      <w:marLeft w:val="0"/>
      <w:marRight w:val="0"/>
      <w:marTop w:val="0"/>
      <w:marBottom w:val="0"/>
      <w:divBdr>
        <w:top w:val="none" w:sz="0" w:space="0" w:color="auto"/>
        <w:left w:val="none" w:sz="0" w:space="0" w:color="auto"/>
        <w:bottom w:val="none" w:sz="0" w:space="0" w:color="auto"/>
        <w:right w:val="none" w:sz="0" w:space="0" w:color="auto"/>
      </w:divBdr>
    </w:div>
    <w:div w:id="1381514214">
      <w:bodyDiv w:val="1"/>
      <w:marLeft w:val="0"/>
      <w:marRight w:val="0"/>
      <w:marTop w:val="0"/>
      <w:marBottom w:val="0"/>
      <w:divBdr>
        <w:top w:val="none" w:sz="0" w:space="0" w:color="auto"/>
        <w:left w:val="none" w:sz="0" w:space="0" w:color="auto"/>
        <w:bottom w:val="none" w:sz="0" w:space="0" w:color="auto"/>
        <w:right w:val="none" w:sz="0" w:space="0" w:color="auto"/>
      </w:divBdr>
    </w:div>
    <w:div w:id="1432553510">
      <w:bodyDiv w:val="1"/>
      <w:marLeft w:val="0"/>
      <w:marRight w:val="0"/>
      <w:marTop w:val="0"/>
      <w:marBottom w:val="0"/>
      <w:divBdr>
        <w:top w:val="none" w:sz="0" w:space="0" w:color="auto"/>
        <w:left w:val="none" w:sz="0" w:space="0" w:color="auto"/>
        <w:bottom w:val="none" w:sz="0" w:space="0" w:color="auto"/>
        <w:right w:val="none" w:sz="0" w:space="0" w:color="auto"/>
      </w:divBdr>
      <w:divsChild>
        <w:div w:id="258878659">
          <w:marLeft w:val="0"/>
          <w:marRight w:val="0"/>
          <w:marTop w:val="0"/>
          <w:marBottom w:val="0"/>
          <w:divBdr>
            <w:top w:val="none" w:sz="0" w:space="0" w:color="auto"/>
            <w:left w:val="none" w:sz="0" w:space="0" w:color="auto"/>
            <w:bottom w:val="none" w:sz="0" w:space="0" w:color="auto"/>
            <w:right w:val="none" w:sz="0" w:space="0" w:color="auto"/>
          </w:divBdr>
          <w:divsChild>
            <w:div w:id="400445759">
              <w:marLeft w:val="0"/>
              <w:marRight w:val="0"/>
              <w:marTop w:val="0"/>
              <w:marBottom w:val="0"/>
              <w:divBdr>
                <w:top w:val="none" w:sz="0" w:space="0" w:color="auto"/>
                <w:left w:val="none" w:sz="0" w:space="0" w:color="auto"/>
                <w:bottom w:val="none" w:sz="0" w:space="0" w:color="auto"/>
                <w:right w:val="none" w:sz="0" w:space="0" w:color="auto"/>
              </w:divBdr>
              <w:divsChild>
                <w:div w:id="661010877">
                  <w:marLeft w:val="0"/>
                  <w:marRight w:val="0"/>
                  <w:marTop w:val="0"/>
                  <w:marBottom w:val="0"/>
                  <w:divBdr>
                    <w:top w:val="none" w:sz="0" w:space="0" w:color="auto"/>
                    <w:left w:val="none" w:sz="0" w:space="0" w:color="auto"/>
                    <w:bottom w:val="none" w:sz="0" w:space="0" w:color="auto"/>
                    <w:right w:val="none" w:sz="0" w:space="0" w:color="auto"/>
                  </w:divBdr>
                  <w:divsChild>
                    <w:div w:id="1578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82888">
      <w:bodyDiv w:val="1"/>
      <w:marLeft w:val="0"/>
      <w:marRight w:val="0"/>
      <w:marTop w:val="0"/>
      <w:marBottom w:val="0"/>
      <w:divBdr>
        <w:top w:val="none" w:sz="0" w:space="0" w:color="auto"/>
        <w:left w:val="none" w:sz="0" w:space="0" w:color="auto"/>
        <w:bottom w:val="none" w:sz="0" w:space="0" w:color="auto"/>
        <w:right w:val="none" w:sz="0" w:space="0" w:color="auto"/>
      </w:divBdr>
    </w:div>
    <w:div w:id="1536695652">
      <w:bodyDiv w:val="1"/>
      <w:marLeft w:val="0"/>
      <w:marRight w:val="0"/>
      <w:marTop w:val="0"/>
      <w:marBottom w:val="0"/>
      <w:divBdr>
        <w:top w:val="none" w:sz="0" w:space="0" w:color="auto"/>
        <w:left w:val="none" w:sz="0" w:space="0" w:color="auto"/>
        <w:bottom w:val="none" w:sz="0" w:space="0" w:color="auto"/>
        <w:right w:val="none" w:sz="0" w:space="0" w:color="auto"/>
      </w:divBdr>
      <w:divsChild>
        <w:div w:id="2111391358">
          <w:marLeft w:val="0"/>
          <w:marRight w:val="0"/>
          <w:marTop w:val="0"/>
          <w:marBottom w:val="0"/>
          <w:divBdr>
            <w:top w:val="none" w:sz="0" w:space="0" w:color="auto"/>
            <w:left w:val="none" w:sz="0" w:space="0" w:color="auto"/>
            <w:bottom w:val="none" w:sz="0" w:space="0" w:color="auto"/>
            <w:right w:val="none" w:sz="0" w:space="0" w:color="auto"/>
          </w:divBdr>
          <w:divsChild>
            <w:div w:id="15259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237">
      <w:bodyDiv w:val="1"/>
      <w:marLeft w:val="0"/>
      <w:marRight w:val="0"/>
      <w:marTop w:val="0"/>
      <w:marBottom w:val="0"/>
      <w:divBdr>
        <w:top w:val="none" w:sz="0" w:space="0" w:color="auto"/>
        <w:left w:val="none" w:sz="0" w:space="0" w:color="auto"/>
        <w:bottom w:val="none" w:sz="0" w:space="0" w:color="auto"/>
        <w:right w:val="none" w:sz="0" w:space="0" w:color="auto"/>
      </w:divBdr>
    </w:div>
    <w:div w:id="1610889929">
      <w:bodyDiv w:val="1"/>
      <w:marLeft w:val="0"/>
      <w:marRight w:val="0"/>
      <w:marTop w:val="0"/>
      <w:marBottom w:val="0"/>
      <w:divBdr>
        <w:top w:val="none" w:sz="0" w:space="0" w:color="auto"/>
        <w:left w:val="none" w:sz="0" w:space="0" w:color="auto"/>
        <w:bottom w:val="none" w:sz="0" w:space="0" w:color="auto"/>
        <w:right w:val="none" w:sz="0" w:space="0" w:color="auto"/>
      </w:divBdr>
      <w:divsChild>
        <w:div w:id="1665469573">
          <w:marLeft w:val="0"/>
          <w:marRight w:val="0"/>
          <w:marTop w:val="0"/>
          <w:marBottom w:val="0"/>
          <w:divBdr>
            <w:top w:val="none" w:sz="0" w:space="0" w:color="auto"/>
            <w:left w:val="none" w:sz="0" w:space="0" w:color="auto"/>
            <w:bottom w:val="none" w:sz="0" w:space="0" w:color="auto"/>
            <w:right w:val="none" w:sz="0" w:space="0" w:color="auto"/>
          </w:divBdr>
          <w:divsChild>
            <w:div w:id="10624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0840">
      <w:bodyDiv w:val="1"/>
      <w:marLeft w:val="0"/>
      <w:marRight w:val="0"/>
      <w:marTop w:val="0"/>
      <w:marBottom w:val="0"/>
      <w:divBdr>
        <w:top w:val="none" w:sz="0" w:space="0" w:color="auto"/>
        <w:left w:val="none" w:sz="0" w:space="0" w:color="auto"/>
        <w:bottom w:val="none" w:sz="0" w:space="0" w:color="auto"/>
        <w:right w:val="none" w:sz="0" w:space="0" w:color="auto"/>
      </w:divBdr>
    </w:div>
    <w:div w:id="1665082142">
      <w:bodyDiv w:val="1"/>
      <w:marLeft w:val="0"/>
      <w:marRight w:val="0"/>
      <w:marTop w:val="0"/>
      <w:marBottom w:val="0"/>
      <w:divBdr>
        <w:top w:val="none" w:sz="0" w:space="0" w:color="auto"/>
        <w:left w:val="none" w:sz="0" w:space="0" w:color="auto"/>
        <w:bottom w:val="none" w:sz="0" w:space="0" w:color="auto"/>
        <w:right w:val="none" w:sz="0" w:space="0" w:color="auto"/>
      </w:divBdr>
    </w:div>
    <w:div w:id="1749113295">
      <w:bodyDiv w:val="1"/>
      <w:marLeft w:val="0"/>
      <w:marRight w:val="0"/>
      <w:marTop w:val="0"/>
      <w:marBottom w:val="0"/>
      <w:divBdr>
        <w:top w:val="none" w:sz="0" w:space="0" w:color="auto"/>
        <w:left w:val="none" w:sz="0" w:space="0" w:color="auto"/>
        <w:bottom w:val="none" w:sz="0" w:space="0" w:color="auto"/>
        <w:right w:val="none" w:sz="0" w:space="0" w:color="auto"/>
      </w:divBdr>
      <w:divsChild>
        <w:div w:id="729890172">
          <w:marLeft w:val="0"/>
          <w:marRight w:val="0"/>
          <w:marTop w:val="0"/>
          <w:marBottom w:val="0"/>
          <w:divBdr>
            <w:top w:val="none" w:sz="0" w:space="0" w:color="auto"/>
            <w:left w:val="none" w:sz="0" w:space="0" w:color="auto"/>
            <w:bottom w:val="none" w:sz="0" w:space="0" w:color="auto"/>
            <w:right w:val="none" w:sz="0" w:space="0" w:color="auto"/>
          </w:divBdr>
          <w:divsChild>
            <w:div w:id="1873420158">
              <w:marLeft w:val="0"/>
              <w:marRight w:val="0"/>
              <w:marTop w:val="0"/>
              <w:marBottom w:val="0"/>
              <w:divBdr>
                <w:top w:val="none" w:sz="0" w:space="0" w:color="auto"/>
                <w:left w:val="none" w:sz="0" w:space="0" w:color="auto"/>
                <w:bottom w:val="none" w:sz="0" w:space="0" w:color="auto"/>
                <w:right w:val="none" w:sz="0" w:space="0" w:color="auto"/>
              </w:divBdr>
              <w:divsChild>
                <w:div w:id="16542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9776">
      <w:bodyDiv w:val="1"/>
      <w:marLeft w:val="0"/>
      <w:marRight w:val="0"/>
      <w:marTop w:val="0"/>
      <w:marBottom w:val="0"/>
      <w:divBdr>
        <w:top w:val="none" w:sz="0" w:space="0" w:color="auto"/>
        <w:left w:val="none" w:sz="0" w:space="0" w:color="auto"/>
        <w:bottom w:val="none" w:sz="0" w:space="0" w:color="auto"/>
        <w:right w:val="none" w:sz="0" w:space="0" w:color="auto"/>
      </w:divBdr>
    </w:div>
    <w:div w:id="1826699422">
      <w:bodyDiv w:val="1"/>
      <w:marLeft w:val="0"/>
      <w:marRight w:val="0"/>
      <w:marTop w:val="0"/>
      <w:marBottom w:val="0"/>
      <w:divBdr>
        <w:top w:val="none" w:sz="0" w:space="0" w:color="auto"/>
        <w:left w:val="none" w:sz="0" w:space="0" w:color="auto"/>
        <w:bottom w:val="none" w:sz="0" w:space="0" w:color="auto"/>
        <w:right w:val="none" w:sz="0" w:space="0" w:color="auto"/>
      </w:divBdr>
      <w:divsChild>
        <w:div w:id="229318180">
          <w:marLeft w:val="480"/>
          <w:marRight w:val="0"/>
          <w:marTop w:val="0"/>
          <w:marBottom w:val="0"/>
          <w:divBdr>
            <w:top w:val="none" w:sz="0" w:space="0" w:color="auto"/>
            <w:left w:val="none" w:sz="0" w:space="0" w:color="auto"/>
            <w:bottom w:val="none" w:sz="0" w:space="0" w:color="auto"/>
            <w:right w:val="none" w:sz="0" w:space="0" w:color="auto"/>
          </w:divBdr>
          <w:divsChild>
            <w:div w:id="10336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4411">
      <w:bodyDiv w:val="1"/>
      <w:marLeft w:val="0"/>
      <w:marRight w:val="0"/>
      <w:marTop w:val="0"/>
      <w:marBottom w:val="0"/>
      <w:divBdr>
        <w:top w:val="none" w:sz="0" w:space="0" w:color="auto"/>
        <w:left w:val="none" w:sz="0" w:space="0" w:color="auto"/>
        <w:bottom w:val="none" w:sz="0" w:space="0" w:color="auto"/>
        <w:right w:val="none" w:sz="0" w:space="0" w:color="auto"/>
      </w:divBdr>
      <w:divsChild>
        <w:div w:id="1285622758">
          <w:marLeft w:val="480"/>
          <w:marRight w:val="0"/>
          <w:marTop w:val="0"/>
          <w:marBottom w:val="0"/>
          <w:divBdr>
            <w:top w:val="none" w:sz="0" w:space="0" w:color="auto"/>
            <w:left w:val="none" w:sz="0" w:space="0" w:color="auto"/>
            <w:bottom w:val="none" w:sz="0" w:space="0" w:color="auto"/>
            <w:right w:val="none" w:sz="0" w:space="0" w:color="auto"/>
          </w:divBdr>
          <w:divsChild>
            <w:div w:id="2308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0829">
      <w:bodyDiv w:val="1"/>
      <w:marLeft w:val="0"/>
      <w:marRight w:val="0"/>
      <w:marTop w:val="0"/>
      <w:marBottom w:val="0"/>
      <w:divBdr>
        <w:top w:val="none" w:sz="0" w:space="0" w:color="auto"/>
        <w:left w:val="none" w:sz="0" w:space="0" w:color="auto"/>
        <w:bottom w:val="none" w:sz="0" w:space="0" w:color="auto"/>
        <w:right w:val="none" w:sz="0" w:space="0" w:color="auto"/>
      </w:divBdr>
    </w:div>
    <w:div w:id="1889686431">
      <w:bodyDiv w:val="1"/>
      <w:marLeft w:val="0"/>
      <w:marRight w:val="0"/>
      <w:marTop w:val="0"/>
      <w:marBottom w:val="0"/>
      <w:divBdr>
        <w:top w:val="none" w:sz="0" w:space="0" w:color="auto"/>
        <w:left w:val="none" w:sz="0" w:space="0" w:color="auto"/>
        <w:bottom w:val="none" w:sz="0" w:space="0" w:color="auto"/>
        <w:right w:val="none" w:sz="0" w:space="0" w:color="auto"/>
      </w:divBdr>
      <w:divsChild>
        <w:div w:id="76637244">
          <w:marLeft w:val="0"/>
          <w:marRight w:val="0"/>
          <w:marTop w:val="0"/>
          <w:marBottom w:val="0"/>
          <w:divBdr>
            <w:top w:val="none" w:sz="0" w:space="0" w:color="auto"/>
            <w:left w:val="none" w:sz="0" w:space="0" w:color="auto"/>
            <w:bottom w:val="none" w:sz="0" w:space="0" w:color="auto"/>
            <w:right w:val="none" w:sz="0" w:space="0" w:color="auto"/>
          </w:divBdr>
          <w:divsChild>
            <w:div w:id="18836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652">
      <w:bodyDiv w:val="1"/>
      <w:marLeft w:val="0"/>
      <w:marRight w:val="0"/>
      <w:marTop w:val="0"/>
      <w:marBottom w:val="0"/>
      <w:divBdr>
        <w:top w:val="none" w:sz="0" w:space="0" w:color="auto"/>
        <w:left w:val="none" w:sz="0" w:space="0" w:color="auto"/>
        <w:bottom w:val="none" w:sz="0" w:space="0" w:color="auto"/>
        <w:right w:val="none" w:sz="0" w:space="0" w:color="auto"/>
      </w:divBdr>
      <w:divsChild>
        <w:div w:id="784933800">
          <w:marLeft w:val="0"/>
          <w:marRight w:val="0"/>
          <w:marTop w:val="0"/>
          <w:marBottom w:val="0"/>
          <w:divBdr>
            <w:top w:val="none" w:sz="0" w:space="0" w:color="auto"/>
            <w:left w:val="none" w:sz="0" w:space="0" w:color="auto"/>
            <w:bottom w:val="none" w:sz="0" w:space="0" w:color="auto"/>
            <w:right w:val="none" w:sz="0" w:space="0" w:color="auto"/>
          </w:divBdr>
          <w:divsChild>
            <w:div w:id="9551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4162">
      <w:bodyDiv w:val="1"/>
      <w:marLeft w:val="0"/>
      <w:marRight w:val="0"/>
      <w:marTop w:val="0"/>
      <w:marBottom w:val="0"/>
      <w:divBdr>
        <w:top w:val="none" w:sz="0" w:space="0" w:color="auto"/>
        <w:left w:val="none" w:sz="0" w:space="0" w:color="auto"/>
        <w:bottom w:val="none" w:sz="0" w:space="0" w:color="auto"/>
        <w:right w:val="none" w:sz="0" w:space="0" w:color="auto"/>
      </w:divBdr>
    </w:div>
    <w:div w:id="2122143851">
      <w:bodyDiv w:val="1"/>
      <w:marLeft w:val="0"/>
      <w:marRight w:val="0"/>
      <w:marTop w:val="0"/>
      <w:marBottom w:val="0"/>
      <w:divBdr>
        <w:top w:val="none" w:sz="0" w:space="0" w:color="auto"/>
        <w:left w:val="none" w:sz="0" w:space="0" w:color="auto"/>
        <w:bottom w:val="none" w:sz="0" w:space="0" w:color="auto"/>
        <w:right w:val="none" w:sz="0" w:space="0" w:color="auto"/>
      </w:divBdr>
    </w:div>
    <w:div w:id="212746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32818398/" TargetMode="External"/><Relationship Id="rId3" Type="http://schemas.openxmlformats.org/officeDocument/2006/relationships/hyperlink" Target="https://www.jle.com/download/vir-322438-52716-seances_plenieres_et_conferences._abstracts-44262-u.pdf" TargetMode="External"/><Relationship Id="rId7" Type="http://schemas.openxmlformats.org/officeDocument/2006/relationships/hyperlink" Target="https://pubmed.ncbi.nlm.nih.gov/32818398/" TargetMode="External"/><Relationship Id="rId2" Type="http://schemas.openxmlformats.org/officeDocument/2006/relationships/hyperlink" Target="https://doi.org/10.1016/j.vaccine.2023.04.018" TargetMode="External"/><Relationship Id="rId1" Type="http://schemas.openxmlformats.org/officeDocument/2006/relationships/hyperlink" Target="https://doi.org/10.1016/j.vetmic.2018.01.019" TargetMode="External"/><Relationship Id="rId6" Type="http://schemas.openxmlformats.org/officeDocument/2006/relationships/hyperlink" Target="https://pubmed.ncbi.nlm.nih.gov/32818398/" TargetMode="External"/><Relationship Id="rId5" Type="http://schemas.openxmlformats.org/officeDocument/2006/relationships/hyperlink" Target="https://doi.org/10.1186/s13567-024-01319-5" TargetMode="External"/><Relationship Id="rId10" Type="http://schemas.openxmlformats.org/officeDocument/2006/relationships/hyperlink" Target="https://pubmed.ncbi.nlm.nih.gov/32818398/" TargetMode="External"/><Relationship Id="rId4" Type="http://schemas.openxmlformats.org/officeDocument/2006/relationships/hyperlink" Target="https://doi.org/10.1186/s13567-024-01319-5" TargetMode="External"/><Relationship Id="rId9" Type="http://schemas.openxmlformats.org/officeDocument/2006/relationships/hyperlink" Target="https://pubmed.ncbi.nlm.nih.gov/32818398/"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flu-crew/flutile" TargetMode="External"/><Relationship Id="rId18" Type="http://schemas.openxmlformats.org/officeDocument/2006/relationships/image" Target="media/image1.emf"/><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doi.org/10.1371/journal.ppat.1011476"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128/JVI.00632-21"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7.emf"/><Relationship Id="rId5" Type="http://schemas.openxmlformats.org/officeDocument/2006/relationships/numbering" Target="numbering.xml"/><Relationship Id="rId15" Type="http://schemas.openxmlformats.org/officeDocument/2006/relationships/hyperlink" Target="https://doi.org/10.3389/fmicb.2023.1243567" TargetMode="External"/><Relationship Id="rId23" Type="http://schemas.openxmlformats.org/officeDocument/2006/relationships/image" Target="media/image6.emf"/><Relationship Id="rId10" Type="http://schemas.microsoft.com/office/2011/relationships/commentsExtended" Target="commentsExtended.xml"/><Relationship Id="rId19"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gisaid.org/" TargetMode="External"/><Relationship Id="rId22" Type="http://schemas.openxmlformats.org/officeDocument/2006/relationships/image" Target="media/image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aea3bc0-ea65-4614-b2e1-f6c5aba816e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E254A8165800A42B610CB89E3B5F5F5" ma:contentTypeVersion="18" ma:contentTypeDescription="Creare un nuovo documento." ma:contentTypeScope="" ma:versionID="bf22123a87d7761ea0cb277b9dee7017">
  <xsd:schema xmlns:xsd="http://www.w3.org/2001/XMLSchema" xmlns:xs="http://www.w3.org/2001/XMLSchema" xmlns:p="http://schemas.microsoft.com/office/2006/metadata/properties" xmlns:ns3="ddf58fb9-7035-42b3-a277-bdafdc3ba4ae" xmlns:ns4="3aea3bc0-ea65-4614-b2e1-f6c5aba816e9" targetNamespace="http://schemas.microsoft.com/office/2006/metadata/properties" ma:root="true" ma:fieldsID="1dbf6f653506ea6e117ce905d1d33d10" ns3:_="" ns4:_="">
    <xsd:import namespace="ddf58fb9-7035-42b3-a277-bdafdc3ba4ae"/>
    <xsd:import namespace="3aea3bc0-ea65-4614-b2e1-f6c5aba816e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f58fb9-7035-42b3-a277-bdafdc3ba4ae" elementFormDefault="qualified">
    <xsd:import namespace="http://schemas.microsoft.com/office/2006/documentManagement/types"/>
    <xsd:import namespace="http://schemas.microsoft.com/office/infopath/2007/PartnerControls"/>
    <xsd:element name="SharedWithUsers" ma:index="8" nillable="true" ma:displayName="Condivis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description="" ma:internalName="SharedWithDetails" ma:readOnly="true">
      <xsd:simpleType>
        <xsd:restriction base="dms:Note">
          <xsd:maxLength value="255"/>
        </xsd:restriction>
      </xsd:simpleType>
    </xsd:element>
    <xsd:element name="SharingHintHash" ma:index="10" nillable="true" ma:displayName="Hash suggerimento condivisione"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ea3bc0-ea65-4614-b2e1-f6c5aba816e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1D5F6-44D4-F046-91A2-3E528F557766}">
  <ds:schemaRefs>
    <ds:schemaRef ds:uri="http://schemas.openxmlformats.org/officeDocument/2006/bibliography"/>
  </ds:schemaRefs>
</ds:datastoreItem>
</file>

<file path=customXml/itemProps2.xml><?xml version="1.0" encoding="utf-8"?>
<ds:datastoreItem xmlns:ds="http://schemas.openxmlformats.org/officeDocument/2006/customXml" ds:itemID="{A3546CF6-17D7-417B-B0E5-3CFBB2E4E500}">
  <ds:schemaRefs>
    <ds:schemaRef ds:uri="http://schemas.microsoft.com/sharepoint/v3/contenttype/forms"/>
  </ds:schemaRefs>
</ds:datastoreItem>
</file>

<file path=customXml/itemProps3.xml><?xml version="1.0" encoding="utf-8"?>
<ds:datastoreItem xmlns:ds="http://schemas.openxmlformats.org/officeDocument/2006/customXml" ds:itemID="{D1AE523A-BC4D-4BE0-998B-500E91B1B936}">
  <ds:schemaRefs>
    <ds:schemaRef ds:uri="http://schemas.microsoft.com/office/2006/metadata/properties"/>
    <ds:schemaRef ds:uri="http://schemas.microsoft.com/office/infopath/2007/PartnerControls"/>
    <ds:schemaRef ds:uri="3aea3bc0-ea65-4614-b2e1-f6c5aba816e9"/>
  </ds:schemaRefs>
</ds:datastoreItem>
</file>

<file path=customXml/itemProps4.xml><?xml version="1.0" encoding="utf-8"?>
<ds:datastoreItem xmlns:ds="http://schemas.openxmlformats.org/officeDocument/2006/customXml" ds:itemID="{8F901D0D-CFC6-4711-9B7F-91D21786A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f58fb9-7035-42b3-a277-bdafdc3ba4ae"/>
    <ds:schemaRef ds:uri="3aea3bc0-ea65-4614-b2e1-f6c5aba816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35463</Words>
  <Characters>202143</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Nicola</dc:creator>
  <cp:keywords/>
  <dc:description/>
  <cp:lastModifiedBy>Coggon, Amelia Charlotte</cp:lastModifiedBy>
  <cp:revision>2</cp:revision>
  <dcterms:created xsi:type="dcterms:W3CDTF">2024-12-16T16:22:00Z</dcterms:created>
  <dcterms:modified xsi:type="dcterms:W3CDTF">2024-12-16T16:22:00Z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id="7HjIxZio"/&gt;&lt;style id="http://www.zotero.org/styles/harvard-cite-them-right"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y fmtid="{D5CDD505-2E9C-101B-9397-08002B2CF9AE}" pid="4" name="ContentTypeId">
    <vt:lpwstr>0x0101002E254A8165800A42B610CB89E3B5F5F5</vt:lpwstr>
  </property>
</Properties>
</file>